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51CE" w14:textId="291A1B9B" w:rsidR="00EA398B" w:rsidRDefault="009B2BDA" w:rsidP="00D42F22">
      <w:pPr>
        <w:autoSpaceDE w:val="0"/>
        <w:autoSpaceDN w:val="0"/>
        <w:adjustRightInd w:val="0"/>
        <w:spacing w:after="0" w:line="240" w:lineRule="auto"/>
        <w:jc w:val="center"/>
        <w:rPr>
          <w:ins w:id="0" w:author="Camilo Andres Daza Ramirez" w:date="2025-05-23T09:54:00Z" w16du:dateUtc="2025-05-23T14:54:00Z"/>
          <w:rFonts w:ascii="Arial" w:hAnsi="Arial" w:cs="Arial"/>
          <w:sz w:val="24"/>
          <w:szCs w:val="24"/>
          <w:lang w:val="en-US"/>
        </w:rPr>
      </w:pPr>
      <w:r w:rsidRPr="009B2BDA">
        <w:rPr>
          <w:rFonts w:ascii="Arial" w:hAnsi="Arial" w:cs="Arial"/>
          <w:b/>
          <w:bCs/>
          <w:sz w:val="24"/>
          <w:szCs w:val="24"/>
          <w:lang w:val="en-US"/>
        </w:rPr>
        <w:t xml:space="preserve">Factors Influencing Performance, Motivation and Stress Levels of Software </w:t>
      </w:r>
      <w:r w:rsidR="00DD66E8">
        <w:rPr>
          <w:rFonts w:ascii="Arial" w:hAnsi="Arial" w:cs="Arial"/>
          <w:b/>
          <w:bCs/>
          <w:sz w:val="24"/>
          <w:szCs w:val="24"/>
          <w:lang w:val="en-US"/>
        </w:rPr>
        <w:t>Professional</w:t>
      </w:r>
      <w:r w:rsidRPr="009B2BDA">
        <w:rPr>
          <w:rFonts w:ascii="Arial" w:hAnsi="Arial" w:cs="Arial"/>
          <w:b/>
          <w:bCs/>
          <w:sz w:val="24"/>
          <w:szCs w:val="24"/>
          <w:lang w:val="en-US"/>
        </w:rPr>
        <w:t>s in Remote Work: A Leadership Role Analysis</w:t>
      </w:r>
    </w:p>
    <w:p w14:paraId="1122B679" w14:textId="7DEF0A1C" w:rsidR="00EA398B" w:rsidRPr="006B7329" w:rsidDel="00EA398B" w:rsidRDefault="00EA398B" w:rsidP="00D42F22">
      <w:pPr>
        <w:autoSpaceDE w:val="0"/>
        <w:autoSpaceDN w:val="0"/>
        <w:adjustRightInd w:val="0"/>
        <w:spacing w:after="0" w:line="240" w:lineRule="auto"/>
        <w:jc w:val="center"/>
        <w:rPr>
          <w:del w:id="1" w:author="Camilo Andres Daza Ramirez" w:date="2025-05-23T09:55:00Z" w16du:dateUtc="2025-05-23T14:55:00Z"/>
          <w:rFonts w:ascii="Arial" w:hAnsi="Arial" w:cs="Arial"/>
          <w:sz w:val="24"/>
          <w:szCs w:val="24"/>
          <w:lang w:val="en-US"/>
        </w:rPr>
      </w:pPr>
    </w:p>
    <w:p w14:paraId="104D26B2" w14:textId="5FD7DFF9" w:rsidR="00260364" w:rsidRPr="00260364" w:rsidRDefault="00260364" w:rsidP="00D42F22">
      <w:pPr>
        <w:autoSpaceDE w:val="0"/>
        <w:autoSpaceDN w:val="0"/>
        <w:adjustRightInd w:val="0"/>
        <w:spacing w:after="0" w:line="240" w:lineRule="auto"/>
        <w:jc w:val="center"/>
        <w:rPr>
          <w:rFonts w:ascii="Arial" w:hAnsi="Arial" w:cs="Arial"/>
          <w:b/>
          <w:bCs/>
          <w:sz w:val="24"/>
          <w:szCs w:val="24"/>
          <w:lang w:val="en-US"/>
        </w:rPr>
      </w:pPr>
      <w:r w:rsidRPr="00260364">
        <w:rPr>
          <w:rFonts w:ascii="Arial" w:hAnsi="Arial" w:cs="Arial"/>
          <w:b/>
          <w:bCs/>
          <w:sz w:val="24"/>
          <w:szCs w:val="24"/>
          <w:lang w:val="en-US"/>
        </w:rPr>
        <w:t>Camilo Daza*, Kelly Garcés*</w:t>
      </w:r>
    </w:p>
    <w:p w14:paraId="7AD23F25" w14:textId="330F1097" w:rsidR="00260364" w:rsidRPr="00260364" w:rsidRDefault="00260364" w:rsidP="00D42F22">
      <w:pPr>
        <w:autoSpaceDE w:val="0"/>
        <w:autoSpaceDN w:val="0"/>
        <w:adjustRightInd w:val="0"/>
        <w:spacing w:after="0" w:line="240" w:lineRule="auto"/>
        <w:jc w:val="center"/>
        <w:rPr>
          <w:rFonts w:ascii="Arial" w:hAnsi="Arial" w:cs="Arial"/>
          <w:b/>
          <w:bCs/>
          <w:sz w:val="24"/>
          <w:szCs w:val="24"/>
          <w:lang w:val="en-US"/>
        </w:rPr>
      </w:pPr>
      <w:r>
        <w:rPr>
          <w:rFonts w:ascii="Arial" w:hAnsi="Arial" w:cs="Arial"/>
          <w:b/>
          <w:bCs/>
          <w:sz w:val="24"/>
          <w:szCs w:val="24"/>
          <w:lang w:val="en-US"/>
        </w:rPr>
        <w:t>*</w:t>
      </w:r>
      <w:r w:rsidRPr="00260364">
        <w:rPr>
          <w:rFonts w:ascii="Arial" w:hAnsi="Arial" w:cs="Arial"/>
          <w:b/>
          <w:bCs/>
          <w:i/>
          <w:iCs/>
          <w:sz w:val="24"/>
          <w:szCs w:val="24"/>
          <w:lang w:val="en-US"/>
        </w:rPr>
        <w:t xml:space="preserve">Universidad de </w:t>
      </w:r>
      <w:proofErr w:type="spellStart"/>
      <w:r w:rsidRPr="00260364">
        <w:rPr>
          <w:rFonts w:ascii="Arial" w:hAnsi="Arial" w:cs="Arial"/>
          <w:b/>
          <w:bCs/>
          <w:i/>
          <w:iCs/>
          <w:sz w:val="24"/>
          <w:szCs w:val="24"/>
          <w:lang w:val="en-US"/>
        </w:rPr>
        <w:t>los</w:t>
      </w:r>
      <w:proofErr w:type="spellEnd"/>
      <w:r w:rsidRPr="00260364">
        <w:rPr>
          <w:rFonts w:ascii="Arial" w:hAnsi="Arial" w:cs="Arial"/>
          <w:b/>
          <w:bCs/>
          <w:i/>
          <w:iCs/>
          <w:sz w:val="24"/>
          <w:szCs w:val="24"/>
          <w:lang w:val="en-US"/>
        </w:rPr>
        <w:t xml:space="preserve"> Andes, School of Engineering, Department of Systems and Computing Engineering, Bogotá, Colombia.</w:t>
      </w:r>
    </w:p>
    <w:p w14:paraId="5BF4AD28" w14:textId="77777777" w:rsidR="00601AEA" w:rsidRDefault="00601AEA" w:rsidP="00601AEA">
      <w:pPr>
        <w:pBdr>
          <w:bottom w:val="single" w:sz="6" w:space="1" w:color="auto"/>
        </w:pBdr>
        <w:autoSpaceDE w:val="0"/>
        <w:autoSpaceDN w:val="0"/>
        <w:adjustRightInd w:val="0"/>
        <w:spacing w:after="0" w:line="240" w:lineRule="auto"/>
        <w:rPr>
          <w:rFonts w:ascii="Arial" w:hAnsi="Arial" w:cs="Arial"/>
          <w:b/>
          <w:bCs/>
          <w:sz w:val="24"/>
          <w:szCs w:val="24"/>
          <w:lang w:val="en-US"/>
        </w:rPr>
      </w:pPr>
    </w:p>
    <w:p w14:paraId="08E24F3F" w14:textId="77777777" w:rsidR="001D56C5" w:rsidRDefault="001D56C5" w:rsidP="00601AEA">
      <w:pPr>
        <w:autoSpaceDE w:val="0"/>
        <w:autoSpaceDN w:val="0"/>
        <w:adjustRightInd w:val="0"/>
        <w:spacing w:after="0" w:line="240" w:lineRule="auto"/>
        <w:rPr>
          <w:rFonts w:ascii="Arial" w:hAnsi="Arial" w:cs="Arial"/>
          <w:b/>
          <w:bCs/>
          <w:sz w:val="24"/>
          <w:szCs w:val="24"/>
          <w:lang w:val="en-US"/>
        </w:rPr>
      </w:pPr>
    </w:p>
    <w:p w14:paraId="5AE394A9" w14:textId="3549772B" w:rsidR="001D56C5" w:rsidRPr="001D56C5" w:rsidRDefault="001D56C5" w:rsidP="00601AEA">
      <w:pPr>
        <w:autoSpaceDE w:val="0"/>
        <w:autoSpaceDN w:val="0"/>
        <w:adjustRightInd w:val="0"/>
        <w:spacing w:after="0" w:line="240" w:lineRule="auto"/>
        <w:rPr>
          <w:rFonts w:ascii="Arial" w:hAnsi="Arial" w:cs="Arial"/>
          <w:b/>
          <w:bCs/>
          <w:sz w:val="28"/>
          <w:szCs w:val="28"/>
          <w:lang w:val="en-US"/>
        </w:rPr>
      </w:pPr>
      <w:r w:rsidRPr="001D56C5">
        <w:rPr>
          <w:rFonts w:ascii="Arial" w:hAnsi="Arial" w:cs="Arial"/>
          <w:b/>
          <w:bCs/>
          <w:sz w:val="28"/>
          <w:szCs w:val="28"/>
          <w:lang w:val="en-US"/>
        </w:rPr>
        <w:t>Abstract</w:t>
      </w:r>
    </w:p>
    <w:p w14:paraId="6308A8F9" w14:textId="77777777" w:rsidR="001D56C5" w:rsidRDefault="001D56C5" w:rsidP="00601AEA">
      <w:pPr>
        <w:autoSpaceDE w:val="0"/>
        <w:autoSpaceDN w:val="0"/>
        <w:adjustRightInd w:val="0"/>
        <w:spacing w:after="0" w:line="240" w:lineRule="auto"/>
        <w:rPr>
          <w:rFonts w:ascii="Arial" w:hAnsi="Arial" w:cs="Arial"/>
          <w:b/>
          <w:bCs/>
          <w:sz w:val="24"/>
          <w:szCs w:val="24"/>
          <w:lang w:val="en-US"/>
        </w:rPr>
      </w:pPr>
    </w:p>
    <w:p w14:paraId="268696BD" w14:textId="353ED49D" w:rsidR="001E7596" w:rsidRDefault="00B51C43" w:rsidP="00B51C43">
      <w:pPr>
        <w:autoSpaceDE w:val="0"/>
        <w:autoSpaceDN w:val="0"/>
        <w:adjustRightInd w:val="0"/>
        <w:spacing w:after="0" w:line="240" w:lineRule="auto"/>
        <w:jc w:val="both"/>
        <w:rPr>
          <w:rFonts w:ascii="Arial" w:hAnsi="Arial" w:cs="Arial"/>
          <w:sz w:val="24"/>
          <w:szCs w:val="24"/>
          <w:lang w:val="en-US"/>
        </w:rPr>
      </w:pPr>
      <w:r w:rsidRPr="00B51C43">
        <w:rPr>
          <w:rFonts w:ascii="Arial" w:hAnsi="Arial" w:cs="Arial"/>
          <w:sz w:val="24"/>
          <w:szCs w:val="24"/>
          <w:lang w:val="en-US"/>
        </w:rPr>
        <w:t xml:space="preserve">The transition to remote work has fundamentally transformed workplace dynamics in the software development industry, yet quantitative research examining leadership role differences remains limited in </w:t>
      </w:r>
      <w:proofErr w:type="spellStart"/>
      <w:r w:rsidRPr="00B51C43">
        <w:rPr>
          <w:rFonts w:ascii="Arial" w:hAnsi="Arial" w:cs="Arial"/>
          <w:sz w:val="24"/>
          <w:szCs w:val="24"/>
          <w:lang w:val="en-US"/>
        </w:rPr>
        <w:t>Iberoamerican</w:t>
      </w:r>
      <w:proofErr w:type="spellEnd"/>
      <w:r w:rsidRPr="00B51C43">
        <w:rPr>
          <w:rFonts w:ascii="Arial" w:hAnsi="Arial" w:cs="Arial"/>
          <w:sz w:val="24"/>
          <w:szCs w:val="24"/>
          <w:lang w:val="en-US"/>
        </w:rPr>
        <w:t xml:space="preserve"> countries. While developed nations have conducted extensive statistical analyses on remote work impacts, Latin American regions including Argentina, Colombia, Spain, and Mexico are significantly underrepresented in this research domain. This study addresses this critical gap by conducting a quantitative analysis of how managerial and individual contributor roles experience remote work differently across these four </w:t>
      </w:r>
      <w:proofErr w:type="spellStart"/>
      <w:r w:rsidRPr="00B51C43">
        <w:rPr>
          <w:rFonts w:ascii="Arial" w:hAnsi="Arial" w:cs="Arial"/>
          <w:sz w:val="24"/>
          <w:szCs w:val="24"/>
          <w:lang w:val="en-US"/>
        </w:rPr>
        <w:t>Iberoamerican</w:t>
      </w:r>
      <w:proofErr w:type="spellEnd"/>
      <w:r w:rsidRPr="00B51C43">
        <w:rPr>
          <w:rFonts w:ascii="Arial" w:hAnsi="Arial" w:cs="Arial"/>
          <w:sz w:val="24"/>
          <w:szCs w:val="24"/>
          <w:lang w:val="en-US"/>
        </w:rPr>
        <w:t xml:space="preserve"> countries.</w:t>
      </w:r>
      <w:r>
        <w:rPr>
          <w:rFonts w:ascii="Arial" w:hAnsi="Arial" w:cs="Arial"/>
          <w:sz w:val="24"/>
          <w:szCs w:val="24"/>
          <w:lang w:val="en-US"/>
        </w:rPr>
        <w:t xml:space="preserve"> </w:t>
      </w:r>
      <w:r w:rsidRPr="00B51C43">
        <w:rPr>
          <w:rFonts w:ascii="Arial" w:hAnsi="Arial" w:cs="Arial"/>
          <w:sz w:val="24"/>
          <w:szCs w:val="24"/>
          <w:lang w:val="en-US"/>
        </w:rPr>
        <w:t xml:space="preserve">We collected survey data from 232 software professionals and applied statistical methods including t-tests, and effect size calculations to investigate differences in performance, motivation, and stress perceptions between leadership roles across demographic variables including country, gender, and remote work adoption level. Our findings reveal substantial role-based disparities in remote work outcomes. Managers </w:t>
      </w:r>
      <w:r w:rsidR="00DF05E8">
        <w:rPr>
          <w:rFonts w:ascii="Arial" w:hAnsi="Arial" w:cs="Arial"/>
          <w:sz w:val="24"/>
          <w:szCs w:val="24"/>
          <w:lang w:val="en-US"/>
        </w:rPr>
        <w:t>show</w:t>
      </w:r>
      <w:r w:rsidRPr="00B51C43">
        <w:rPr>
          <w:rFonts w:ascii="Arial" w:hAnsi="Arial" w:cs="Arial"/>
          <w:sz w:val="24"/>
          <w:szCs w:val="24"/>
          <w:lang w:val="en-US"/>
        </w:rPr>
        <w:t xml:space="preserve"> significantly greater benefits from remote work compared to individual contributors, demonstrating large effect sizes in team milestones, motivation, and problem-solving abilities, while experiencing significant reductions in coordination and communication issues. Individual contributors show more modest benefits, primarily in personal well-being areas such as comfort and autonomy. Gender analysis reveals pronounced disparities, with male managers experiencing the strongest positive effects, while female individual contributors face unique challenges. These empirical findings provide the first comprehensive quantitative evidence of role-based remote work differences in the </w:t>
      </w:r>
      <w:proofErr w:type="spellStart"/>
      <w:r w:rsidRPr="00B51C43">
        <w:rPr>
          <w:rFonts w:ascii="Arial" w:hAnsi="Arial" w:cs="Arial"/>
          <w:sz w:val="24"/>
          <w:szCs w:val="24"/>
          <w:lang w:val="en-US"/>
        </w:rPr>
        <w:t>Iberoamerican</w:t>
      </w:r>
      <w:proofErr w:type="spellEnd"/>
      <w:r w:rsidRPr="00B51C43">
        <w:rPr>
          <w:rFonts w:ascii="Arial" w:hAnsi="Arial" w:cs="Arial"/>
          <w:sz w:val="24"/>
          <w:szCs w:val="24"/>
          <w:lang w:val="en-US"/>
        </w:rPr>
        <w:t xml:space="preserve"> context, suggesting that organizations should implement differentiated remote work policies tailored to specific leadership roles and demographic groups.</w:t>
      </w:r>
    </w:p>
    <w:p w14:paraId="5B8FFF86" w14:textId="77777777" w:rsidR="00B51C43" w:rsidRDefault="00B51C43" w:rsidP="00B51C43">
      <w:pPr>
        <w:autoSpaceDE w:val="0"/>
        <w:autoSpaceDN w:val="0"/>
        <w:adjustRightInd w:val="0"/>
        <w:spacing w:after="0" w:line="240" w:lineRule="auto"/>
        <w:rPr>
          <w:rFonts w:ascii="Arial" w:hAnsi="Arial" w:cs="Arial"/>
          <w:b/>
          <w:bCs/>
          <w:sz w:val="24"/>
          <w:szCs w:val="24"/>
          <w:lang w:val="en-US"/>
        </w:rPr>
      </w:pPr>
    </w:p>
    <w:p w14:paraId="0B2F669C" w14:textId="06EE09D5" w:rsidR="00883AE9" w:rsidRPr="00883AE9" w:rsidRDefault="00883AE9" w:rsidP="00883AE9">
      <w:pPr>
        <w:autoSpaceDE w:val="0"/>
        <w:autoSpaceDN w:val="0"/>
        <w:adjustRightInd w:val="0"/>
        <w:spacing w:after="0" w:line="240" w:lineRule="auto"/>
        <w:rPr>
          <w:rFonts w:ascii="Arial" w:hAnsi="Arial" w:cs="Arial"/>
          <w:b/>
          <w:bCs/>
          <w:sz w:val="24"/>
          <w:szCs w:val="24"/>
          <w:lang w:val="en-US"/>
        </w:rPr>
      </w:pPr>
      <w:r w:rsidRPr="00883AE9">
        <w:rPr>
          <w:rFonts w:ascii="Arial" w:hAnsi="Arial" w:cs="Arial"/>
          <w:b/>
          <w:bCs/>
          <w:sz w:val="24"/>
          <w:szCs w:val="24"/>
          <w:lang w:val="en-US"/>
        </w:rPr>
        <w:t xml:space="preserve">Keywords: </w:t>
      </w:r>
      <w:r w:rsidR="00E74751" w:rsidRPr="00E74751">
        <w:rPr>
          <w:rFonts w:ascii="Arial" w:hAnsi="Arial" w:cs="Arial"/>
          <w:sz w:val="24"/>
          <w:szCs w:val="24"/>
          <w:lang w:val="en-US"/>
        </w:rPr>
        <w:t xml:space="preserve">Remote Work, Software Development, Leadership Roles, </w:t>
      </w:r>
      <w:proofErr w:type="spellStart"/>
      <w:r w:rsidR="00E74751" w:rsidRPr="00E74751">
        <w:rPr>
          <w:rFonts w:ascii="Arial" w:hAnsi="Arial" w:cs="Arial"/>
          <w:sz w:val="24"/>
          <w:szCs w:val="24"/>
          <w:lang w:val="en-US"/>
        </w:rPr>
        <w:t>Iberoamerican</w:t>
      </w:r>
      <w:proofErr w:type="spellEnd"/>
      <w:r w:rsidR="00E74751" w:rsidRPr="00E74751">
        <w:rPr>
          <w:rFonts w:ascii="Arial" w:hAnsi="Arial" w:cs="Arial"/>
          <w:sz w:val="24"/>
          <w:szCs w:val="24"/>
          <w:lang w:val="en-US"/>
        </w:rPr>
        <w:t xml:space="preserve"> Countries, Motivation, Stress, Performance, Quantitative Analysis</w:t>
      </w:r>
    </w:p>
    <w:p w14:paraId="058D610F" w14:textId="77777777" w:rsidR="00883AE9" w:rsidRPr="006B7329" w:rsidRDefault="00883AE9" w:rsidP="00601AEA">
      <w:pPr>
        <w:pBdr>
          <w:bottom w:val="single" w:sz="6" w:space="1" w:color="auto"/>
        </w:pBdr>
        <w:autoSpaceDE w:val="0"/>
        <w:autoSpaceDN w:val="0"/>
        <w:adjustRightInd w:val="0"/>
        <w:spacing w:after="0" w:line="240" w:lineRule="auto"/>
        <w:rPr>
          <w:rFonts w:ascii="Arial" w:hAnsi="Arial" w:cs="Arial"/>
          <w:b/>
          <w:bCs/>
          <w:sz w:val="24"/>
          <w:szCs w:val="24"/>
          <w:lang w:val="en-US"/>
        </w:rPr>
      </w:pPr>
    </w:p>
    <w:p w14:paraId="19268997" w14:textId="77777777" w:rsidR="00883AE9" w:rsidRPr="006B7329" w:rsidRDefault="00883AE9" w:rsidP="00601AEA">
      <w:pPr>
        <w:autoSpaceDE w:val="0"/>
        <w:autoSpaceDN w:val="0"/>
        <w:adjustRightInd w:val="0"/>
        <w:spacing w:after="0" w:line="240" w:lineRule="auto"/>
        <w:rPr>
          <w:rFonts w:ascii="Arial" w:hAnsi="Arial" w:cs="Arial"/>
          <w:b/>
          <w:bCs/>
          <w:sz w:val="24"/>
          <w:szCs w:val="24"/>
          <w:lang w:val="en-US"/>
        </w:rPr>
      </w:pPr>
    </w:p>
    <w:p w14:paraId="27A19222" w14:textId="2D7699B1" w:rsidR="00601AEA" w:rsidRPr="007F5D24" w:rsidRDefault="00601AEA" w:rsidP="00601AEA">
      <w:pPr>
        <w:autoSpaceDE w:val="0"/>
        <w:autoSpaceDN w:val="0"/>
        <w:adjustRightInd w:val="0"/>
        <w:spacing w:after="0" w:line="240" w:lineRule="auto"/>
        <w:rPr>
          <w:rFonts w:ascii="Arial" w:hAnsi="Arial" w:cs="Arial"/>
          <w:b/>
          <w:bCs/>
          <w:sz w:val="28"/>
          <w:szCs w:val="28"/>
          <w:lang w:val="en-US"/>
        </w:rPr>
      </w:pPr>
      <w:r w:rsidRPr="2B8B3F64">
        <w:rPr>
          <w:rFonts w:ascii="Arial" w:hAnsi="Arial" w:cs="Arial"/>
          <w:b/>
          <w:bCs/>
          <w:sz w:val="28"/>
          <w:szCs w:val="28"/>
          <w:lang w:val="en-US"/>
        </w:rPr>
        <w:t>1. INTRODUC</w:t>
      </w:r>
      <w:r w:rsidR="005955C7" w:rsidRPr="2B8B3F64">
        <w:rPr>
          <w:rFonts w:ascii="Arial" w:hAnsi="Arial" w:cs="Arial"/>
          <w:b/>
          <w:bCs/>
          <w:sz w:val="28"/>
          <w:szCs w:val="28"/>
          <w:lang w:val="en-US"/>
        </w:rPr>
        <w:t>TION</w:t>
      </w:r>
    </w:p>
    <w:p w14:paraId="6C1CD8A6" w14:textId="77777777" w:rsidR="00643084" w:rsidRDefault="00643084" w:rsidP="00601AEA">
      <w:pPr>
        <w:autoSpaceDE w:val="0"/>
        <w:autoSpaceDN w:val="0"/>
        <w:adjustRightInd w:val="0"/>
        <w:spacing w:after="0" w:line="240" w:lineRule="auto"/>
        <w:jc w:val="both"/>
        <w:rPr>
          <w:rFonts w:ascii="Arial" w:hAnsi="Arial" w:cs="Arial"/>
          <w:sz w:val="24"/>
          <w:szCs w:val="24"/>
          <w:lang w:val="en-US"/>
        </w:rPr>
      </w:pPr>
    </w:p>
    <w:p w14:paraId="75B6CCC3" w14:textId="755B331F" w:rsidR="00454A29" w:rsidRDefault="00872A80" w:rsidP="00BB54BA">
      <w:pPr>
        <w:autoSpaceDE w:val="0"/>
        <w:autoSpaceDN w:val="0"/>
        <w:adjustRightInd w:val="0"/>
        <w:spacing w:after="0" w:line="240" w:lineRule="auto"/>
        <w:ind w:firstLine="708"/>
        <w:jc w:val="both"/>
        <w:rPr>
          <w:rFonts w:ascii="Arial" w:hAnsi="Arial" w:cs="Arial"/>
          <w:sz w:val="24"/>
          <w:szCs w:val="24"/>
          <w:lang w:val="en-US"/>
        </w:rPr>
      </w:pPr>
      <w:r w:rsidRPr="00872A80">
        <w:rPr>
          <w:rFonts w:ascii="Arial" w:hAnsi="Arial" w:cs="Arial"/>
          <w:sz w:val="24"/>
          <w:szCs w:val="24"/>
          <w:lang w:val="en-US"/>
        </w:rPr>
        <w:t xml:space="preserve">In recent years, remote work has become a widely adopted practice, especially in the technology sector across </w:t>
      </w:r>
      <w:proofErr w:type="spellStart"/>
      <w:r w:rsidRPr="00872A80">
        <w:rPr>
          <w:rFonts w:ascii="Arial" w:hAnsi="Arial" w:cs="Arial"/>
          <w:sz w:val="24"/>
          <w:szCs w:val="24"/>
          <w:lang w:val="en-US"/>
        </w:rPr>
        <w:t>Iberoamerican</w:t>
      </w:r>
      <w:proofErr w:type="spellEnd"/>
      <w:r w:rsidRPr="00872A80">
        <w:rPr>
          <w:rFonts w:ascii="Arial" w:hAnsi="Arial" w:cs="Arial"/>
          <w:sz w:val="24"/>
          <w:szCs w:val="24"/>
          <w:lang w:val="en-US"/>
        </w:rPr>
        <w:t xml:space="preserve"> countries. While</w:t>
      </w:r>
      <w:r w:rsidR="00565760">
        <w:rPr>
          <w:rFonts w:ascii="Arial" w:hAnsi="Arial" w:cs="Arial"/>
          <w:sz w:val="24"/>
          <w:szCs w:val="24"/>
          <w:lang w:val="en-US"/>
        </w:rPr>
        <w:t xml:space="preserve"> some developed</w:t>
      </w:r>
      <w:r w:rsidRPr="00872A80">
        <w:rPr>
          <w:rFonts w:ascii="Arial" w:hAnsi="Arial" w:cs="Arial"/>
          <w:sz w:val="24"/>
          <w:szCs w:val="24"/>
          <w:lang w:val="en-US"/>
        </w:rPr>
        <w:t xml:space="preserve"> countries have extensively studied remote work impacts through both descriptive and statistical analyses,</w:t>
      </w:r>
      <w:r w:rsidR="00C81855">
        <w:rPr>
          <w:rFonts w:ascii="Arial" w:hAnsi="Arial" w:cs="Arial"/>
          <w:sz w:val="24"/>
          <w:szCs w:val="24"/>
          <w:lang w:val="en-US"/>
        </w:rPr>
        <w:t xml:space="preserve"> a</w:t>
      </w:r>
      <w:r w:rsidR="00C81855" w:rsidRPr="00C81855">
        <w:rPr>
          <w:rFonts w:ascii="Arial" w:hAnsi="Arial" w:cs="Arial"/>
          <w:sz w:val="24"/>
          <w:szCs w:val="24"/>
          <w:lang w:val="en-US"/>
        </w:rPr>
        <w:t xml:space="preserve">nalyses of the </w:t>
      </w:r>
      <w:proofErr w:type="spellStart"/>
      <w:r w:rsidR="00C81855" w:rsidRPr="00C81855">
        <w:rPr>
          <w:rFonts w:ascii="Arial" w:hAnsi="Arial" w:cs="Arial"/>
          <w:sz w:val="24"/>
          <w:szCs w:val="24"/>
          <w:lang w:val="en-US"/>
        </w:rPr>
        <w:t>Ibero</w:t>
      </w:r>
      <w:r w:rsidR="00C81855">
        <w:rPr>
          <w:rFonts w:ascii="Arial" w:hAnsi="Arial" w:cs="Arial"/>
          <w:sz w:val="24"/>
          <w:szCs w:val="24"/>
          <w:lang w:val="en-US"/>
        </w:rPr>
        <w:t>a</w:t>
      </w:r>
      <w:r w:rsidR="00C81855" w:rsidRPr="00C81855">
        <w:rPr>
          <w:rFonts w:ascii="Arial" w:hAnsi="Arial" w:cs="Arial"/>
          <w:sz w:val="24"/>
          <w:szCs w:val="24"/>
          <w:lang w:val="en-US"/>
        </w:rPr>
        <w:t>merican</w:t>
      </w:r>
      <w:proofErr w:type="spellEnd"/>
      <w:r w:rsidR="00C81855" w:rsidRPr="00C81855">
        <w:rPr>
          <w:rFonts w:ascii="Arial" w:hAnsi="Arial" w:cs="Arial"/>
          <w:sz w:val="24"/>
          <w:szCs w:val="24"/>
          <w:lang w:val="en-US"/>
        </w:rPr>
        <w:t xml:space="preserve"> region have predominantly been descriptive, with relatively limited emphasis on qualitative approaches.</w:t>
      </w:r>
      <w:r w:rsidRPr="00872A80">
        <w:rPr>
          <w:rFonts w:ascii="Arial" w:hAnsi="Arial" w:cs="Arial"/>
          <w:sz w:val="24"/>
          <w:szCs w:val="24"/>
          <w:lang w:val="en-US"/>
        </w:rPr>
        <w:t xml:space="preserve"> This gap is particularly concerning given the unique cultural, </w:t>
      </w:r>
      <w:r w:rsidRPr="00872A80">
        <w:rPr>
          <w:rFonts w:ascii="Arial" w:hAnsi="Arial" w:cs="Arial"/>
          <w:sz w:val="24"/>
          <w:szCs w:val="24"/>
          <w:lang w:val="en-US"/>
        </w:rPr>
        <w:lastRenderedPageBreak/>
        <w:t xml:space="preserve">economic, and organizational contexts that characterize software development in </w:t>
      </w:r>
      <w:r w:rsidR="00896974" w:rsidRPr="00872A80">
        <w:rPr>
          <w:rFonts w:ascii="Arial" w:hAnsi="Arial" w:cs="Arial"/>
          <w:sz w:val="24"/>
          <w:szCs w:val="24"/>
          <w:lang w:val="en-US"/>
        </w:rPr>
        <w:t>this region</w:t>
      </w:r>
      <w:r w:rsidRPr="00872A80">
        <w:rPr>
          <w:rFonts w:ascii="Arial" w:hAnsi="Arial" w:cs="Arial"/>
          <w:sz w:val="24"/>
          <w:szCs w:val="24"/>
          <w:lang w:val="en-US"/>
        </w:rPr>
        <w:t xml:space="preserve">, which may influence how remote work affects developer experiences differently than in </w:t>
      </w:r>
      <w:r w:rsidR="00815C02">
        <w:rPr>
          <w:rFonts w:ascii="Arial" w:hAnsi="Arial" w:cs="Arial"/>
          <w:sz w:val="24"/>
          <w:szCs w:val="24"/>
          <w:lang w:val="en-US"/>
        </w:rPr>
        <w:t>developed countries</w:t>
      </w:r>
      <w:r w:rsidRPr="00872A80">
        <w:rPr>
          <w:rFonts w:ascii="Arial" w:hAnsi="Arial" w:cs="Arial"/>
          <w:sz w:val="24"/>
          <w:szCs w:val="24"/>
          <w:lang w:val="en-US"/>
        </w:rPr>
        <w:t xml:space="preserve"> contexts.</w:t>
      </w:r>
    </w:p>
    <w:p w14:paraId="1BE7E3C8" w14:textId="77777777" w:rsidR="000B0819" w:rsidRDefault="000B0819" w:rsidP="00BB54BA">
      <w:pPr>
        <w:autoSpaceDE w:val="0"/>
        <w:autoSpaceDN w:val="0"/>
        <w:adjustRightInd w:val="0"/>
        <w:spacing w:after="0" w:line="240" w:lineRule="auto"/>
        <w:ind w:firstLine="708"/>
        <w:jc w:val="both"/>
        <w:rPr>
          <w:rFonts w:ascii="Arial" w:hAnsi="Arial" w:cs="Arial"/>
          <w:sz w:val="24"/>
          <w:szCs w:val="24"/>
          <w:lang w:val="en-US"/>
        </w:rPr>
      </w:pPr>
    </w:p>
    <w:p w14:paraId="36E4B4B4" w14:textId="77777777" w:rsidR="00BB54BA" w:rsidRPr="00872A80" w:rsidRDefault="00BB54BA" w:rsidP="00BB54BA">
      <w:pPr>
        <w:autoSpaceDE w:val="0"/>
        <w:autoSpaceDN w:val="0"/>
        <w:adjustRightInd w:val="0"/>
        <w:spacing w:after="0" w:line="240" w:lineRule="auto"/>
        <w:ind w:firstLine="708"/>
        <w:jc w:val="both"/>
        <w:rPr>
          <w:rFonts w:ascii="Arial" w:hAnsi="Arial" w:cs="Arial"/>
          <w:sz w:val="24"/>
          <w:szCs w:val="24"/>
          <w:lang w:val="en-US"/>
        </w:rPr>
      </w:pPr>
    </w:p>
    <w:p w14:paraId="798640D2" w14:textId="2A00A753" w:rsidR="00645EB9" w:rsidRDefault="00872A80" w:rsidP="00B654B8">
      <w:pPr>
        <w:autoSpaceDE w:val="0"/>
        <w:autoSpaceDN w:val="0"/>
        <w:adjustRightInd w:val="0"/>
        <w:spacing w:after="0" w:line="240" w:lineRule="auto"/>
        <w:ind w:firstLine="708"/>
        <w:jc w:val="both"/>
        <w:rPr>
          <w:rFonts w:ascii="Arial" w:hAnsi="Arial" w:cs="Arial"/>
          <w:sz w:val="24"/>
          <w:szCs w:val="24"/>
          <w:lang w:val="en-US"/>
        </w:rPr>
      </w:pPr>
      <w:r w:rsidRPr="00872A80">
        <w:rPr>
          <w:rFonts w:ascii="Arial" w:hAnsi="Arial" w:cs="Arial"/>
          <w:sz w:val="24"/>
          <w:szCs w:val="24"/>
          <w:lang w:val="en-US"/>
        </w:rPr>
        <w:t>Software developers and similar professionals have experienced a significant shift in their work environment, transitioning from traditional office-based settings to remote or hybrid work models. This shift has brought multiple benefits, such as increased flexibility and reduced commuting times. However, it has also introduced new challenges, particularly regarding workers' motivation and stress levels</w:t>
      </w:r>
      <w:r w:rsidR="001B0118">
        <w:rPr>
          <w:rFonts w:ascii="Arial" w:hAnsi="Arial" w:cs="Arial"/>
          <w:sz w:val="24"/>
          <w:szCs w:val="24"/>
          <w:lang w:val="en-US"/>
        </w:rPr>
        <w:t>.</w:t>
      </w:r>
    </w:p>
    <w:p w14:paraId="5D12BC42" w14:textId="77777777" w:rsidR="00645EB9" w:rsidRDefault="00645EB9" w:rsidP="00B654B8">
      <w:pPr>
        <w:autoSpaceDE w:val="0"/>
        <w:autoSpaceDN w:val="0"/>
        <w:adjustRightInd w:val="0"/>
        <w:spacing w:after="0" w:line="240" w:lineRule="auto"/>
        <w:ind w:firstLine="708"/>
        <w:jc w:val="both"/>
        <w:rPr>
          <w:rFonts w:ascii="Arial" w:hAnsi="Arial" w:cs="Arial"/>
          <w:sz w:val="24"/>
          <w:szCs w:val="24"/>
          <w:lang w:val="en-US"/>
        </w:rPr>
      </w:pPr>
    </w:p>
    <w:p w14:paraId="04005472" w14:textId="3B000D4F" w:rsidR="00733880" w:rsidRDefault="00872A80" w:rsidP="00B654B8">
      <w:pPr>
        <w:autoSpaceDE w:val="0"/>
        <w:autoSpaceDN w:val="0"/>
        <w:adjustRightInd w:val="0"/>
        <w:spacing w:after="0" w:line="240" w:lineRule="auto"/>
        <w:ind w:firstLine="708"/>
        <w:jc w:val="both"/>
        <w:rPr>
          <w:rFonts w:ascii="Arial" w:hAnsi="Arial" w:cs="Arial"/>
          <w:sz w:val="24"/>
          <w:szCs w:val="24"/>
          <w:lang w:val="en-US"/>
        </w:rPr>
      </w:pPr>
      <w:r w:rsidRPr="00872A80">
        <w:rPr>
          <w:rFonts w:ascii="Arial" w:hAnsi="Arial" w:cs="Arial"/>
          <w:sz w:val="24"/>
          <w:szCs w:val="24"/>
          <w:lang w:val="en-US"/>
        </w:rPr>
        <w:t>Understanding these impacts requires examining not only performance metrics but also motivation and stress, as productivity cannot be reduced to a single dimension but rather represents a set of interconnected metrics that include</w:t>
      </w:r>
      <w:r w:rsidR="00E070BB">
        <w:rPr>
          <w:rFonts w:ascii="Arial" w:hAnsi="Arial" w:cs="Arial"/>
          <w:sz w:val="24"/>
          <w:szCs w:val="24"/>
          <w:lang w:val="en-US"/>
        </w:rPr>
        <w:t>s performance,</w:t>
      </w:r>
      <w:r w:rsidRPr="00872A80">
        <w:rPr>
          <w:rFonts w:ascii="Arial" w:hAnsi="Arial" w:cs="Arial"/>
          <w:sz w:val="24"/>
          <w:szCs w:val="24"/>
          <w:lang w:val="en-US"/>
        </w:rPr>
        <w:t xml:space="preserve"> employee well-being and psychological factors </w:t>
      </w:r>
      <w:r w:rsidR="0029148F">
        <w:rPr>
          <w:rFonts w:ascii="Arial" w:hAnsi="Arial" w:cs="Arial"/>
          <w:sz w:val="24"/>
          <w:szCs w:val="24"/>
          <w:lang w:val="en-US"/>
        </w:rPr>
        <w:t>[1]</w:t>
      </w:r>
      <w:r w:rsidRPr="00872A80">
        <w:rPr>
          <w:rFonts w:ascii="Arial" w:hAnsi="Arial" w:cs="Arial"/>
          <w:sz w:val="24"/>
          <w:szCs w:val="24"/>
          <w:lang w:val="en-US"/>
        </w:rPr>
        <w:t>.</w:t>
      </w:r>
      <w:r w:rsidR="00B654B8">
        <w:rPr>
          <w:rFonts w:ascii="Arial" w:hAnsi="Arial" w:cs="Arial"/>
          <w:sz w:val="24"/>
          <w:szCs w:val="24"/>
          <w:lang w:val="en-US"/>
        </w:rPr>
        <w:t xml:space="preserve"> </w:t>
      </w:r>
      <w:r w:rsidR="00D10197" w:rsidRPr="00D10197">
        <w:rPr>
          <w:rFonts w:ascii="Arial" w:hAnsi="Arial" w:cs="Arial"/>
          <w:sz w:val="24"/>
          <w:szCs w:val="24"/>
          <w:lang w:val="en-US"/>
        </w:rPr>
        <w:t xml:space="preserve">The specific focus on motivation and stress among the broader spectrum of well-being variables is grounded in </w:t>
      </w:r>
      <w:proofErr w:type="spellStart"/>
      <w:r w:rsidR="00D10197" w:rsidRPr="00D10197">
        <w:rPr>
          <w:rFonts w:ascii="Arial" w:hAnsi="Arial" w:cs="Arial"/>
          <w:sz w:val="24"/>
          <w:szCs w:val="24"/>
          <w:lang w:val="en-US"/>
        </w:rPr>
        <w:t>Vizcaíno</w:t>
      </w:r>
      <w:proofErr w:type="spellEnd"/>
      <w:r w:rsidR="00D10197" w:rsidRPr="00D10197">
        <w:rPr>
          <w:rFonts w:ascii="Arial" w:hAnsi="Arial" w:cs="Arial"/>
          <w:sz w:val="24"/>
          <w:szCs w:val="24"/>
          <w:lang w:val="en-US"/>
        </w:rPr>
        <w:t xml:space="preserve"> et al.'s [</w:t>
      </w:r>
      <w:r w:rsidR="0005231E">
        <w:rPr>
          <w:rFonts w:ascii="Arial" w:hAnsi="Arial" w:cs="Arial"/>
          <w:sz w:val="24"/>
          <w:szCs w:val="24"/>
          <w:lang w:val="en-US"/>
        </w:rPr>
        <w:t>4</w:t>
      </w:r>
      <w:r w:rsidR="00D10197" w:rsidRPr="00D10197">
        <w:rPr>
          <w:rFonts w:ascii="Arial" w:hAnsi="Arial" w:cs="Arial"/>
          <w:sz w:val="24"/>
          <w:szCs w:val="24"/>
          <w:lang w:val="en-US"/>
        </w:rPr>
        <w:t>] research approach, who selected these factors as key psychological constructs for analyzing software developers' experiences in remote work environments.</w:t>
      </w:r>
    </w:p>
    <w:p w14:paraId="4E2C2260" w14:textId="77777777" w:rsidR="000B6844" w:rsidRDefault="000B6844" w:rsidP="00B654B8">
      <w:pPr>
        <w:autoSpaceDE w:val="0"/>
        <w:autoSpaceDN w:val="0"/>
        <w:adjustRightInd w:val="0"/>
        <w:spacing w:after="0" w:line="240" w:lineRule="auto"/>
        <w:ind w:firstLine="708"/>
        <w:jc w:val="both"/>
        <w:rPr>
          <w:rFonts w:ascii="Arial" w:hAnsi="Arial" w:cs="Arial"/>
          <w:sz w:val="24"/>
          <w:szCs w:val="24"/>
          <w:lang w:val="en-US"/>
        </w:rPr>
      </w:pPr>
    </w:p>
    <w:p w14:paraId="5356B4E9" w14:textId="2CF5BEF2" w:rsidR="000B6844" w:rsidRDefault="000B6844" w:rsidP="00B654B8">
      <w:pPr>
        <w:autoSpaceDE w:val="0"/>
        <w:autoSpaceDN w:val="0"/>
        <w:adjustRightInd w:val="0"/>
        <w:spacing w:after="0" w:line="240" w:lineRule="auto"/>
        <w:ind w:firstLine="708"/>
        <w:jc w:val="both"/>
        <w:rPr>
          <w:rFonts w:ascii="Arial" w:hAnsi="Arial" w:cs="Arial"/>
          <w:sz w:val="24"/>
          <w:szCs w:val="24"/>
          <w:lang w:val="en-US"/>
        </w:rPr>
      </w:pPr>
      <w:proofErr w:type="spellStart"/>
      <w:r w:rsidRPr="000B6844">
        <w:rPr>
          <w:rFonts w:ascii="Arial" w:hAnsi="Arial" w:cs="Arial"/>
          <w:sz w:val="24"/>
          <w:szCs w:val="24"/>
          <w:lang w:val="en-US"/>
        </w:rPr>
        <w:t>Vizcaíno</w:t>
      </w:r>
      <w:proofErr w:type="spellEnd"/>
      <w:r w:rsidRPr="000B6844">
        <w:rPr>
          <w:rFonts w:ascii="Arial" w:hAnsi="Arial" w:cs="Arial"/>
          <w:sz w:val="24"/>
          <w:szCs w:val="24"/>
          <w:lang w:val="en-US"/>
        </w:rPr>
        <w:t xml:space="preserve"> et al. [</w:t>
      </w:r>
      <w:r w:rsidR="0005231E">
        <w:rPr>
          <w:rFonts w:ascii="Arial" w:hAnsi="Arial" w:cs="Arial"/>
          <w:sz w:val="24"/>
          <w:szCs w:val="24"/>
          <w:lang w:val="en-US"/>
        </w:rPr>
        <w:t>4</w:t>
      </w:r>
      <w:r w:rsidRPr="000B6844">
        <w:rPr>
          <w:rFonts w:ascii="Arial" w:hAnsi="Arial" w:cs="Arial"/>
          <w:sz w:val="24"/>
          <w:szCs w:val="24"/>
          <w:lang w:val="en-US"/>
        </w:rPr>
        <w:t>] work demonstrates that motivation is "increasingly considered to be one of the main concerns in software engineering and is associated with software engineers' happiness," while stress has been linked to decreased productivity and represents "one of the most common occupational diseases" in the IT sector. This targeted approach allows for a focused analysis of the psychological factors that most directly influence developers' work experiences and outcomes in different work modalities.</w:t>
      </w:r>
    </w:p>
    <w:p w14:paraId="23D706CF" w14:textId="77777777" w:rsidR="007D6621" w:rsidRDefault="007D6621" w:rsidP="00B654B8">
      <w:pPr>
        <w:autoSpaceDE w:val="0"/>
        <w:autoSpaceDN w:val="0"/>
        <w:adjustRightInd w:val="0"/>
        <w:spacing w:after="0" w:line="240" w:lineRule="auto"/>
        <w:ind w:firstLine="708"/>
        <w:jc w:val="both"/>
        <w:rPr>
          <w:rFonts w:ascii="Arial" w:hAnsi="Arial" w:cs="Arial"/>
          <w:sz w:val="24"/>
          <w:szCs w:val="24"/>
          <w:lang w:val="en-US"/>
        </w:rPr>
      </w:pPr>
    </w:p>
    <w:p w14:paraId="6FF0AD3F" w14:textId="4009CEBB" w:rsidR="00733880" w:rsidRDefault="007D6621" w:rsidP="00B654B8">
      <w:pPr>
        <w:autoSpaceDE w:val="0"/>
        <w:autoSpaceDN w:val="0"/>
        <w:adjustRightInd w:val="0"/>
        <w:spacing w:after="0" w:line="240" w:lineRule="auto"/>
        <w:ind w:firstLine="708"/>
        <w:jc w:val="both"/>
        <w:rPr>
          <w:rFonts w:ascii="Arial" w:hAnsi="Arial" w:cs="Arial"/>
          <w:sz w:val="24"/>
          <w:szCs w:val="24"/>
          <w:lang w:val="en-US"/>
        </w:rPr>
      </w:pPr>
      <w:r w:rsidRPr="007D6621">
        <w:rPr>
          <w:rFonts w:ascii="Arial" w:hAnsi="Arial" w:cs="Arial"/>
          <w:sz w:val="24"/>
          <w:szCs w:val="24"/>
          <w:lang w:val="en-US"/>
        </w:rPr>
        <w:t xml:space="preserve">The motivation for </w:t>
      </w:r>
      <w:r w:rsidR="00DE0288">
        <w:rPr>
          <w:rFonts w:ascii="Arial" w:hAnsi="Arial" w:cs="Arial"/>
          <w:sz w:val="24"/>
          <w:szCs w:val="24"/>
          <w:lang w:val="en-US"/>
        </w:rPr>
        <w:t>our</w:t>
      </w:r>
      <w:r w:rsidRPr="007D6621">
        <w:rPr>
          <w:rFonts w:ascii="Arial" w:hAnsi="Arial" w:cs="Arial"/>
          <w:sz w:val="24"/>
          <w:szCs w:val="24"/>
          <w:lang w:val="en-US"/>
        </w:rPr>
        <w:t xml:space="preserve"> specific analysis arises from a practical and increasingly problem observable in the post-pandemic software industry. Many organizations are experiencing significant tensions between </w:t>
      </w:r>
      <w:r w:rsidR="002C5DB7">
        <w:rPr>
          <w:rFonts w:ascii="Arial" w:hAnsi="Arial" w:cs="Arial"/>
          <w:sz w:val="24"/>
          <w:szCs w:val="24"/>
          <w:lang w:val="en-US"/>
        </w:rPr>
        <w:t>individual contributors</w:t>
      </w:r>
      <w:r w:rsidR="009E45AD">
        <w:rPr>
          <w:rFonts w:ascii="Arial" w:hAnsi="Arial" w:cs="Arial"/>
          <w:sz w:val="24"/>
          <w:szCs w:val="24"/>
          <w:lang w:val="en-US"/>
        </w:rPr>
        <w:t xml:space="preserve"> with</w:t>
      </w:r>
      <w:r w:rsidRPr="007D6621">
        <w:rPr>
          <w:rFonts w:ascii="Arial" w:hAnsi="Arial" w:cs="Arial"/>
          <w:sz w:val="24"/>
          <w:szCs w:val="24"/>
          <w:lang w:val="en-US"/>
        </w:rPr>
        <w:t xml:space="preserve"> preferences for remote work flexibility and organizational leaders</w:t>
      </w:r>
      <w:r w:rsidR="009E45AD">
        <w:rPr>
          <w:rFonts w:ascii="Arial" w:hAnsi="Arial" w:cs="Arial"/>
          <w:sz w:val="24"/>
          <w:szCs w:val="24"/>
          <w:lang w:val="en-US"/>
        </w:rPr>
        <w:t xml:space="preserve"> or managers</w:t>
      </w:r>
      <w:r w:rsidRPr="007D6621">
        <w:rPr>
          <w:rFonts w:ascii="Arial" w:hAnsi="Arial" w:cs="Arial"/>
          <w:sz w:val="24"/>
          <w:szCs w:val="24"/>
          <w:lang w:val="en-US"/>
        </w:rPr>
        <w:t xml:space="preserve">' </w:t>
      </w:r>
      <w:r w:rsidR="009E45AD">
        <w:rPr>
          <w:rFonts w:ascii="Arial" w:hAnsi="Arial" w:cs="Arial"/>
          <w:sz w:val="24"/>
          <w:szCs w:val="24"/>
          <w:lang w:val="en-US"/>
        </w:rPr>
        <w:t>preferring</w:t>
      </w:r>
      <w:r w:rsidRPr="007D6621">
        <w:rPr>
          <w:rFonts w:ascii="Arial" w:hAnsi="Arial" w:cs="Arial"/>
          <w:sz w:val="24"/>
          <w:szCs w:val="24"/>
          <w:lang w:val="en-US"/>
        </w:rPr>
        <w:t xml:space="preserve"> return-to-office mandates. This has evolved into a substantial organizational challenge that goes beyond simple policy preferences—it represents a fundamental disconnect in how different hierarchical levels perceive and experience the effectiveness of remote work.</w:t>
      </w:r>
    </w:p>
    <w:p w14:paraId="0E1A9F12" w14:textId="77777777" w:rsidR="00AB586C" w:rsidRPr="00243481" w:rsidRDefault="00AB586C" w:rsidP="00A7496F">
      <w:pPr>
        <w:autoSpaceDE w:val="0"/>
        <w:autoSpaceDN w:val="0"/>
        <w:adjustRightInd w:val="0"/>
        <w:spacing w:after="0" w:line="240" w:lineRule="auto"/>
        <w:jc w:val="both"/>
        <w:rPr>
          <w:rFonts w:ascii="Arial" w:hAnsi="Arial" w:cs="Arial"/>
          <w:sz w:val="24"/>
          <w:szCs w:val="24"/>
          <w:lang w:val="es-419"/>
        </w:rPr>
      </w:pPr>
    </w:p>
    <w:p w14:paraId="3AC0CD6A" w14:textId="5338D8B4" w:rsidR="00872A80" w:rsidRDefault="00872A80" w:rsidP="00B00450">
      <w:pPr>
        <w:autoSpaceDE w:val="0"/>
        <w:autoSpaceDN w:val="0"/>
        <w:adjustRightInd w:val="0"/>
        <w:spacing w:after="0" w:line="240" w:lineRule="auto"/>
        <w:ind w:firstLine="708"/>
        <w:jc w:val="both"/>
        <w:rPr>
          <w:rFonts w:ascii="Arial" w:hAnsi="Arial" w:cs="Arial"/>
          <w:sz w:val="24"/>
          <w:szCs w:val="24"/>
          <w:lang w:val="en-US"/>
        </w:rPr>
      </w:pPr>
      <w:r w:rsidRPr="00872A80">
        <w:rPr>
          <w:rFonts w:ascii="Arial" w:hAnsi="Arial" w:cs="Arial"/>
          <w:sz w:val="24"/>
          <w:szCs w:val="24"/>
          <w:lang w:val="en-US"/>
        </w:rPr>
        <w:t xml:space="preserve">The central challenge that emerged from our preliminary analysis is understanding how different professional roles—specifically managerial versus individual contributor positions—experience remote work differently across various demographic dimensions. This problem has taken </w:t>
      </w:r>
      <w:r w:rsidR="00034012" w:rsidRPr="00872A80">
        <w:rPr>
          <w:rFonts w:ascii="Arial" w:hAnsi="Arial" w:cs="Arial"/>
          <w:sz w:val="24"/>
          <w:szCs w:val="24"/>
          <w:lang w:val="en-US"/>
        </w:rPr>
        <w:t>relevance</w:t>
      </w:r>
      <w:r w:rsidRPr="00872A80">
        <w:rPr>
          <w:rFonts w:ascii="Arial" w:hAnsi="Arial" w:cs="Arial"/>
          <w:sz w:val="24"/>
          <w:szCs w:val="24"/>
          <w:lang w:val="en-US"/>
        </w:rPr>
        <w:t xml:space="preserve"> because our data reveals significant disparities in how these two groups perceive and benefit from remote work arrangements, with variations further influenced by country, gender, and organizational factors.</w:t>
      </w:r>
    </w:p>
    <w:p w14:paraId="1CA67872" w14:textId="77777777" w:rsidR="00A7496F" w:rsidRPr="00872A80" w:rsidRDefault="00A7496F" w:rsidP="00B00450">
      <w:pPr>
        <w:autoSpaceDE w:val="0"/>
        <w:autoSpaceDN w:val="0"/>
        <w:adjustRightInd w:val="0"/>
        <w:spacing w:after="0" w:line="240" w:lineRule="auto"/>
        <w:ind w:firstLine="708"/>
        <w:jc w:val="both"/>
        <w:rPr>
          <w:rFonts w:ascii="Arial" w:hAnsi="Arial" w:cs="Arial"/>
          <w:sz w:val="24"/>
          <w:szCs w:val="24"/>
          <w:lang w:val="en-US"/>
        </w:rPr>
      </w:pPr>
    </w:p>
    <w:p w14:paraId="11952876" w14:textId="278322FE" w:rsidR="00872A80" w:rsidRDefault="00872A80" w:rsidP="00872A80">
      <w:pPr>
        <w:autoSpaceDE w:val="0"/>
        <w:autoSpaceDN w:val="0"/>
        <w:adjustRightInd w:val="0"/>
        <w:spacing w:after="0" w:line="240" w:lineRule="auto"/>
        <w:jc w:val="both"/>
        <w:rPr>
          <w:rFonts w:ascii="Arial" w:hAnsi="Arial" w:cs="Arial"/>
          <w:sz w:val="24"/>
          <w:szCs w:val="24"/>
          <w:lang w:val="en-US"/>
        </w:rPr>
      </w:pPr>
      <w:r w:rsidRPr="00872A80">
        <w:rPr>
          <w:rFonts w:ascii="Arial" w:hAnsi="Arial" w:cs="Arial"/>
          <w:sz w:val="24"/>
          <w:szCs w:val="24"/>
          <w:lang w:val="en-US"/>
        </w:rPr>
        <w:t xml:space="preserve">For the purposes of this study, we define managerial roles as positions involving people management responsibilities, including supervising team members, making personnel decisions, and having accountability for team outcomes. Individual contributors, in contrast, are professionals who contribute primarily </w:t>
      </w:r>
      <w:r w:rsidRPr="00872A80">
        <w:rPr>
          <w:rFonts w:ascii="Arial" w:hAnsi="Arial" w:cs="Arial"/>
          <w:sz w:val="24"/>
          <w:szCs w:val="24"/>
          <w:lang w:val="en-US"/>
        </w:rPr>
        <w:lastRenderedPageBreak/>
        <w:t xml:space="preserve">through their individual technical work without direct people management responsibilities </w:t>
      </w:r>
      <w:r w:rsidR="001A4668">
        <w:rPr>
          <w:rFonts w:ascii="Arial" w:hAnsi="Arial" w:cs="Arial"/>
          <w:sz w:val="24"/>
          <w:szCs w:val="24"/>
          <w:lang w:val="en-US"/>
        </w:rPr>
        <w:t>[</w:t>
      </w:r>
      <w:r w:rsidR="00886E95">
        <w:rPr>
          <w:rFonts w:ascii="Arial" w:hAnsi="Arial" w:cs="Arial"/>
          <w:sz w:val="24"/>
          <w:szCs w:val="24"/>
          <w:lang w:val="en-US"/>
        </w:rPr>
        <w:t>9</w:t>
      </w:r>
      <w:r w:rsidR="001A4668">
        <w:rPr>
          <w:rFonts w:ascii="Arial" w:hAnsi="Arial" w:cs="Arial"/>
          <w:sz w:val="24"/>
          <w:szCs w:val="24"/>
          <w:lang w:val="en-US"/>
        </w:rPr>
        <w:t>]</w:t>
      </w:r>
      <w:r w:rsidRPr="00872A80">
        <w:rPr>
          <w:rFonts w:ascii="Arial" w:hAnsi="Arial" w:cs="Arial"/>
          <w:sz w:val="24"/>
          <w:szCs w:val="24"/>
          <w:lang w:val="en-US"/>
        </w:rPr>
        <w:t xml:space="preserve">. </w:t>
      </w:r>
    </w:p>
    <w:p w14:paraId="57658545" w14:textId="77777777" w:rsidR="000332F4" w:rsidRPr="00872A80" w:rsidRDefault="000332F4" w:rsidP="00872A80">
      <w:pPr>
        <w:autoSpaceDE w:val="0"/>
        <w:autoSpaceDN w:val="0"/>
        <w:adjustRightInd w:val="0"/>
        <w:spacing w:after="0" w:line="240" w:lineRule="auto"/>
        <w:jc w:val="both"/>
        <w:rPr>
          <w:rFonts w:ascii="Arial" w:hAnsi="Arial" w:cs="Arial"/>
          <w:sz w:val="24"/>
          <w:szCs w:val="24"/>
          <w:lang w:val="en-US"/>
        </w:rPr>
      </w:pPr>
    </w:p>
    <w:p w14:paraId="223DFF40" w14:textId="685C0747" w:rsidR="00872A80" w:rsidRPr="00872A80" w:rsidRDefault="00872A80" w:rsidP="00952C75">
      <w:pPr>
        <w:autoSpaceDE w:val="0"/>
        <w:autoSpaceDN w:val="0"/>
        <w:adjustRightInd w:val="0"/>
        <w:spacing w:after="0" w:line="240" w:lineRule="auto"/>
        <w:ind w:firstLine="708"/>
        <w:jc w:val="both"/>
        <w:rPr>
          <w:rFonts w:ascii="Arial" w:hAnsi="Arial" w:cs="Arial"/>
          <w:sz w:val="24"/>
          <w:szCs w:val="24"/>
          <w:lang w:val="en-US"/>
        </w:rPr>
      </w:pPr>
      <w:r w:rsidRPr="00872A80">
        <w:rPr>
          <w:rFonts w:ascii="Arial" w:hAnsi="Arial" w:cs="Arial"/>
          <w:sz w:val="24"/>
          <w:szCs w:val="24"/>
          <w:lang w:val="en-US"/>
        </w:rPr>
        <w:t xml:space="preserve">Our investigation focuses on understanding how these role-based differences manifest across different </w:t>
      </w:r>
      <w:r w:rsidR="00952C75" w:rsidRPr="00872A80">
        <w:rPr>
          <w:rFonts w:ascii="Arial" w:hAnsi="Arial" w:cs="Arial"/>
          <w:sz w:val="24"/>
          <w:szCs w:val="24"/>
          <w:lang w:val="en-US"/>
        </w:rPr>
        <w:t xml:space="preserve">levels of remote work adoption </w:t>
      </w:r>
      <w:r w:rsidR="00F63099">
        <w:rPr>
          <w:rFonts w:ascii="Arial" w:hAnsi="Arial" w:cs="Arial"/>
          <w:sz w:val="24"/>
          <w:szCs w:val="24"/>
          <w:lang w:val="en-US"/>
        </w:rPr>
        <w:t xml:space="preserve">and </w:t>
      </w:r>
      <w:r w:rsidRPr="00872A80">
        <w:rPr>
          <w:rFonts w:ascii="Arial" w:hAnsi="Arial" w:cs="Arial"/>
          <w:sz w:val="24"/>
          <w:szCs w:val="24"/>
          <w:lang w:val="en-US"/>
        </w:rPr>
        <w:t>gender groups (male/female)</w:t>
      </w:r>
      <w:r w:rsidR="00F63099">
        <w:rPr>
          <w:rFonts w:ascii="Arial" w:hAnsi="Arial" w:cs="Arial"/>
          <w:sz w:val="24"/>
          <w:szCs w:val="24"/>
          <w:lang w:val="en-US"/>
        </w:rPr>
        <w:t xml:space="preserve">. </w:t>
      </w:r>
      <w:r w:rsidRPr="00872A80">
        <w:rPr>
          <w:rFonts w:ascii="Arial" w:hAnsi="Arial" w:cs="Arial"/>
          <w:sz w:val="24"/>
          <w:szCs w:val="24"/>
          <w:lang w:val="en-US"/>
        </w:rPr>
        <w:t xml:space="preserve">This analysis is </w:t>
      </w:r>
      <w:r w:rsidR="006B2C2B">
        <w:rPr>
          <w:rFonts w:ascii="Arial" w:hAnsi="Arial" w:cs="Arial"/>
          <w:sz w:val="24"/>
          <w:szCs w:val="24"/>
          <w:lang w:val="en-US"/>
        </w:rPr>
        <w:t>key</w:t>
      </w:r>
      <w:r w:rsidRPr="00872A80">
        <w:rPr>
          <w:rFonts w:ascii="Arial" w:hAnsi="Arial" w:cs="Arial"/>
          <w:sz w:val="24"/>
          <w:szCs w:val="24"/>
          <w:lang w:val="en-US"/>
        </w:rPr>
        <w:t xml:space="preserve"> because the hierarchical organizational structures common in </w:t>
      </w:r>
      <w:proofErr w:type="spellStart"/>
      <w:r w:rsidR="007E4177">
        <w:rPr>
          <w:rFonts w:ascii="Arial" w:hAnsi="Arial" w:cs="Arial"/>
          <w:sz w:val="24"/>
          <w:szCs w:val="24"/>
          <w:lang w:val="en-US"/>
        </w:rPr>
        <w:t>Iberoamerican</w:t>
      </w:r>
      <w:proofErr w:type="spellEnd"/>
      <w:r w:rsidRPr="00872A80">
        <w:rPr>
          <w:rFonts w:ascii="Arial" w:hAnsi="Arial" w:cs="Arial"/>
          <w:sz w:val="24"/>
          <w:szCs w:val="24"/>
          <w:lang w:val="en-US"/>
        </w:rPr>
        <w:t xml:space="preserve"> companies, combined with cultural factors around power distance and leadership dynamics, may influence remote work experiences differently than in other regions.</w:t>
      </w:r>
    </w:p>
    <w:p w14:paraId="70792335" w14:textId="77777777" w:rsidR="00A069BA" w:rsidRDefault="00A069BA" w:rsidP="00872A80">
      <w:pPr>
        <w:autoSpaceDE w:val="0"/>
        <w:autoSpaceDN w:val="0"/>
        <w:adjustRightInd w:val="0"/>
        <w:spacing w:after="0" w:line="240" w:lineRule="auto"/>
        <w:jc w:val="both"/>
        <w:rPr>
          <w:rFonts w:ascii="Arial" w:hAnsi="Arial" w:cs="Arial"/>
          <w:sz w:val="24"/>
          <w:szCs w:val="24"/>
          <w:lang w:val="en-US"/>
        </w:rPr>
      </w:pPr>
    </w:p>
    <w:p w14:paraId="3F75FF8F" w14:textId="064FB332" w:rsidR="00872A80" w:rsidRDefault="00872A80" w:rsidP="00A069BA">
      <w:pPr>
        <w:autoSpaceDE w:val="0"/>
        <w:autoSpaceDN w:val="0"/>
        <w:adjustRightInd w:val="0"/>
        <w:spacing w:after="0" w:line="240" w:lineRule="auto"/>
        <w:ind w:firstLine="708"/>
        <w:jc w:val="both"/>
        <w:rPr>
          <w:rFonts w:ascii="Arial" w:hAnsi="Arial" w:cs="Arial"/>
          <w:sz w:val="24"/>
          <w:szCs w:val="24"/>
          <w:lang w:val="en-US"/>
        </w:rPr>
      </w:pPr>
      <w:r w:rsidRPr="00872A80">
        <w:rPr>
          <w:rFonts w:ascii="Arial" w:hAnsi="Arial" w:cs="Arial"/>
          <w:sz w:val="24"/>
          <w:szCs w:val="24"/>
          <w:lang w:val="en-US"/>
        </w:rPr>
        <w:t>The unique responsibilities, communication patterns, and decision-making authority of managers may create distinct challenges and opportunities in remote settings compared to individual contributors. However, these differences may be amplified or moderated by demographic factors such as gender</w:t>
      </w:r>
      <w:r w:rsidR="009073A7">
        <w:rPr>
          <w:rFonts w:ascii="Arial" w:hAnsi="Arial" w:cs="Arial"/>
          <w:sz w:val="24"/>
          <w:szCs w:val="24"/>
          <w:lang w:val="en-US"/>
        </w:rPr>
        <w:t>,</w:t>
      </w:r>
      <w:r w:rsidR="00A932A3">
        <w:rPr>
          <w:rFonts w:ascii="Arial" w:hAnsi="Arial" w:cs="Arial"/>
          <w:sz w:val="24"/>
          <w:szCs w:val="24"/>
          <w:lang w:val="en-US"/>
        </w:rPr>
        <w:t xml:space="preserve"> country</w:t>
      </w:r>
      <w:r w:rsidR="00870781">
        <w:rPr>
          <w:rFonts w:ascii="Arial" w:hAnsi="Arial" w:cs="Arial"/>
          <w:sz w:val="24"/>
          <w:szCs w:val="24"/>
          <w:lang w:val="en-US"/>
        </w:rPr>
        <w:t>,</w:t>
      </w:r>
      <w:r w:rsidR="009073A7">
        <w:rPr>
          <w:rFonts w:ascii="Arial" w:hAnsi="Arial" w:cs="Arial"/>
          <w:sz w:val="24"/>
          <w:szCs w:val="24"/>
          <w:lang w:val="en-US"/>
        </w:rPr>
        <w:t xml:space="preserve"> </w:t>
      </w:r>
      <w:r w:rsidRPr="00872A80">
        <w:rPr>
          <w:rFonts w:ascii="Arial" w:hAnsi="Arial" w:cs="Arial"/>
          <w:sz w:val="24"/>
          <w:szCs w:val="24"/>
          <w:lang w:val="en-US"/>
        </w:rPr>
        <w:t>creating complex interaction patterns that require systematic investigation to understand and address effectively.</w:t>
      </w:r>
    </w:p>
    <w:p w14:paraId="631FE853" w14:textId="77777777" w:rsidR="00066850" w:rsidRPr="00872A80" w:rsidRDefault="00066850" w:rsidP="00872A80">
      <w:pPr>
        <w:autoSpaceDE w:val="0"/>
        <w:autoSpaceDN w:val="0"/>
        <w:adjustRightInd w:val="0"/>
        <w:spacing w:after="0" w:line="240" w:lineRule="auto"/>
        <w:jc w:val="both"/>
        <w:rPr>
          <w:rFonts w:ascii="Arial" w:hAnsi="Arial" w:cs="Arial"/>
          <w:sz w:val="24"/>
          <w:szCs w:val="24"/>
          <w:lang w:val="en-US"/>
        </w:rPr>
      </w:pPr>
    </w:p>
    <w:p w14:paraId="3F2AF7E4" w14:textId="04A49EEC" w:rsidR="00872A80" w:rsidRPr="00872A80" w:rsidRDefault="00872A80" w:rsidP="00872A80">
      <w:pPr>
        <w:autoSpaceDE w:val="0"/>
        <w:autoSpaceDN w:val="0"/>
        <w:adjustRightInd w:val="0"/>
        <w:spacing w:after="0" w:line="240" w:lineRule="auto"/>
        <w:jc w:val="both"/>
        <w:rPr>
          <w:rFonts w:ascii="Arial" w:hAnsi="Arial" w:cs="Arial"/>
          <w:sz w:val="24"/>
          <w:szCs w:val="24"/>
          <w:lang w:val="en-US"/>
        </w:rPr>
      </w:pPr>
      <w:r w:rsidRPr="00872A80">
        <w:rPr>
          <w:rFonts w:ascii="Arial" w:hAnsi="Arial" w:cs="Arial"/>
          <w:sz w:val="24"/>
          <w:szCs w:val="24"/>
          <w:lang w:val="en-US"/>
        </w:rPr>
        <w:t>This study seeks to answer the following research question</w:t>
      </w:r>
      <w:r w:rsidR="00A01B3B">
        <w:rPr>
          <w:rFonts w:ascii="Arial" w:hAnsi="Arial" w:cs="Arial"/>
          <w:sz w:val="24"/>
          <w:szCs w:val="24"/>
          <w:lang w:val="en-US"/>
        </w:rPr>
        <w:t>s</w:t>
      </w:r>
      <w:r w:rsidRPr="00872A80">
        <w:rPr>
          <w:rFonts w:ascii="Arial" w:hAnsi="Arial" w:cs="Arial"/>
          <w:sz w:val="24"/>
          <w:szCs w:val="24"/>
          <w:lang w:val="en-US"/>
        </w:rPr>
        <w:t xml:space="preserve">: </w:t>
      </w:r>
      <w:r w:rsidR="00A01B3B">
        <w:rPr>
          <w:rFonts w:ascii="Arial" w:hAnsi="Arial" w:cs="Arial"/>
          <w:sz w:val="24"/>
          <w:szCs w:val="24"/>
          <w:lang w:val="en-US"/>
        </w:rPr>
        <w:t xml:space="preserve">(1) </w:t>
      </w:r>
      <w:r w:rsidRPr="00872A80">
        <w:rPr>
          <w:rFonts w:ascii="Arial" w:hAnsi="Arial" w:cs="Arial"/>
          <w:sz w:val="24"/>
          <w:szCs w:val="24"/>
          <w:lang w:val="en-US"/>
        </w:rPr>
        <w:t xml:space="preserve">How do perceptions of performance, stress, and motivation differ between managerial and individual contributor roles in the post-pandemic work environment across </w:t>
      </w:r>
      <w:proofErr w:type="spellStart"/>
      <w:r w:rsidRPr="00872A80">
        <w:rPr>
          <w:rFonts w:ascii="Arial" w:hAnsi="Arial" w:cs="Arial"/>
          <w:sz w:val="24"/>
          <w:szCs w:val="24"/>
          <w:lang w:val="en-US"/>
        </w:rPr>
        <w:t>Iberoamerican</w:t>
      </w:r>
      <w:proofErr w:type="spellEnd"/>
      <w:r w:rsidRPr="00872A80">
        <w:rPr>
          <w:rFonts w:ascii="Arial" w:hAnsi="Arial" w:cs="Arial"/>
          <w:sz w:val="24"/>
          <w:szCs w:val="24"/>
          <w:lang w:val="en-US"/>
        </w:rPr>
        <w:t xml:space="preserve"> countries, and </w:t>
      </w:r>
      <w:r w:rsidR="00A01B3B">
        <w:rPr>
          <w:rFonts w:ascii="Arial" w:hAnsi="Arial" w:cs="Arial"/>
          <w:sz w:val="24"/>
          <w:szCs w:val="24"/>
          <w:lang w:val="en-US"/>
        </w:rPr>
        <w:t xml:space="preserve">(2) </w:t>
      </w:r>
      <w:r w:rsidRPr="00872A80">
        <w:rPr>
          <w:rFonts w:ascii="Arial" w:hAnsi="Arial" w:cs="Arial"/>
          <w:sz w:val="24"/>
          <w:szCs w:val="24"/>
          <w:lang w:val="en-US"/>
        </w:rPr>
        <w:t>how do these differences vary by gender,</w:t>
      </w:r>
      <w:r w:rsidR="00A932A3">
        <w:rPr>
          <w:rFonts w:ascii="Arial" w:hAnsi="Arial" w:cs="Arial"/>
          <w:sz w:val="24"/>
          <w:szCs w:val="24"/>
          <w:lang w:val="en-US"/>
        </w:rPr>
        <w:t xml:space="preserve"> country</w:t>
      </w:r>
      <w:r w:rsidRPr="00872A80">
        <w:rPr>
          <w:rFonts w:ascii="Arial" w:hAnsi="Arial" w:cs="Arial"/>
          <w:sz w:val="24"/>
          <w:szCs w:val="24"/>
          <w:lang w:val="en-US"/>
        </w:rPr>
        <w:t xml:space="preserve"> and remote work level?</w:t>
      </w:r>
    </w:p>
    <w:p w14:paraId="559BD602" w14:textId="4BCC54FE" w:rsidR="00872A80" w:rsidRPr="00872A80" w:rsidRDefault="00872A80" w:rsidP="008069AD">
      <w:pPr>
        <w:autoSpaceDE w:val="0"/>
        <w:autoSpaceDN w:val="0"/>
        <w:adjustRightInd w:val="0"/>
        <w:spacing w:after="0" w:line="240" w:lineRule="auto"/>
        <w:ind w:firstLine="708"/>
        <w:jc w:val="both"/>
        <w:rPr>
          <w:rFonts w:ascii="Arial" w:hAnsi="Arial" w:cs="Arial"/>
          <w:sz w:val="24"/>
          <w:szCs w:val="24"/>
          <w:lang w:val="en-US"/>
        </w:rPr>
      </w:pPr>
      <w:r w:rsidRPr="00872A80">
        <w:rPr>
          <w:rFonts w:ascii="Arial" w:hAnsi="Arial" w:cs="Arial"/>
          <w:sz w:val="24"/>
          <w:szCs w:val="24"/>
          <w:lang w:val="en-US"/>
        </w:rPr>
        <w:t>This question focuses specifically on understanding the differential impacts of remote work on managers versus individual contributors while examining how demographic variables</w:t>
      </w:r>
      <w:r w:rsidR="00B9670E">
        <w:rPr>
          <w:rFonts w:ascii="Arial" w:hAnsi="Arial" w:cs="Arial"/>
          <w:sz w:val="24"/>
          <w:szCs w:val="24"/>
          <w:lang w:val="en-US"/>
        </w:rPr>
        <w:t xml:space="preserve"> </w:t>
      </w:r>
      <w:r w:rsidRPr="00872A80">
        <w:rPr>
          <w:rFonts w:ascii="Arial" w:hAnsi="Arial" w:cs="Arial"/>
          <w:sz w:val="24"/>
          <w:szCs w:val="24"/>
          <w:lang w:val="en-US"/>
        </w:rPr>
        <w:t xml:space="preserve">moderate these differences, aiming to provide a </w:t>
      </w:r>
      <w:r w:rsidR="00A652CB">
        <w:rPr>
          <w:rFonts w:ascii="Arial" w:hAnsi="Arial" w:cs="Arial"/>
          <w:sz w:val="24"/>
          <w:szCs w:val="24"/>
          <w:lang w:val="en-US"/>
        </w:rPr>
        <w:t>better understanding</w:t>
      </w:r>
      <w:r w:rsidR="00960DA8">
        <w:rPr>
          <w:rFonts w:ascii="Arial" w:hAnsi="Arial" w:cs="Arial"/>
          <w:sz w:val="24"/>
          <w:szCs w:val="24"/>
          <w:lang w:val="en-US"/>
        </w:rPr>
        <w:t xml:space="preserve"> </w:t>
      </w:r>
      <w:r w:rsidRPr="00872A80">
        <w:rPr>
          <w:rFonts w:ascii="Arial" w:hAnsi="Arial" w:cs="Arial"/>
          <w:sz w:val="24"/>
          <w:szCs w:val="24"/>
          <w:lang w:val="en-US"/>
        </w:rPr>
        <w:t xml:space="preserve">of remote work experiences within the </w:t>
      </w:r>
      <w:proofErr w:type="spellStart"/>
      <w:r w:rsidRPr="00872A80">
        <w:rPr>
          <w:rFonts w:ascii="Arial" w:hAnsi="Arial" w:cs="Arial"/>
          <w:sz w:val="24"/>
          <w:szCs w:val="24"/>
          <w:lang w:val="en-US"/>
        </w:rPr>
        <w:t>Iberoamerican</w:t>
      </w:r>
      <w:proofErr w:type="spellEnd"/>
      <w:r w:rsidRPr="00872A80">
        <w:rPr>
          <w:rFonts w:ascii="Arial" w:hAnsi="Arial" w:cs="Arial"/>
          <w:sz w:val="24"/>
          <w:szCs w:val="24"/>
          <w:lang w:val="en-US"/>
        </w:rPr>
        <w:t xml:space="preserve"> context.</w:t>
      </w:r>
      <w:r w:rsidR="0099710F">
        <w:rPr>
          <w:rFonts w:ascii="Arial" w:hAnsi="Arial" w:cs="Arial"/>
          <w:sz w:val="24"/>
          <w:szCs w:val="24"/>
          <w:lang w:val="en-US"/>
        </w:rPr>
        <w:t xml:space="preserve"> In this way, this research </w:t>
      </w:r>
      <w:r w:rsidR="00DE4B60">
        <w:rPr>
          <w:rFonts w:ascii="Arial" w:hAnsi="Arial" w:cs="Arial"/>
          <w:sz w:val="24"/>
          <w:szCs w:val="24"/>
          <w:lang w:val="en-US"/>
        </w:rPr>
        <w:t xml:space="preserve">is willing to </w:t>
      </w:r>
      <w:r w:rsidRPr="00872A80">
        <w:rPr>
          <w:rFonts w:ascii="Arial" w:hAnsi="Arial" w:cs="Arial"/>
          <w:sz w:val="24"/>
          <w:szCs w:val="24"/>
          <w:lang w:val="en-US"/>
        </w:rPr>
        <w:t xml:space="preserve">identify and analyze how managerial and individual contributor roles experience remote work differently in terms of performance, motivation, and stress levels across </w:t>
      </w:r>
      <w:proofErr w:type="spellStart"/>
      <w:r w:rsidRPr="00872A80">
        <w:rPr>
          <w:rFonts w:ascii="Arial" w:hAnsi="Arial" w:cs="Arial"/>
          <w:sz w:val="24"/>
          <w:szCs w:val="24"/>
          <w:lang w:val="en-US"/>
        </w:rPr>
        <w:t>Iberoamerican</w:t>
      </w:r>
      <w:proofErr w:type="spellEnd"/>
      <w:r w:rsidRPr="00872A80">
        <w:rPr>
          <w:rFonts w:ascii="Arial" w:hAnsi="Arial" w:cs="Arial"/>
          <w:sz w:val="24"/>
          <w:szCs w:val="24"/>
          <w:lang w:val="en-US"/>
        </w:rPr>
        <w:t xml:space="preserve"> countries, with particular attention to demographic variations in these patterns. By leveraging quantitative analysis methods, this study offers a perspective that has been </w:t>
      </w:r>
      <w:r w:rsidR="00026A67">
        <w:rPr>
          <w:rFonts w:ascii="Arial" w:hAnsi="Arial" w:cs="Arial"/>
          <w:sz w:val="24"/>
          <w:szCs w:val="24"/>
          <w:lang w:val="en-US"/>
        </w:rPr>
        <w:t>under studied</w:t>
      </w:r>
      <w:r w:rsidRPr="00872A80">
        <w:rPr>
          <w:rFonts w:ascii="Arial" w:hAnsi="Arial" w:cs="Arial"/>
          <w:sz w:val="24"/>
          <w:szCs w:val="24"/>
          <w:lang w:val="en-US"/>
        </w:rPr>
        <w:t xml:space="preserve"> from previous research in this regional context.</w:t>
      </w:r>
    </w:p>
    <w:p w14:paraId="4D8A7E4D" w14:textId="77777777" w:rsidR="001253E7" w:rsidRDefault="001253E7" w:rsidP="00872A80">
      <w:pPr>
        <w:autoSpaceDE w:val="0"/>
        <w:autoSpaceDN w:val="0"/>
        <w:adjustRightInd w:val="0"/>
        <w:spacing w:after="0" w:line="240" w:lineRule="auto"/>
        <w:jc w:val="both"/>
        <w:rPr>
          <w:rFonts w:ascii="Arial" w:hAnsi="Arial" w:cs="Arial"/>
          <w:sz w:val="24"/>
          <w:szCs w:val="24"/>
          <w:lang w:val="en-US"/>
        </w:rPr>
      </w:pPr>
    </w:p>
    <w:p w14:paraId="7950C902" w14:textId="08682DE8" w:rsidR="00872A80" w:rsidRPr="00872A80" w:rsidRDefault="00872A80" w:rsidP="00872A80">
      <w:pPr>
        <w:autoSpaceDE w:val="0"/>
        <w:autoSpaceDN w:val="0"/>
        <w:adjustRightInd w:val="0"/>
        <w:spacing w:after="0" w:line="240" w:lineRule="auto"/>
        <w:jc w:val="both"/>
        <w:rPr>
          <w:rFonts w:ascii="Arial" w:hAnsi="Arial" w:cs="Arial"/>
          <w:sz w:val="24"/>
          <w:szCs w:val="24"/>
          <w:lang w:val="en-US"/>
        </w:rPr>
      </w:pPr>
      <w:r w:rsidRPr="00872A80">
        <w:rPr>
          <w:rFonts w:ascii="Arial" w:hAnsi="Arial" w:cs="Arial"/>
          <w:sz w:val="24"/>
          <w:szCs w:val="24"/>
          <w:lang w:val="en-US"/>
        </w:rPr>
        <w:t>This study aims to make three key contributions</w:t>
      </w:r>
      <w:r w:rsidR="002C357C">
        <w:rPr>
          <w:rFonts w:ascii="Arial" w:hAnsi="Arial" w:cs="Arial"/>
          <w:sz w:val="24"/>
          <w:szCs w:val="24"/>
          <w:lang w:val="en-US"/>
        </w:rPr>
        <w:t xml:space="preserve">. </w:t>
      </w:r>
      <w:r w:rsidRPr="00872A80">
        <w:rPr>
          <w:rFonts w:ascii="Arial" w:hAnsi="Arial" w:cs="Arial"/>
          <w:sz w:val="24"/>
          <w:szCs w:val="24"/>
          <w:lang w:val="en-US"/>
        </w:rPr>
        <w:t xml:space="preserve">First, it applies statistical methods to analyze role-based differences in remote work experiences within the </w:t>
      </w:r>
      <w:proofErr w:type="spellStart"/>
      <w:r w:rsidRPr="00872A80">
        <w:rPr>
          <w:rFonts w:ascii="Arial" w:hAnsi="Arial" w:cs="Arial"/>
          <w:sz w:val="24"/>
          <w:szCs w:val="24"/>
          <w:lang w:val="en-US"/>
        </w:rPr>
        <w:t>Iberoamerican</w:t>
      </w:r>
      <w:proofErr w:type="spellEnd"/>
      <w:r w:rsidRPr="00872A80">
        <w:rPr>
          <w:rFonts w:ascii="Arial" w:hAnsi="Arial" w:cs="Arial"/>
          <w:sz w:val="24"/>
          <w:szCs w:val="24"/>
          <w:lang w:val="en-US"/>
        </w:rPr>
        <w:t xml:space="preserve"> context, where few quantitative studies exist. Unlike </w:t>
      </w:r>
      <w:r w:rsidR="001253E7">
        <w:rPr>
          <w:rFonts w:ascii="Arial" w:hAnsi="Arial" w:cs="Arial"/>
          <w:sz w:val="24"/>
          <w:szCs w:val="24"/>
          <w:lang w:val="en-US"/>
        </w:rPr>
        <w:t>developed</w:t>
      </w:r>
      <w:r w:rsidRPr="00872A80">
        <w:rPr>
          <w:rFonts w:ascii="Arial" w:hAnsi="Arial" w:cs="Arial"/>
          <w:sz w:val="24"/>
          <w:szCs w:val="24"/>
          <w:lang w:val="en-US"/>
        </w:rPr>
        <w:t xml:space="preserve"> countries, which have extensive statistical research on remote work impacts, </w:t>
      </w:r>
      <w:proofErr w:type="spellStart"/>
      <w:r w:rsidR="00A47C02">
        <w:rPr>
          <w:rFonts w:ascii="Arial" w:hAnsi="Arial" w:cs="Arial"/>
          <w:sz w:val="24"/>
          <w:szCs w:val="24"/>
          <w:lang w:val="en-US"/>
        </w:rPr>
        <w:t>Iberoamerican</w:t>
      </w:r>
      <w:proofErr w:type="spellEnd"/>
      <w:r w:rsidRPr="00872A80">
        <w:rPr>
          <w:rFonts w:ascii="Arial" w:hAnsi="Arial" w:cs="Arial"/>
          <w:sz w:val="24"/>
          <w:szCs w:val="24"/>
          <w:lang w:val="en-US"/>
        </w:rPr>
        <w:t xml:space="preserve"> countries have minimal representation in the academic literature, making this study particularly valuable for understanding regional differences in leadership role experiences.</w:t>
      </w:r>
      <w:r w:rsidR="009054B9">
        <w:rPr>
          <w:rFonts w:ascii="Arial" w:hAnsi="Arial" w:cs="Arial"/>
          <w:sz w:val="24"/>
          <w:szCs w:val="24"/>
          <w:lang w:val="en-US"/>
        </w:rPr>
        <w:t xml:space="preserve"> </w:t>
      </w:r>
      <w:r w:rsidRPr="00872A80">
        <w:rPr>
          <w:rFonts w:ascii="Arial" w:hAnsi="Arial" w:cs="Arial"/>
          <w:sz w:val="24"/>
          <w:szCs w:val="24"/>
          <w:lang w:val="en-US"/>
        </w:rPr>
        <w:t xml:space="preserve">Second, it provides a </w:t>
      </w:r>
      <w:r w:rsidR="00112716">
        <w:rPr>
          <w:rFonts w:ascii="Arial" w:hAnsi="Arial" w:cs="Arial"/>
          <w:sz w:val="24"/>
          <w:szCs w:val="24"/>
          <w:lang w:val="en-US"/>
        </w:rPr>
        <w:t>general</w:t>
      </w:r>
      <w:r w:rsidRPr="00872A80">
        <w:rPr>
          <w:rFonts w:ascii="Arial" w:hAnsi="Arial" w:cs="Arial"/>
          <w:sz w:val="24"/>
          <w:szCs w:val="24"/>
          <w:lang w:val="en-US"/>
        </w:rPr>
        <w:t xml:space="preserve"> analysis of how demographic factors (gender,</w:t>
      </w:r>
      <w:r w:rsidR="00A47C02">
        <w:rPr>
          <w:rFonts w:ascii="Arial" w:hAnsi="Arial" w:cs="Arial"/>
          <w:sz w:val="24"/>
          <w:szCs w:val="24"/>
          <w:lang w:val="en-US"/>
        </w:rPr>
        <w:t xml:space="preserve"> country,</w:t>
      </w:r>
      <w:r w:rsidRPr="00872A80">
        <w:rPr>
          <w:rFonts w:ascii="Arial" w:hAnsi="Arial" w:cs="Arial"/>
          <w:sz w:val="24"/>
          <w:szCs w:val="24"/>
          <w:lang w:val="en-US"/>
        </w:rPr>
        <w:t xml:space="preserve"> remote work level) interact with leadership roles to influence remote work outcomes, offering insights into the complex patterns that shape remote work experiences across different population groups.</w:t>
      </w:r>
      <w:r w:rsidR="007C153F">
        <w:rPr>
          <w:rFonts w:ascii="Arial" w:hAnsi="Arial" w:cs="Arial"/>
          <w:sz w:val="24"/>
          <w:szCs w:val="24"/>
          <w:lang w:val="en-US"/>
        </w:rPr>
        <w:t xml:space="preserve"> </w:t>
      </w:r>
      <w:r w:rsidRPr="00872A80">
        <w:rPr>
          <w:rFonts w:ascii="Arial" w:hAnsi="Arial" w:cs="Arial"/>
          <w:sz w:val="24"/>
          <w:szCs w:val="24"/>
          <w:lang w:val="en-US"/>
        </w:rPr>
        <w:t xml:space="preserve">Third, it offers recommendations for developing role-specific and demographically-sensitive remote work strategies that account for the unique organizational and cultural characteristics of </w:t>
      </w:r>
      <w:proofErr w:type="spellStart"/>
      <w:r w:rsidRPr="00872A80">
        <w:rPr>
          <w:rFonts w:ascii="Arial" w:hAnsi="Arial" w:cs="Arial"/>
          <w:sz w:val="24"/>
          <w:szCs w:val="24"/>
          <w:lang w:val="en-US"/>
        </w:rPr>
        <w:t>Iberoamerican</w:t>
      </w:r>
      <w:proofErr w:type="spellEnd"/>
      <w:r w:rsidRPr="00872A80">
        <w:rPr>
          <w:rFonts w:ascii="Arial" w:hAnsi="Arial" w:cs="Arial"/>
          <w:sz w:val="24"/>
          <w:szCs w:val="24"/>
          <w:lang w:val="en-US"/>
        </w:rPr>
        <w:t xml:space="preserve"> contexts, </w:t>
      </w:r>
      <w:r w:rsidR="0061219D">
        <w:rPr>
          <w:rFonts w:ascii="Arial" w:hAnsi="Arial" w:cs="Arial"/>
          <w:sz w:val="24"/>
          <w:szCs w:val="24"/>
          <w:lang w:val="en-US"/>
        </w:rPr>
        <w:t>a</w:t>
      </w:r>
      <w:r w:rsidR="0061219D" w:rsidRPr="0061219D">
        <w:rPr>
          <w:rFonts w:ascii="Arial" w:hAnsi="Arial" w:cs="Arial"/>
          <w:sz w:val="24"/>
          <w:szCs w:val="24"/>
          <w:lang w:val="en-US"/>
        </w:rPr>
        <w:t>dopting more flexible and customized approaches to remote work policy</w:t>
      </w:r>
      <w:r w:rsidR="0061219D">
        <w:rPr>
          <w:rFonts w:ascii="Arial" w:hAnsi="Arial" w:cs="Arial"/>
          <w:sz w:val="24"/>
          <w:szCs w:val="24"/>
          <w:lang w:val="en-US"/>
        </w:rPr>
        <w:t>.</w:t>
      </w:r>
    </w:p>
    <w:p w14:paraId="547826A1" w14:textId="77777777" w:rsidR="0061219D" w:rsidRDefault="0061219D" w:rsidP="00872A80">
      <w:pPr>
        <w:autoSpaceDE w:val="0"/>
        <w:autoSpaceDN w:val="0"/>
        <w:adjustRightInd w:val="0"/>
        <w:spacing w:after="0" w:line="240" w:lineRule="auto"/>
        <w:jc w:val="both"/>
        <w:rPr>
          <w:rFonts w:ascii="Arial" w:hAnsi="Arial" w:cs="Arial"/>
          <w:sz w:val="24"/>
          <w:szCs w:val="24"/>
          <w:lang w:val="en-US"/>
        </w:rPr>
      </w:pPr>
    </w:p>
    <w:p w14:paraId="47A363BB" w14:textId="339A5E90" w:rsidR="00272772" w:rsidRPr="006B7329" w:rsidRDefault="00112267" w:rsidP="0061219D">
      <w:pPr>
        <w:autoSpaceDE w:val="0"/>
        <w:autoSpaceDN w:val="0"/>
        <w:adjustRightInd w:val="0"/>
        <w:spacing w:after="0" w:line="240" w:lineRule="auto"/>
        <w:ind w:firstLine="708"/>
        <w:jc w:val="both"/>
        <w:rPr>
          <w:rFonts w:ascii="Arial" w:hAnsi="Arial" w:cs="Arial"/>
          <w:sz w:val="24"/>
          <w:szCs w:val="24"/>
          <w:lang w:val="en-US"/>
        </w:rPr>
      </w:pPr>
      <w:r w:rsidRPr="00112267">
        <w:rPr>
          <w:rFonts w:ascii="Arial" w:hAnsi="Arial" w:cs="Arial"/>
          <w:sz w:val="24"/>
          <w:szCs w:val="24"/>
          <w:lang w:val="en-US"/>
        </w:rPr>
        <w:lastRenderedPageBreak/>
        <w:t>The paper is structured as follows:</w:t>
      </w:r>
      <w:r>
        <w:rPr>
          <w:rFonts w:ascii="Arial" w:hAnsi="Arial" w:cs="Arial"/>
          <w:sz w:val="24"/>
          <w:szCs w:val="24"/>
          <w:lang w:val="en-US"/>
        </w:rPr>
        <w:t xml:space="preserve"> </w:t>
      </w:r>
      <w:r w:rsidR="00872A80" w:rsidRPr="00872A80">
        <w:rPr>
          <w:rFonts w:ascii="Arial" w:hAnsi="Arial" w:cs="Arial"/>
          <w:sz w:val="24"/>
          <w:szCs w:val="24"/>
          <w:lang w:val="en-US"/>
        </w:rPr>
        <w:t xml:space="preserve">Section 2 elaborates on the theoretical background and existing literature on remote work impacts, with particular attention to the gap in </w:t>
      </w:r>
      <w:proofErr w:type="spellStart"/>
      <w:r w:rsidR="00872A80" w:rsidRPr="00872A80">
        <w:rPr>
          <w:rFonts w:ascii="Arial" w:hAnsi="Arial" w:cs="Arial"/>
          <w:sz w:val="24"/>
          <w:szCs w:val="24"/>
          <w:lang w:val="en-US"/>
        </w:rPr>
        <w:t>Iberoamerican</w:t>
      </w:r>
      <w:proofErr w:type="spellEnd"/>
      <w:r w:rsidR="00872A80" w:rsidRPr="00872A80">
        <w:rPr>
          <w:rFonts w:ascii="Arial" w:hAnsi="Arial" w:cs="Arial"/>
          <w:sz w:val="24"/>
          <w:szCs w:val="24"/>
          <w:lang w:val="en-US"/>
        </w:rPr>
        <w:t xml:space="preserve"> research and leadership role differences. Section 3 describes the quantitative methodology employed to analyze data from 232 software professionals across Argentina, Colombia, Spain, and Mexico, focusing on role-based comparisons. Section 4 presents the statistical analysis results, emphasizing differences between managerial and individual contributor roles across demographic variables. Section 5 provides recommendations and identifies follow-up steps for organizations and future research. Section 6 contains the references, and the annexes provide detailed statistical tables and supplementary analysis</w:t>
      </w:r>
      <w:r w:rsidR="00B45F82">
        <w:rPr>
          <w:rFonts w:ascii="Arial" w:hAnsi="Arial" w:cs="Arial"/>
          <w:sz w:val="24"/>
          <w:szCs w:val="24"/>
          <w:lang w:val="en-US"/>
        </w:rPr>
        <w:t>.</w:t>
      </w:r>
    </w:p>
    <w:p w14:paraId="5C04ACFD" w14:textId="77777777" w:rsidR="00F51974" w:rsidRPr="00F51974" w:rsidRDefault="00F51974" w:rsidP="00F51974">
      <w:pPr>
        <w:pStyle w:val="ListParagraph"/>
        <w:autoSpaceDE w:val="0"/>
        <w:autoSpaceDN w:val="0"/>
        <w:adjustRightInd w:val="0"/>
        <w:spacing w:after="0" w:line="240" w:lineRule="auto"/>
        <w:jc w:val="both"/>
        <w:rPr>
          <w:rFonts w:ascii="Arial" w:hAnsi="Arial" w:cs="Arial"/>
          <w:sz w:val="24"/>
          <w:szCs w:val="24"/>
          <w:lang w:val="en-US"/>
        </w:rPr>
      </w:pPr>
    </w:p>
    <w:p w14:paraId="0C7729DF" w14:textId="304DFC79" w:rsidR="00B859BB" w:rsidRDefault="00B859BB" w:rsidP="00796848">
      <w:pPr>
        <w:autoSpaceDE w:val="0"/>
        <w:autoSpaceDN w:val="0"/>
        <w:adjustRightInd w:val="0"/>
        <w:spacing w:after="0" w:line="240" w:lineRule="auto"/>
        <w:jc w:val="both"/>
        <w:rPr>
          <w:rFonts w:ascii="Arial" w:hAnsi="Arial" w:cs="Arial"/>
          <w:b/>
          <w:bCs/>
          <w:sz w:val="28"/>
          <w:szCs w:val="28"/>
          <w:lang w:val="en-US"/>
        </w:rPr>
      </w:pPr>
      <w:r w:rsidRPr="007F5D24">
        <w:rPr>
          <w:rFonts w:ascii="Arial" w:hAnsi="Arial" w:cs="Arial"/>
          <w:b/>
          <w:bCs/>
          <w:sz w:val="28"/>
          <w:szCs w:val="28"/>
          <w:lang w:val="en-US"/>
        </w:rPr>
        <w:t>2. RELATED LITERATURE</w:t>
      </w:r>
    </w:p>
    <w:p w14:paraId="71BE7C99" w14:textId="77777777" w:rsidR="00C16513" w:rsidRDefault="00C16513" w:rsidP="00796848">
      <w:pPr>
        <w:autoSpaceDE w:val="0"/>
        <w:autoSpaceDN w:val="0"/>
        <w:adjustRightInd w:val="0"/>
        <w:spacing w:after="0" w:line="240" w:lineRule="auto"/>
        <w:jc w:val="both"/>
        <w:rPr>
          <w:rFonts w:ascii="Arial" w:hAnsi="Arial" w:cs="Arial"/>
          <w:b/>
          <w:bCs/>
          <w:sz w:val="24"/>
          <w:szCs w:val="24"/>
          <w:lang w:val="en-US"/>
        </w:rPr>
      </w:pPr>
    </w:p>
    <w:p w14:paraId="60847EC8" w14:textId="5600A4C8" w:rsidR="00C16513" w:rsidRDefault="00C16513" w:rsidP="00796848">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 xml:space="preserve">2.1 </w:t>
      </w:r>
      <w:r w:rsidRPr="00C16513">
        <w:rPr>
          <w:rFonts w:ascii="Arial" w:hAnsi="Arial" w:cs="Arial"/>
          <w:b/>
          <w:bCs/>
          <w:sz w:val="24"/>
          <w:szCs w:val="24"/>
          <w:lang w:val="en-US"/>
        </w:rPr>
        <w:t>Theoretical Background</w:t>
      </w:r>
    </w:p>
    <w:p w14:paraId="3CE3CF69" w14:textId="670B494C" w:rsidR="00C16513" w:rsidRDefault="00C16513" w:rsidP="00E85B05">
      <w:pPr>
        <w:autoSpaceDE w:val="0"/>
        <w:autoSpaceDN w:val="0"/>
        <w:adjustRightInd w:val="0"/>
        <w:spacing w:after="0" w:line="240" w:lineRule="auto"/>
        <w:ind w:firstLine="708"/>
        <w:jc w:val="both"/>
        <w:rPr>
          <w:rFonts w:ascii="Arial" w:hAnsi="Arial" w:cs="Arial"/>
          <w:sz w:val="24"/>
          <w:szCs w:val="24"/>
          <w:lang w:val="en-US"/>
        </w:rPr>
      </w:pPr>
      <w:r w:rsidRPr="2B8B3F64">
        <w:rPr>
          <w:rFonts w:ascii="Arial" w:hAnsi="Arial" w:cs="Arial"/>
          <w:sz w:val="24"/>
          <w:szCs w:val="24"/>
          <w:lang w:val="en-US"/>
        </w:rPr>
        <w:t xml:space="preserve">The shift to remote work has </w:t>
      </w:r>
      <w:r w:rsidR="0083187C" w:rsidRPr="2B8B3F64">
        <w:rPr>
          <w:rFonts w:ascii="Arial" w:hAnsi="Arial" w:cs="Arial"/>
          <w:sz w:val="24"/>
          <w:szCs w:val="24"/>
          <w:lang w:val="en-US"/>
        </w:rPr>
        <w:t>changed</w:t>
      </w:r>
      <w:r w:rsidRPr="2B8B3F64">
        <w:rPr>
          <w:rFonts w:ascii="Arial" w:hAnsi="Arial" w:cs="Arial"/>
          <w:sz w:val="24"/>
          <w:szCs w:val="24"/>
          <w:lang w:val="en-US"/>
        </w:rPr>
        <w:t xml:space="preserve"> workplace dynamics, affecting employee </w:t>
      </w:r>
      <w:r w:rsidR="00C726BE">
        <w:rPr>
          <w:rFonts w:ascii="Arial" w:hAnsi="Arial" w:cs="Arial"/>
          <w:sz w:val="24"/>
          <w:szCs w:val="24"/>
          <w:lang w:val="en-US"/>
        </w:rPr>
        <w:t>motivation</w:t>
      </w:r>
      <w:r w:rsidRPr="2B8B3F64">
        <w:rPr>
          <w:rFonts w:ascii="Arial" w:hAnsi="Arial" w:cs="Arial"/>
          <w:sz w:val="24"/>
          <w:szCs w:val="24"/>
          <w:lang w:val="en-US"/>
        </w:rPr>
        <w:t xml:space="preserve"> and stress levels. Various psychological theories help explain how these factors interact in a remote work setting, particularly for software developers. This section reviews two relevant theoretical perspectives:</w:t>
      </w:r>
    </w:p>
    <w:p w14:paraId="17DD31E8" w14:textId="77777777" w:rsidR="00C16513" w:rsidRDefault="00C16513" w:rsidP="00796848">
      <w:pPr>
        <w:autoSpaceDE w:val="0"/>
        <w:autoSpaceDN w:val="0"/>
        <w:adjustRightInd w:val="0"/>
        <w:spacing w:after="0" w:line="240" w:lineRule="auto"/>
        <w:jc w:val="both"/>
        <w:rPr>
          <w:rFonts w:ascii="Arial" w:hAnsi="Arial" w:cs="Arial"/>
          <w:sz w:val="24"/>
          <w:szCs w:val="24"/>
          <w:lang w:val="en-US"/>
        </w:rPr>
      </w:pPr>
    </w:p>
    <w:p w14:paraId="4A1E560E" w14:textId="1BFFA0B2" w:rsidR="00C16513" w:rsidRDefault="00C16513" w:rsidP="00E85B05">
      <w:pPr>
        <w:autoSpaceDE w:val="0"/>
        <w:autoSpaceDN w:val="0"/>
        <w:adjustRightInd w:val="0"/>
        <w:spacing w:after="0" w:line="240" w:lineRule="auto"/>
        <w:ind w:firstLine="708"/>
        <w:jc w:val="both"/>
        <w:rPr>
          <w:rFonts w:ascii="Arial" w:hAnsi="Arial" w:cs="Arial"/>
          <w:sz w:val="24"/>
          <w:szCs w:val="24"/>
          <w:lang w:val="en-US"/>
        </w:rPr>
      </w:pPr>
      <w:r>
        <w:rPr>
          <w:rFonts w:ascii="Arial" w:hAnsi="Arial" w:cs="Arial"/>
          <w:sz w:val="24"/>
          <w:szCs w:val="24"/>
          <w:lang w:val="en-US"/>
        </w:rPr>
        <w:t>The S</w:t>
      </w:r>
      <w:r w:rsidRPr="00C16513">
        <w:rPr>
          <w:rFonts w:ascii="Arial" w:hAnsi="Arial" w:cs="Arial"/>
          <w:sz w:val="24"/>
          <w:szCs w:val="24"/>
          <w:lang w:val="en-US"/>
        </w:rPr>
        <w:t>elf-Determination Theory</w:t>
      </w:r>
      <w:r w:rsidR="008014F3">
        <w:rPr>
          <w:rFonts w:ascii="Arial" w:hAnsi="Arial" w:cs="Arial"/>
          <w:sz w:val="24"/>
          <w:szCs w:val="24"/>
          <w:lang w:val="en-US"/>
        </w:rPr>
        <w:t xml:space="preserve">, </w:t>
      </w:r>
      <w:r w:rsidRPr="00C16513">
        <w:rPr>
          <w:rFonts w:ascii="Arial" w:hAnsi="Arial" w:cs="Arial"/>
          <w:sz w:val="24"/>
          <w:szCs w:val="24"/>
          <w:lang w:val="en-US"/>
        </w:rPr>
        <w:t>developed by Ryan and Deci</w:t>
      </w:r>
      <w:r w:rsidR="00996A6E">
        <w:rPr>
          <w:rFonts w:ascii="Arial" w:hAnsi="Arial" w:cs="Arial"/>
          <w:sz w:val="24"/>
          <w:szCs w:val="24"/>
          <w:lang w:val="en-US"/>
        </w:rPr>
        <w:t xml:space="preserve"> </w:t>
      </w:r>
      <w:r w:rsidR="00996A6E">
        <w:rPr>
          <w:rFonts w:ascii="Arial" w:hAnsi="Arial" w:cs="Arial"/>
          <w:sz w:val="24"/>
          <w:szCs w:val="24"/>
          <w:lang w:val="en-US"/>
        </w:rPr>
        <w:t>[</w:t>
      </w:r>
      <w:r w:rsidR="00996A6E">
        <w:rPr>
          <w:rFonts w:ascii="Arial" w:hAnsi="Arial" w:cs="Arial"/>
          <w:sz w:val="24"/>
          <w:szCs w:val="24"/>
          <w:lang w:val="en-US"/>
        </w:rPr>
        <w:t>3</w:t>
      </w:r>
      <w:r w:rsidR="00996A6E">
        <w:rPr>
          <w:rFonts w:ascii="Arial" w:hAnsi="Arial" w:cs="Arial"/>
          <w:sz w:val="24"/>
          <w:szCs w:val="24"/>
          <w:lang w:val="en-US"/>
        </w:rPr>
        <w:t>]</w:t>
      </w:r>
      <w:r w:rsidRPr="00C16513">
        <w:rPr>
          <w:rFonts w:ascii="Arial" w:hAnsi="Arial" w:cs="Arial"/>
          <w:sz w:val="24"/>
          <w:szCs w:val="24"/>
          <w:lang w:val="en-US"/>
        </w:rPr>
        <w:t xml:space="preserve">, identifies three fundamental human needs that drive motivation and well-being: autonomy, </w:t>
      </w:r>
      <w:r w:rsidRPr="006636E7">
        <w:rPr>
          <w:rFonts w:ascii="Arial" w:hAnsi="Arial" w:cs="Arial"/>
          <w:sz w:val="24"/>
          <w:szCs w:val="24"/>
          <w:lang w:val="en-US"/>
        </w:rPr>
        <w:t>competence</w:t>
      </w:r>
      <w:r w:rsidRPr="00C16513">
        <w:rPr>
          <w:rFonts w:ascii="Arial" w:hAnsi="Arial" w:cs="Arial"/>
          <w:sz w:val="24"/>
          <w:szCs w:val="24"/>
          <w:lang w:val="en-US"/>
        </w:rPr>
        <w:t xml:space="preserve">, and </w:t>
      </w:r>
      <w:r w:rsidR="00D30A59" w:rsidRPr="00C16513">
        <w:rPr>
          <w:rFonts w:ascii="Arial" w:hAnsi="Arial" w:cs="Arial"/>
          <w:sz w:val="24"/>
          <w:szCs w:val="24"/>
          <w:lang w:val="en-US"/>
        </w:rPr>
        <w:t>relatedness</w:t>
      </w:r>
      <w:r w:rsidR="009F314D" w:rsidRPr="003B2ACA">
        <w:rPr>
          <w:rFonts w:ascii="Arial" w:hAnsi="Arial" w:cs="Arial"/>
          <w:sz w:val="24"/>
          <w:szCs w:val="24"/>
          <w:lang w:val="en-US"/>
        </w:rPr>
        <w:t xml:space="preserve">. </w:t>
      </w:r>
      <w:r w:rsidR="00DB059A" w:rsidRPr="00DB059A">
        <w:rPr>
          <w:rFonts w:ascii="Arial" w:hAnsi="Arial" w:cs="Arial"/>
          <w:sz w:val="24"/>
          <w:szCs w:val="24"/>
          <w:lang w:val="en-US"/>
        </w:rPr>
        <w:t>In remote work contexts, these needs may be fulfilled differently depending on one's organizational role. Managers may experience enhanced autonomy through reduced interruptions and greater control over their schedules, while individual contributors might face challenges in relatedness due to reduced informal interactions with peers</w:t>
      </w:r>
      <w:r w:rsidR="00DB059A">
        <w:rPr>
          <w:rFonts w:ascii="Arial" w:hAnsi="Arial" w:cs="Arial"/>
          <w:sz w:val="24"/>
          <w:szCs w:val="24"/>
          <w:lang w:val="en-US"/>
        </w:rPr>
        <w:t>.</w:t>
      </w:r>
      <w:r w:rsidR="007929B5">
        <w:rPr>
          <w:rFonts w:ascii="Arial" w:hAnsi="Arial" w:cs="Arial"/>
          <w:sz w:val="24"/>
          <w:szCs w:val="24"/>
          <w:lang w:val="en-US"/>
        </w:rPr>
        <w:t xml:space="preserve"> </w:t>
      </w:r>
      <w:r w:rsidRPr="00C16513">
        <w:rPr>
          <w:rFonts w:ascii="Arial" w:hAnsi="Arial" w:cs="Arial"/>
          <w:sz w:val="24"/>
          <w:szCs w:val="24"/>
          <w:lang w:val="en-US"/>
        </w:rPr>
        <w:t xml:space="preserve">A study on software engineers working remotely found that </w:t>
      </w:r>
      <w:r w:rsidRPr="006636E7">
        <w:rPr>
          <w:rFonts w:ascii="Arial" w:hAnsi="Arial" w:cs="Arial"/>
          <w:sz w:val="24"/>
          <w:szCs w:val="24"/>
          <w:lang w:val="en-US"/>
        </w:rPr>
        <w:t>competence</w:t>
      </w:r>
      <w:r w:rsidR="003210BF">
        <w:rPr>
          <w:rFonts w:ascii="Arial" w:hAnsi="Arial" w:cs="Arial"/>
          <w:sz w:val="24"/>
          <w:szCs w:val="24"/>
          <w:lang w:val="en-US"/>
        </w:rPr>
        <w:t xml:space="preserve"> </w:t>
      </w:r>
      <w:r w:rsidRPr="00C16513">
        <w:rPr>
          <w:rFonts w:ascii="Arial" w:hAnsi="Arial" w:cs="Arial"/>
          <w:sz w:val="24"/>
          <w:szCs w:val="24"/>
          <w:lang w:val="en-US"/>
        </w:rPr>
        <w:t xml:space="preserve">and autonomy were positively correlated with job satisfaction, but lower relatedness led to feelings of </w:t>
      </w:r>
      <w:r w:rsidR="008B4B6A" w:rsidRPr="00C16513">
        <w:rPr>
          <w:rFonts w:ascii="Arial" w:hAnsi="Arial" w:cs="Arial"/>
          <w:sz w:val="24"/>
          <w:szCs w:val="24"/>
          <w:lang w:val="en-US"/>
        </w:rPr>
        <w:t>isolation​</w:t>
      </w:r>
      <w:r w:rsidR="008B4B6A" w:rsidRPr="00D30A59">
        <w:rPr>
          <w:rFonts w:ascii="Arial" w:hAnsi="Arial" w:cs="Arial"/>
          <w:sz w:val="24"/>
          <w:szCs w:val="24"/>
          <w:lang w:val="en-US"/>
        </w:rPr>
        <w:t xml:space="preserve"> </w:t>
      </w:r>
      <w:r w:rsidR="00996A6E">
        <w:rPr>
          <w:rFonts w:ascii="Arial" w:hAnsi="Arial" w:cs="Arial"/>
          <w:sz w:val="24"/>
          <w:szCs w:val="24"/>
          <w:lang w:val="en-US"/>
        </w:rPr>
        <w:t>[</w:t>
      </w:r>
      <w:r w:rsidR="00996A6E">
        <w:rPr>
          <w:rFonts w:ascii="Arial" w:hAnsi="Arial" w:cs="Arial"/>
          <w:sz w:val="24"/>
          <w:szCs w:val="24"/>
          <w:lang w:val="en-US"/>
        </w:rPr>
        <w:t>4</w:t>
      </w:r>
      <w:r w:rsidR="00996A6E">
        <w:rPr>
          <w:rFonts w:ascii="Arial" w:hAnsi="Arial" w:cs="Arial"/>
          <w:sz w:val="24"/>
          <w:szCs w:val="24"/>
          <w:lang w:val="en-US"/>
        </w:rPr>
        <w:t>]</w:t>
      </w:r>
      <w:r w:rsidR="007929B5" w:rsidRPr="003B2ACA">
        <w:rPr>
          <w:rFonts w:ascii="Arial" w:hAnsi="Arial" w:cs="Arial"/>
          <w:sz w:val="24"/>
          <w:szCs w:val="24"/>
          <w:lang w:val="en-US"/>
        </w:rPr>
        <w:t>.</w:t>
      </w:r>
    </w:p>
    <w:p w14:paraId="5286A261" w14:textId="77777777" w:rsidR="00953209" w:rsidRDefault="00953209" w:rsidP="00796848">
      <w:pPr>
        <w:autoSpaceDE w:val="0"/>
        <w:autoSpaceDN w:val="0"/>
        <w:adjustRightInd w:val="0"/>
        <w:spacing w:after="0" w:line="240" w:lineRule="auto"/>
        <w:jc w:val="both"/>
        <w:rPr>
          <w:rFonts w:ascii="Arial" w:hAnsi="Arial" w:cs="Arial"/>
          <w:sz w:val="24"/>
          <w:szCs w:val="24"/>
          <w:lang w:val="en-US"/>
        </w:rPr>
      </w:pPr>
    </w:p>
    <w:p w14:paraId="2DCC5DA7" w14:textId="5281C7F0" w:rsidR="00953209" w:rsidRDefault="008B4B6A" w:rsidP="00E85B05">
      <w:pPr>
        <w:autoSpaceDE w:val="0"/>
        <w:autoSpaceDN w:val="0"/>
        <w:adjustRightInd w:val="0"/>
        <w:spacing w:after="0" w:line="240" w:lineRule="auto"/>
        <w:ind w:firstLine="708"/>
        <w:jc w:val="both"/>
        <w:rPr>
          <w:rFonts w:ascii="Arial" w:hAnsi="Arial" w:cs="Arial"/>
          <w:sz w:val="24"/>
          <w:szCs w:val="24"/>
          <w:lang w:val="en-US"/>
        </w:rPr>
      </w:pPr>
      <w:r w:rsidRPr="008B4B6A">
        <w:rPr>
          <w:rFonts w:ascii="Arial" w:hAnsi="Arial" w:cs="Arial"/>
          <w:sz w:val="24"/>
          <w:szCs w:val="24"/>
          <w:lang w:val="en-US"/>
        </w:rPr>
        <w:t>A</w:t>
      </w:r>
      <w:r w:rsidR="003210BF" w:rsidRPr="008B4B6A">
        <w:rPr>
          <w:rFonts w:ascii="Arial" w:hAnsi="Arial" w:cs="Arial"/>
          <w:sz w:val="24"/>
          <w:szCs w:val="24"/>
          <w:lang w:val="en-US"/>
        </w:rPr>
        <w:t xml:space="preserve"> second</w:t>
      </w:r>
      <w:r w:rsidRPr="008B4B6A">
        <w:rPr>
          <w:rFonts w:ascii="Arial" w:hAnsi="Arial" w:cs="Arial"/>
          <w:sz w:val="24"/>
          <w:szCs w:val="24"/>
          <w:lang w:val="en-US"/>
        </w:rPr>
        <w:t xml:space="preserve"> relevant</w:t>
      </w:r>
      <w:r w:rsidR="003210BF" w:rsidRPr="008B4B6A">
        <w:rPr>
          <w:rFonts w:ascii="Arial" w:hAnsi="Arial" w:cs="Arial"/>
          <w:sz w:val="24"/>
          <w:szCs w:val="24"/>
          <w:lang w:val="en-US"/>
        </w:rPr>
        <w:t xml:space="preserve"> approach is the hedonic and eud</w:t>
      </w:r>
      <w:r w:rsidR="00EA6FB4">
        <w:rPr>
          <w:rFonts w:ascii="Arial" w:hAnsi="Arial" w:cs="Arial"/>
          <w:sz w:val="24"/>
          <w:szCs w:val="24"/>
          <w:lang w:val="en-US"/>
        </w:rPr>
        <w:t>ai</w:t>
      </w:r>
      <w:r w:rsidR="003210BF" w:rsidRPr="008B4B6A">
        <w:rPr>
          <w:rFonts w:ascii="Arial" w:hAnsi="Arial" w:cs="Arial"/>
          <w:sz w:val="24"/>
          <w:szCs w:val="24"/>
          <w:lang w:val="en-US"/>
        </w:rPr>
        <w:t xml:space="preserve">monic framework. </w:t>
      </w:r>
      <w:r w:rsidR="00953209" w:rsidRPr="008B4B6A">
        <w:rPr>
          <w:rFonts w:ascii="Arial" w:hAnsi="Arial" w:cs="Arial"/>
          <w:sz w:val="24"/>
          <w:szCs w:val="24"/>
          <w:lang w:val="en-US"/>
        </w:rPr>
        <w:t>Th</w:t>
      </w:r>
      <w:r w:rsidRPr="008B4B6A">
        <w:rPr>
          <w:rFonts w:ascii="Arial" w:hAnsi="Arial" w:cs="Arial"/>
          <w:sz w:val="24"/>
          <w:szCs w:val="24"/>
          <w:lang w:val="en-US"/>
        </w:rPr>
        <w:t>is perspective distinguishes</w:t>
      </w:r>
      <w:r w:rsidR="00953209" w:rsidRPr="008B4B6A">
        <w:rPr>
          <w:rFonts w:ascii="Arial" w:hAnsi="Arial" w:cs="Arial"/>
          <w:sz w:val="24"/>
          <w:szCs w:val="24"/>
          <w:lang w:val="en-US"/>
        </w:rPr>
        <w:t xml:space="preserve"> between</w:t>
      </w:r>
      <w:r w:rsidRPr="008B4B6A">
        <w:rPr>
          <w:rFonts w:ascii="Arial" w:hAnsi="Arial" w:cs="Arial"/>
          <w:sz w:val="24"/>
          <w:szCs w:val="24"/>
          <w:lang w:val="en-US"/>
        </w:rPr>
        <w:t xml:space="preserve"> two aspects of well-being:</w:t>
      </w:r>
      <w:r w:rsidR="00953209" w:rsidRPr="008B4B6A">
        <w:rPr>
          <w:rFonts w:ascii="Arial" w:hAnsi="Arial" w:cs="Arial"/>
          <w:sz w:val="24"/>
          <w:szCs w:val="24"/>
          <w:lang w:val="en-US"/>
        </w:rPr>
        <w:t xml:space="preserve"> </w:t>
      </w:r>
      <w:r w:rsidRPr="008B4B6A">
        <w:rPr>
          <w:rFonts w:ascii="Arial" w:hAnsi="Arial" w:cs="Arial"/>
          <w:sz w:val="24"/>
          <w:szCs w:val="24"/>
          <w:lang w:val="en-US"/>
        </w:rPr>
        <w:t xml:space="preserve">hedonic well-being, which relates to short-term pleasure and stress avoidance, and eudaimonic well-being, which is associated with meaning, purpose, and long-term fulfillment </w:t>
      </w:r>
      <w:r w:rsidR="00996A6E">
        <w:rPr>
          <w:rFonts w:ascii="Arial" w:hAnsi="Arial" w:cs="Arial"/>
          <w:sz w:val="24"/>
          <w:szCs w:val="24"/>
          <w:lang w:val="en-US"/>
        </w:rPr>
        <w:t>[</w:t>
      </w:r>
      <w:r w:rsidR="00996A6E">
        <w:rPr>
          <w:rFonts w:ascii="Arial" w:hAnsi="Arial" w:cs="Arial"/>
          <w:sz w:val="24"/>
          <w:szCs w:val="24"/>
          <w:lang w:val="en-US"/>
        </w:rPr>
        <w:t>5</w:t>
      </w:r>
      <w:r w:rsidR="00996A6E">
        <w:rPr>
          <w:rFonts w:ascii="Arial" w:hAnsi="Arial" w:cs="Arial"/>
          <w:sz w:val="24"/>
          <w:szCs w:val="24"/>
          <w:lang w:val="en-US"/>
        </w:rPr>
        <w:t>]</w:t>
      </w:r>
      <w:r w:rsidR="0094507E" w:rsidRPr="0094507E">
        <w:rPr>
          <w:rFonts w:ascii="Arial" w:hAnsi="Arial" w:cs="Arial"/>
          <w:sz w:val="24"/>
          <w:szCs w:val="24"/>
          <w:lang w:val="en-US"/>
        </w:rPr>
        <w:t>.</w:t>
      </w:r>
      <w:r w:rsidR="0094507E">
        <w:rPr>
          <w:rFonts w:ascii="Arial" w:hAnsi="Arial" w:cs="Arial"/>
          <w:sz w:val="24"/>
          <w:szCs w:val="24"/>
          <w:lang w:val="en-US"/>
        </w:rPr>
        <w:t xml:space="preserve"> </w:t>
      </w:r>
      <w:r w:rsidR="00AE26ED" w:rsidRPr="00AE26ED">
        <w:rPr>
          <w:rFonts w:ascii="Arial" w:hAnsi="Arial" w:cs="Arial"/>
          <w:sz w:val="24"/>
          <w:szCs w:val="24"/>
          <w:lang w:val="en-US"/>
        </w:rPr>
        <w:t>For managers, remote work may enhance eudaimonic well-being through better work-life integration and strategic focus, while individual contributors may experience mixed effects depending on their ability to find meaning and connection in distributed work environments.</w:t>
      </w:r>
    </w:p>
    <w:p w14:paraId="187F4C02" w14:textId="77777777" w:rsidR="008B4B6A" w:rsidRDefault="008B4B6A" w:rsidP="00796848">
      <w:pPr>
        <w:autoSpaceDE w:val="0"/>
        <w:autoSpaceDN w:val="0"/>
        <w:adjustRightInd w:val="0"/>
        <w:spacing w:after="0" w:line="240" w:lineRule="auto"/>
        <w:jc w:val="both"/>
        <w:rPr>
          <w:rFonts w:ascii="Arial" w:hAnsi="Arial" w:cs="Arial"/>
          <w:sz w:val="24"/>
          <w:szCs w:val="24"/>
          <w:lang w:val="en-US"/>
        </w:rPr>
      </w:pPr>
    </w:p>
    <w:p w14:paraId="340ED753" w14:textId="5D3305F5" w:rsidR="008B4F31" w:rsidRDefault="00953209" w:rsidP="00E85B05">
      <w:pPr>
        <w:autoSpaceDE w:val="0"/>
        <w:autoSpaceDN w:val="0"/>
        <w:adjustRightInd w:val="0"/>
        <w:spacing w:after="0" w:line="240" w:lineRule="auto"/>
        <w:ind w:firstLine="708"/>
        <w:jc w:val="both"/>
        <w:rPr>
          <w:rFonts w:ascii="Arial" w:hAnsi="Arial" w:cs="Arial"/>
          <w:sz w:val="24"/>
          <w:szCs w:val="24"/>
          <w:lang w:val="en-US"/>
        </w:rPr>
      </w:pPr>
      <w:r w:rsidRPr="2B8B3F64">
        <w:rPr>
          <w:rFonts w:ascii="Arial" w:hAnsi="Arial" w:cs="Arial"/>
          <w:sz w:val="24"/>
          <w:szCs w:val="24"/>
          <w:lang w:val="en-US"/>
        </w:rPr>
        <w:t xml:space="preserve">These theoretical models offer complementary perspectives on how remote work impacts </w:t>
      </w:r>
      <w:r w:rsidR="009C1F04">
        <w:rPr>
          <w:rFonts w:ascii="Arial" w:hAnsi="Arial" w:cs="Arial"/>
          <w:sz w:val="24"/>
          <w:szCs w:val="24"/>
          <w:lang w:val="en-US"/>
        </w:rPr>
        <w:t>performance, motivation</w:t>
      </w:r>
      <w:r w:rsidRPr="2B8B3F64">
        <w:rPr>
          <w:rFonts w:ascii="Arial" w:hAnsi="Arial" w:cs="Arial"/>
          <w:sz w:val="24"/>
          <w:szCs w:val="24"/>
          <w:lang w:val="en-US"/>
        </w:rPr>
        <w:t xml:space="preserve"> and stress.</w:t>
      </w:r>
      <w:r w:rsidR="008B4F31">
        <w:rPr>
          <w:rFonts w:ascii="Arial" w:hAnsi="Arial" w:cs="Arial"/>
          <w:sz w:val="24"/>
          <w:szCs w:val="24"/>
          <w:lang w:val="en-US"/>
        </w:rPr>
        <w:t xml:space="preserve"> Additionally,</w:t>
      </w:r>
      <w:r w:rsidR="008B4F31" w:rsidRPr="008B4F31">
        <w:rPr>
          <w:lang w:val="en-US"/>
        </w:rPr>
        <w:t xml:space="preserve"> </w:t>
      </w:r>
      <w:r w:rsidR="008B4F31">
        <w:rPr>
          <w:rFonts w:ascii="Arial" w:hAnsi="Arial" w:cs="Arial"/>
          <w:sz w:val="24"/>
          <w:szCs w:val="24"/>
          <w:lang w:val="en-US"/>
        </w:rPr>
        <w:t>t</w:t>
      </w:r>
      <w:r w:rsidR="008B4F31" w:rsidRPr="008B4F31">
        <w:rPr>
          <w:rFonts w:ascii="Arial" w:hAnsi="Arial" w:cs="Arial"/>
          <w:sz w:val="24"/>
          <w:szCs w:val="24"/>
          <w:lang w:val="en-US"/>
        </w:rPr>
        <w:t xml:space="preserve">hese models </w:t>
      </w:r>
      <w:r w:rsidR="008B4F31">
        <w:rPr>
          <w:rFonts w:ascii="Arial" w:hAnsi="Arial" w:cs="Arial"/>
          <w:sz w:val="24"/>
          <w:szCs w:val="24"/>
          <w:lang w:val="en-US"/>
        </w:rPr>
        <w:t xml:space="preserve">might </w:t>
      </w:r>
      <w:r w:rsidR="008B4F31" w:rsidRPr="008B4F31">
        <w:rPr>
          <w:rFonts w:ascii="Arial" w:hAnsi="Arial" w:cs="Arial"/>
          <w:sz w:val="24"/>
          <w:szCs w:val="24"/>
          <w:lang w:val="en-US"/>
        </w:rPr>
        <w:t xml:space="preserve">suggest that remote work impacts </w:t>
      </w:r>
      <w:r w:rsidR="00E85B05">
        <w:rPr>
          <w:rFonts w:ascii="Arial" w:hAnsi="Arial" w:cs="Arial"/>
          <w:sz w:val="24"/>
          <w:szCs w:val="24"/>
          <w:lang w:val="en-US"/>
        </w:rPr>
        <w:t>this three variables</w:t>
      </w:r>
      <w:r w:rsidR="008B4F31" w:rsidRPr="008B4F31">
        <w:rPr>
          <w:rFonts w:ascii="Arial" w:hAnsi="Arial" w:cs="Arial"/>
          <w:sz w:val="24"/>
          <w:szCs w:val="24"/>
          <w:lang w:val="en-US"/>
        </w:rPr>
        <w:t xml:space="preserve"> differently based on organizational role, providing a foundation for understanding the managerial versus individual contributor differences </w:t>
      </w:r>
      <w:r w:rsidR="007B24D0">
        <w:rPr>
          <w:rFonts w:ascii="Arial" w:hAnsi="Arial" w:cs="Arial"/>
          <w:sz w:val="24"/>
          <w:szCs w:val="24"/>
          <w:lang w:val="en-US"/>
        </w:rPr>
        <w:t xml:space="preserve">proposed </w:t>
      </w:r>
      <w:r w:rsidR="008B4F31" w:rsidRPr="008B4F31">
        <w:rPr>
          <w:rFonts w:ascii="Arial" w:hAnsi="Arial" w:cs="Arial"/>
          <w:sz w:val="24"/>
          <w:szCs w:val="24"/>
          <w:lang w:val="en-US"/>
        </w:rPr>
        <w:t>in our analysis.</w:t>
      </w:r>
      <w:r w:rsidR="008B4F31">
        <w:rPr>
          <w:rFonts w:ascii="Arial" w:hAnsi="Arial" w:cs="Arial"/>
          <w:sz w:val="24"/>
          <w:szCs w:val="24"/>
          <w:lang w:val="en-US"/>
        </w:rPr>
        <w:t xml:space="preserve"> </w:t>
      </w:r>
    </w:p>
    <w:p w14:paraId="7B170864" w14:textId="77777777" w:rsidR="00A92A53" w:rsidRDefault="00A92A53" w:rsidP="00A92A53">
      <w:pPr>
        <w:autoSpaceDE w:val="0"/>
        <w:autoSpaceDN w:val="0"/>
        <w:adjustRightInd w:val="0"/>
        <w:spacing w:after="0" w:line="240" w:lineRule="auto"/>
        <w:jc w:val="both"/>
        <w:rPr>
          <w:rFonts w:ascii="Arial" w:hAnsi="Arial" w:cs="Arial"/>
          <w:b/>
          <w:bCs/>
          <w:sz w:val="24"/>
          <w:szCs w:val="24"/>
          <w:lang w:val="en-US"/>
        </w:rPr>
      </w:pPr>
    </w:p>
    <w:p w14:paraId="1AEFE762" w14:textId="079888BA" w:rsidR="00A92A53" w:rsidRDefault="00A92A53" w:rsidP="00A92A53">
      <w:pPr>
        <w:autoSpaceDE w:val="0"/>
        <w:autoSpaceDN w:val="0"/>
        <w:adjustRightInd w:val="0"/>
        <w:spacing w:after="0" w:line="240" w:lineRule="auto"/>
        <w:jc w:val="both"/>
        <w:rPr>
          <w:rFonts w:ascii="Arial" w:hAnsi="Arial" w:cs="Arial"/>
          <w:b/>
          <w:bCs/>
          <w:sz w:val="24"/>
          <w:szCs w:val="24"/>
          <w:lang w:val="en-US"/>
        </w:rPr>
      </w:pPr>
      <w:r w:rsidRPr="2B8B3F64">
        <w:rPr>
          <w:rFonts w:ascii="Arial" w:hAnsi="Arial" w:cs="Arial"/>
          <w:b/>
          <w:bCs/>
          <w:sz w:val="24"/>
          <w:szCs w:val="24"/>
          <w:lang w:val="en-US"/>
        </w:rPr>
        <w:t xml:space="preserve">2.2 </w:t>
      </w:r>
      <w:r w:rsidR="005265B3" w:rsidRPr="005265B3">
        <w:rPr>
          <w:rFonts w:ascii="Arial" w:hAnsi="Arial" w:cs="Arial"/>
          <w:b/>
          <w:bCs/>
          <w:sz w:val="24"/>
          <w:szCs w:val="24"/>
          <w:lang w:val="en-US"/>
        </w:rPr>
        <w:t>Studies on Remote Work and Role-Based Differences</w:t>
      </w:r>
      <w:r w:rsidR="005265B3">
        <w:rPr>
          <w:rFonts w:ascii="Arial" w:hAnsi="Arial" w:cs="Arial"/>
          <w:b/>
          <w:bCs/>
          <w:sz w:val="24"/>
          <w:szCs w:val="24"/>
          <w:lang w:val="en-US"/>
        </w:rPr>
        <w:t xml:space="preserve"> </w:t>
      </w:r>
      <w:r w:rsidR="009F3284" w:rsidRPr="2B8B3F64">
        <w:rPr>
          <w:rFonts w:ascii="Arial" w:hAnsi="Arial" w:cs="Arial"/>
          <w:b/>
          <w:bCs/>
          <w:sz w:val="24"/>
          <w:szCs w:val="24"/>
          <w:lang w:val="en-US"/>
        </w:rPr>
        <w:t xml:space="preserve">for </w:t>
      </w:r>
      <w:r w:rsidR="00D13234">
        <w:rPr>
          <w:rFonts w:ascii="Arial" w:hAnsi="Arial" w:cs="Arial"/>
          <w:b/>
          <w:bCs/>
          <w:sz w:val="24"/>
          <w:szCs w:val="24"/>
          <w:lang w:val="en-US"/>
        </w:rPr>
        <w:t>software professionals</w:t>
      </w:r>
    </w:p>
    <w:p w14:paraId="7779E916" w14:textId="77777777" w:rsidR="00A92A53" w:rsidRPr="00953209" w:rsidRDefault="00A92A53" w:rsidP="00796848">
      <w:pPr>
        <w:autoSpaceDE w:val="0"/>
        <w:autoSpaceDN w:val="0"/>
        <w:adjustRightInd w:val="0"/>
        <w:spacing w:after="0" w:line="240" w:lineRule="auto"/>
        <w:jc w:val="both"/>
        <w:rPr>
          <w:rFonts w:ascii="Arial" w:hAnsi="Arial" w:cs="Arial"/>
          <w:sz w:val="24"/>
          <w:szCs w:val="24"/>
          <w:lang w:val="en-US"/>
        </w:rPr>
      </w:pPr>
    </w:p>
    <w:p w14:paraId="56F93E1B" w14:textId="564F4742" w:rsidR="000E7000" w:rsidRDefault="000E7000" w:rsidP="00386E54">
      <w:pPr>
        <w:autoSpaceDE w:val="0"/>
        <w:autoSpaceDN w:val="0"/>
        <w:adjustRightInd w:val="0"/>
        <w:spacing w:after="0" w:line="240" w:lineRule="auto"/>
        <w:ind w:firstLine="708"/>
        <w:jc w:val="both"/>
        <w:rPr>
          <w:rFonts w:ascii="Arial" w:hAnsi="Arial" w:cs="Arial"/>
          <w:sz w:val="24"/>
          <w:szCs w:val="24"/>
          <w:lang w:val="en-US"/>
        </w:rPr>
      </w:pPr>
      <w:r w:rsidRPr="000E7000">
        <w:rPr>
          <w:rFonts w:ascii="Arial" w:hAnsi="Arial" w:cs="Arial"/>
          <w:sz w:val="24"/>
          <w:szCs w:val="24"/>
          <w:lang w:val="en-US"/>
        </w:rPr>
        <w:lastRenderedPageBreak/>
        <w:t xml:space="preserve">Empirical research has </w:t>
      </w:r>
      <w:r w:rsidR="00386E54" w:rsidRPr="000E7000">
        <w:rPr>
          <w:rFonts w:ascii="Arial" w:hAnsi="Arial" w:cs="Arial"/>
          <w:sz w:val="24"/>
          <w:szCs w:val="24"/>
          <w:lang w:val="en-US"/>
        </w:rPr>
        <w:t>explored</w:t>
      </w:r>
      <w:r w:rsidRPr="000E7000">
        <w:rPr>
          <w:rFonts w:ascii="Arial" w:hAnsi="Arial" w:cs="Arial"/>
          <w:sz w:val="24"/>
          <w:szCs w:val="24"/>
          <w:lang w:val="en-US"/>
        </w:rPr>
        <w:t xml:space="preserve"> how remote work impacts different organizational roles, though most studies have focused on </w:t>
      </w:r>
      <w:r>
        <w:rPr>
          <w:rFonts w:ascii="Arial" w:hAnsi="Arial" w:cs="Arial"/>
          <w:sz w:val="24"/>
          <w:szCs w:val="24"/>
          <w:lang w:val="en-US"/>
        </w:rPr>
        <w:t xml:space="preserve">developed </w:t>
      </w:r>
      <w:r w:rsidR="00D15279">
        <w:rPr>
          <w:rFonts w:ascii="Arial" w:hAnsi="Arial" w:cs="Arial"/>
          <w:sz w:val="24"/>
          <w:szCs w:val="24"/>
          <w:lang w:val="en-US"/>
        </w:rPr>
        <w:t>countries’</w:t>
      </w:r>
      <w:r w:rsidRPr="000E7000">
        <w:rPr>
          <w:rFonts w:ascii="Arial" w:hAnsi="Arial" w:cs="Arial"/>
          <w:sz w:val="24"/>
          <w:szCs w:val="24"/>
          <w:lang w:val="en-US"/>
        </w:rPr>
        <w:t xml:space="preserve"> contexts. Ford et al.</w:t>
      </w:r>
      <w:r w:rsidR="002436B6">
        <w:rPr>
          <w:rFonts w:ascii="Arial" w:hAnsi="Arial" w:cs="Arial"/>
          <w:sz w:val="24"/>
          <w:szCs w:val="24"/>
          <w:lang w:val="en-US"/>
        </w:rPr>
        <w:t xml:space="preserve"> </w:t>
      </w:r>
      <w:r w:rsidR="002436B6">
        <w:rPr>
          <w:rFonts w:ascii="Arial" w:hAnsi="Arial" w:cs="Arial"/>
          <w:sz w:val="24"/>
          <w:szCs w:val="24"/>
          <w:lang w:val="en-US"/>
        </w:rPr>
        <w:t>[</w:t>
      </w:r>
      <w:r w:rsidR="002436B6">
        <w:rPr>
          <w:rFonts w:ascii="Arial" w:hAnsi="Arial" w:cs="Arial"/>
          <w:sz w:val="24"/>
          <w:szCs w:val="24"/>
          <w:lang w:val="en-US"/>
        </w:rPr>
        <w:t>2</w:t>
      </w:r>
      <w:r w:rsidR="002436B6">
        <w:rPr>
          <w:rFonts w:ascii="Arial" w:hAnsi="Arial" w:cs="Arial"/>
          <w:sz w:val="24"/>
          <w:szCs w:val="24"/>
          <w:lang w:val="en-US"/>
        </w:rPr>
        <w:t>]</w:t>
      </w:r>
      <w:r w:rsidR="002436B6">
        <w:rPr>
          <w:rFonts w:ascii="Arial" w:hAnsi="Arial" w:cs="Arial"/>
          <w:sz w:val="24"/>
          <w:szCs w:val="24"/>
          <w:lang w:val="en-US"/>
        </w:rPr>
        <w:t xml:space="preserve"> </w:t>
      </w:r>
      <w:r w:rsidRPr="000E7000">
        <w:rPr>
          <w:rFonts w:ascii="Arial" w:hAnsi="Arial" w:cs="Arial"/>
          <w:sz w:val="24"/>
          <w:szCs w:val="24"/>
          <w:lang w:val="en-US"/>
        </w:rPr>
        <w:t>conducted one of the studies on role-based differences, finding</w:t>
      </w:r>
      <w:r w:rsidR="00206D16">
        <w:rPr>
          <w:rFonts w:ascii="Arial" w:hAnsi="Arial" w:cs="Arial"/>
          <w:sz w:val="24"/>
          <w:szCs w:val="24"/>
          <w:lang w:val="en-US"/>
        </w:rPr>
        <w:t xml:space="preserve"> not statistically differences between </w:t>
      </w:r>
      <w:r w:rsidRPr="000E7000">
        <w:rPr>
          <w:rFonts w:ascii="Arial" w:hAnsi="Arial" w:cs="Arial"/>
          <w:sz w:val="24"/>
          <w:szCs w:val="24"/>
          <w:lang w:val="en-US"/>
        </w:rPr>
        <w:t xml:space="preserve">people managers </w:t>
      </w:r>
      <w:r w:rsidR="00206D16">
        <w:rPr>
          <w:rFonts w:ascii="Arial" w:hAnsi="Arial" w:cs="Arial"/>
          <w:sz w:val="24"/>
          <w:szCs w:val="24"/>
          <w:lang w:val="en-US"/>
        </w:rPr>
        <w:t>and</w:t>
      </w:r>
      <w:r w:rsidRPr="000E7000">
        <w:rPr>
          <w:rFonts w:ascii="Arial" w:hAnsi="Arial" w:cs="Arial"/>
          <w:sz w:val="24"/>
          <w:szCs w:val="24"/>
          <w:lang w:val="en-US"/>
        </w:rPr>
        <w:t xml:space="preserve"> individual contributors</w:t>
      </w:r>
      <w:r w:rsidR="00206D16">
        <w:rPr>
          <w:rFonts w:ascii="Arial" w:hAnsi="Arial" w:cs="Arial"/>
          <w:sz w:val="24"/>
          <w:szCs w:val="24"/>
          <w:lang w:val="en-US"/>
        </w:rPr>
        <w:t xml:space="preserve"> </w:t>
      </w:r>
      <w:r w:rsidR="0001755F">
        <w:rPr>
          <w:rFonts w:ascii="Arial" w:hAnsi="Arial" w:cs="Arial"/>
          <w:sz w:val="24"/>
          <w:szCs w:val="24"/>
          <w:lang w:val="en-US"/>
        </w:rPr>
        <w:t>in terms of productivity</w:t>
      </w:r>
      <w:r w:rsidRPr="000E7000">
        <w:rPr>
          <w:rFonts w:ascii="Arial" w:hAnsi="Arial" w:cs="Arial"/>
          <w:sz w:val="24"/>
          <w:szCs w:val="24"/>
          <w:lang w:val="en-US"/>
        </w:rPr>
        <w:t xml:space="preserve">, </w:t>
      </w:r>
      <w:r w:rsidR="00D15279" w:rsidRPr="00D15279">
        <w:rPr>
          <w:rFonts w:ascii="Arial" w:hAnsi="Arial" w:cs="Arial"/>
          <w:sz w:val="24"/>
          <w:szCs w:val="24"/>
          <w:lang w:val="en-US"/>
        </w:rPr>
        <w:t>opening the possibility of understanding differences between different groups of developers according to their role</w:t>
      </w:r>
      <w:r w:rsidRPr="000E7000">
        <w:rPr>
          <w:rFonts w:ascii="Arial" w:hAnsi="Arial" w:cs="Arial"/>
          <w:sz w:val="24"/>
          <w:szCs w:val="24"/>
          <w:lang w:val="en-US"/>
        </w:rPr>
        <w:t>.</w:t>
      </w:r>
    </w:p>
    <w:p w14:paraId="0AE504FF" w14:textId="77777777" w:rsidR="000E7000" w:rsidRDefault="000E7000" w:rsidP="00796848">
      <w:pPr>
        <w:autoSpaceDE w:val="0"/>
        <w:autoSpaceDN w:val="0"/>
        <w:adjustRightInd w:val="0"/>
        <w:spacing w:after="0" w:line="240" w:lineRule="auto"/>
        <w:jc w:val="both"/>
        <w:rPr>
          <w:rFonts w:ascii="Arial" w:hAnsi="Arial" w:cs="Arial"/>
          <w:sz w:val="24"/>
          <w:szCs w:val="24"/>
          <w:lang w:val="en-US"/>
        </w:rPr>
      </w:pPr>
    </w:p>
    <w:p w14:paraId="13264C96" w14:textId="50F699A0" w:rsidR="00B859BB" w:rsidRDefault="00032D67" w:rsidP="00A41309">
      <w:pPr>
        <w:autoSpaceDE w:val="0"/>
        <w:autoSpaceDN w:val="0"/>
        <w:adjustRightInd w:val="0"/>
        <w:spacing w:after="0" w:line="240" w:lineRule="auto"/>
        <w:ind w:firstLine="708"/>
        <w:jc w:val="both"/>
        <w:rPr>
          <w:rFonts w:ascii="Arial" w:hAnsi="Arial" w:cs="Arial"/>
          <w:sz w:val="24"/>
          <w:szCs w:val="24"/>
          <w:lang w:val="en-US"/>
        </w:rPr>
      </w:pPr>
      <w:proofErr w:type="spellStart"/>
      <w:r w:rsidRPr="00032D67">
        <w:rPr>
          <w:rFonts w:ascii="Arial" w:hAnsi="Arial" w:cs="Arial"/>
          <w:sz w:val="24"/>
          <w:szCs w:val="24"/>
          <w:lang w:val="en-US"/>
        </w:rPr>
        <w:t>Vizcaíno</w:t>
      </w:r>
      <w:proofErr w:type="spellEnd"/>
      <w:r w:rsidRPr="00032D67">
        <w:rPr>
          <w:rFonts w:ascii="Arial" w:hAnsi="Arial" w:cs="Arial"/>
          <w:sz w:val="24"/>
          <w:szCs w:val="24"/>
          <w:lang w:val="en-US"/>
        </w:rPr>
        <w:t xml:space="preserve"> et al. </w:t>
      </w:r>
      <w:r w:rsidR="002436B6">
        <w:rPr>
          <w:rFonts w:ascii="Arial" w:hAnsi="Arial" w:cs="Arial"/>
          <w:sz w:val="24"/>
          <w:szCs w:val="24"/>
          <w:lang w:val="en-US"/>
        </w:rPr>
        <w:t>[</w:t>
      </w:r>
      <w:r w:rsidR="00CF5C57">
        <w:rPr>
          <w:rFonts w:ascii="Arial" w:hAnsi="Arial" w:cs="Arial"/>
          <w:sz w:val="24"/>
          <w:szCs w:val="24"/>
          <w:lang w:val="en-US"/>
        </w:rPr>
        <w:t>4</w:t>
      </w:r>
      <w:r w:rsidR="002436B6">
        <w:rPr>
          <w:rFonts w:ascii="Arial" w:hAnsi="Arial" w:cs="Arial"/>
          <w:sz w:val="24"/>
          <w:szCs w:val="24"/>
          <w:lang w:val="en-US"/>
        </w:rPr>
        <w:t>]</w:t>
      </w:r>
      <w:r>
        <w:rPr>
          <w:rFonts w:ascii="Arial" w:hAnsi="Arial" w:cs="Arial"/>
          <w:sz w:val="24"/>
          <w:szCs w:val="24"/>
          <w:lang w:val="en-US"/>
        </w:rPr>
        <w:t xml:space="preserve"> </w:t>
      </w:r>
      <w:r w:rsidR="00A92A53" w:rsidRPr="1F1470BD">
        <w:rPr>
          <w:rFonts w:ascii="Arial" w:hAnsi="Arial" w:cs="Arial"/>
          <w:sz w:val="24"/>
          <w:szCs w:val="24"/>
          <w:lang w:val="en-US"/>
        </w:rPr>
        <w:t>investigated the psychological effects of remote work on software engineers, finding that stress and motivation significantly influence performance</w:t>
      </w:r>
      <w:r w:rsidR="005B14AD" w:rsidRPr="005B14AD">
        <w:rPr>
          <w:rFonts w:ascii="Arial" w:hAnsi="Arial" w:cs="Arial"/>
          <w:sz w:val="24"/>
          <w:szCs w:val="24"/>
          <w:lang w:val="en-US"/>
        </w:rPr>
        <w:t>, though their analysis did not specifically examine role-based differences</w:t>
      </w:r>
      <w:r w:rsidR="00A92A53" w:rsidRPr="1F1470BD">
        <w:rPr>
          <w:rFonts w:ascii="Arial" w:hAnsi="Arial" w:cs="Arial"/>
          <w:sz w:val="24"/>
          <w:szCs w:val="24"/>
          <w:lang w:val="en-US"/>
        </w:rPr>
        <w:t>. The study used Partial Least Squares Structural Equation Modeling (PLS-SEM) to establish relationships between these factors and revealed that communication and trust among team members are critical in reducing stress levels</w:t>
      </w:r>
      <w:r w:rsidR="00C63003" w:rsidRPr="00C63003">
        <w:rPr>
          <w:rFonts w:ascii="Arial" w:hAnsi="Arial" w:cs="Arial"/>
          <w:sz w:val="24"/>
          <w:szCs w:val="24"/>
          <w:lang w:val="en-US"/>
        </w:rPr>
        <w:t>—factors that may be experienced differently by managers and individual contributors.</w:t>
      </w:r>
    </w:p>
    <w:p w14:paraId="0A1C4E93" w14:textId="77777777" w:rsidR="00A92A53" w:rsidRDefault="00A92A53" w:rsidP="00796848">
      <w:pPr>
        <w:autoSpaceDE w:val="0"/>
        <w:autoSpaceDN w:val="0"/>
        <w:adjustRightInd w:val="0"/>
        <w:spacing w:after="0" w:line="240" w:lineRule="auto"/>
        <w:jc w:val="both"/>
        <w:rPr>
          <w:rFonts w:ascii="Arial" w:hAnsi="Arial" w:cs="Arial"/>
          <w:sz w:val="24"/>
          <w:szCs w:val="24"/>
          <w:lang w:val="en-US"/>
        </w:rPr>
      </w:pPr>
    </w:p>
    <w:p w14:paraId="084DA8F9" w14:textId="62865752" w:rsidR="00A92A53" w:rsidRDefault="00A92A53" w:rsidP="00A41309">
      <w:pPr>
        <w:autoSpaceDE w:val="0"/>
        <w:autoSpaceDN w:val="0"/>
        <w:adjustRightInd w:val="0"/>
        <w:spacing w:after="0" w:line="240" w:lineRule="auto"/>
        <w:ind w:firstLine="708"/>
        <w:jc w:val="both"/>
        <w:rPr>
          <w:rFonts w:ascii="Arial" w:hAnsi="Arial" w:cs="Arial"/>
          <w:sz w:val="24"/>
          <w:szCs w:val="24"/>
          <w:lang w:val="en-US"/>
        </w:rPr>
      </w:pPr>
      <w:r w:rsidRPr="2B8B3F64">
        <w:rPr>
          <w:rFonts w:ascii="Arial" w:hAnsi="Arial" w:cs="Arial"/>
          <w:sz w:val="24"/>
          <w:szCs w:val="24"/>
          <w:lang w:val="en-US"/>
        </w:rPr>
        <w:t>Another study by Santos et al</w:t>
      </w:r>
      <w:r w:rsidR="005D7427">
        <w:rPr>
          <w:rFonts w:ascii="Arial" w:hAnsi="Arial" w:cs="Arial"/>
          <w:sz w:val="24"/>
          <w:szCs w:val="24"/>
          <w:lang w:val="en-US"/>
        </w:rPr>
        <w:t xml:space="preserve">. </w:t>
      </w:r>
      <w:r w:rsidR="002436B6">
        <w:rPr>
          <w:rFonts w:ascii="Arial" w:hAnsi="Arial" w:cs="Arial"/>
          <w:sz w:val="24"/>
          <w:szCs w:val="24"/>
          <w:lang w:val="en-US"/>
        </w:rPr>
        <w:t>[</w:t>
      </w:r>
      <w:r w:rsidR="002436B6">
        <w:rPr>
          <w:rFonts w:ascii="Arial" w:hAnsi="Arial" w:cs="Arial"/>
          <w:sz w:val="24"/>
          <w:szCs w:val="24"/>
          <w:lang w:val="en-US"/>
        </w:rPr>
        <w:t>6</w:t>
      </w:r>
      <w:r w:rsidR="002436B6">
        <w:rPr>
          <w:rFonts w:ascii="Arial" w:hAnsi="Arial" w:cs="Arial"/>
          <w:sz w:val="24"/>
          <w:szCs w:val="24"/>
          <w:lang w:val="en-US"/>
        </w:rPr>
        <w:t>]</w:t>
      </w:r>
      <w:r w:rsidR="0057117A">
        <w:rPr>
          <w:rFonts w:ascii="Arial" w:hAnsi="Arial" w:cs="Arial"/>
          <w:sz w:val="24"/>
          <w:szCs w:val="24"/>
          <w:lang w:val="en-US"/>
        </w:rPr>
        <w:t xml:space="preserve"> f</w:t>
      </w:r>
      <w:r w:rsidRPr="2B8B3F64">
        <w:rPr>
          <w:rFonts w:ascii="Arial" w:hAnsi="Arial" w:cs="Arial"/>
          <w:sz w:val="24"/>
          <w:szCs w:val="24"/>
          <w:lang w:val="en-US"/>
        </w:rPr>
        <w:t>ocused on hybrid work models and their impact on developers’ satisfaction. The study concluded that hybrid models allow employees to maintain work-life balance while also benefiting from in-person collaboration when needed​. However, the research also identified challenges such as feelings of isolation and difficulty in setting clear work boundaries, which contribute to stress​</w:t>
      </w:r>
      <w:r w:rsidR="00AD1B32">
        <w:rPr>
          <w:rFonts w:ascii="Arial" w:hAnsi="Arial" w:cs="Arial"/>
          <w:sz w:val="24"/>
          <w:szCs w:val="24"/>
          <w:lang w:val="en-US"/>
        </w:rPr>
        <w:t>.</w:t>
      </w:r>
    </w:p>
    <w:p w14:paraId="47F64532" w14:textId="77777777" w:rsidR="000A5320" w:rsidRDefault="000A5320" w:rsidP="000A5320">
      <w:pPr>
        <w:autoSpaceDE w:val="0"/>
        <w:autoSpaceDN w:val="0"/>
        <w:adjustRightInd w:val="0"/>
        <w:spacing w:after="0" w:line="240" w:lineRule="auto"/>
        <w:jc w:val="both"/>
        <w:rPr>
          <w:rFonts w:ascii="Arial" w:hAnsi="Arial" w:cs="Arial"/>
          <w:sz w:val="24"/>
          <w:szCs w:val="24"/>
          <w:lang w:val="en-US"/>
        </w:rPr>
      </w:pPr>
    </w:p>
    <w:p w14:paraId="3BDF4D2D" w14:textId="0B455B8A" w:rsidR="000A5320" w:rsidRDefault="000A5320" w:rsidP="00A41309">
      <w:pPr>
        <w:autoSpaceDE w:val="0"/>
        <w:autoSpaceDN w:val="0"/>
        <w:adjustRightInd w:val="0"/>
        <w:spacing w:after="0" w:line="240" w:lineRule="auto"/>
        <w:ind w:firstLine="360"/>
        <w:jc w:val="both"/>
        <w:rPr>
          <w:rFonts w:ascii="Arial" w:hAnsi="Arial" w:cs="Arial"/>
          <w:sz w:val="24"/>
          <w:szCs w:val="24"/>
          <w:lang w:val="en-US"/>
        </w:rPr>
      </w:pPr>
      <w:r>
        <w:rPr>
          <w:rFonts w:ascii="Arial" w:hAnsi="Arial" w:cs="Arial"/>
          <w:sz w:val="24"/>
          <w:szCs w:val="24"/>
          <w:lang w:val="en-US"/>
        </w:rPr>
        <w:t>Lastly, different methodological approaches have been used to study well-being and stress in remote work</w:t>
      </w:r>
      <w:r w:rsidR="00E91354">
        <w:rPr>
          <w:rFonts w:ascii="Arial" w:hAnsi="Arial" w:cs="Arial"/>
          <w:sz w:val="24"/>
          <w:szCs w:val="24"/>
          <w:lang w:val="en-US"/>
        </w:rPr>
        <w:t xml:space="preserve"> environments</w:t>
      </w:r>
      <w:r w:rsidR="00116E20">
        <w:rPr>
          <w:rFonts w:ascii="Arial" w:hAnsi="Arial" w:cs="Arial"/>
          <w:sz w:val="24"/>
          <w:szCs w:val="24"/>
          <w:lang w:val="en-US"/>
        </w:rPr>
        <w:t xml:space="preserve"> not focusing on</w:t>
      </w:r>
      <w:r w:rsidR="00414764">
        <w:rPr>
          <w:rFonts w:ascii="Arial" w:hAnsi="Arial" w:cs="Arial"/>
          <w:sz w:val="24"/>
          <w:szCs w:val="24"/>
          <w:lang w:val="en-US"/>
        </w:rPr>
        <w:t xml:space="preserve"> the differences between</w:t>
      </w:r>
      <w:r w:rsidR="00116E20">
        <w:rPr>
          <w:rFonts w:ascii="Arial" w:hAnsi="Arial" w:cs="Arial"/>
          <w:sz w:val="24"/>
          <w:szCs w:val="24"/>
          <w:lang w:val="en-US"/>
        </w:rPr>
        <w:t xml:space="preserve"> roles</w:t>
      </w:r>
      <w:r w:rsidR="00E91354">
        <w:rPr>
          <w:rFonts w:ascii="Arial" w:hAnsi="Arial" w:cs="Arial"/>
          <w:sz w:val="24"/>
          <w:szCs w:val="24"/>
          <w:lang w:val="en-US"/>
        </w:rPr>
        <w:t>:</w:t>
      </w:r>
    </w:p>
    <w:p w14:paraId="6E4DAF87" w14:textId="630CE702" w:rsidR="00E91354" w:rsidRDefault="00E91354" w:rsidP="003A1AEA">
      <w:pPr>
        <w:pStyle w:val="ListParagraph"/>
        <w:numPr>
          <w:ilvl w:val="0"/>
          <w:numId w:val="1"/>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S</w:t>
      </w:r>
      <w:r w:rsidRPr="00E91354">
        <w:rPr>
          <w:rFonts w:ascii="Arial" w:hAnsi="Arial" w:cs="Arial"/>
          <w:sz w:val="24"/>
          <w:szCs w:val="24"/>
          <w:lang w:val="en-US"/>
        </w:rPr>
        <w:t xml:space="preserve">urvey-Based Research: </w:t>
      </w:r>
      <w:r>
        <w:rPr>
          <w:rFonts w:ascii="Arial" w:hAnsi="Arial" w:cs="Arial"/>
          <w:sz w:val="24"/>
          <w:szCs w:val="24"/>
          <w:lang w:val="en-US"/>
        </w:rPr>
        <w:t>Multiple s</w:t>
      </w:r>
      <w:r w:rsidRPr="00E91354">
        <w:rPr>
          <w:rFonts w:ascii="Arial" w:hAnsi="Arial" w:cs="Arial"/>
          <w:sz w:val="24"/>
          <w:szCs w:val="24"/>
          <w:lang w:val="en-US"/>
        </w:rPr>
        <w:t>urveys have been conducted to measure employee perceptions of stress, well-being, and p</w:t>
      </w:r>
      <w:r w:rsidR="00B305C0">
        <w:rPr>
          <w:rFonts w:ascii="Arial" w:hAnsi="Arial" w:cs="Arial"/>
          <w:sz w:val="24"/>
          <w:szCs w:val="24"/>
          <w:lang w:val="en-US"/>
        </w:rPr>
        <w:t>erformance</w:t>
      </w:r>
      <w:r>
        <w:rPr>
          <w:rFonts w:ascii="Arial" w:hAnsi="Arial" w:cs="Arial"/>
          <w:sz w:val="24"/>
          <w:szCs w:val="24"/>
          <w:lang w:val="en-US"/>
        </w:rPr>
        <w:t>, with the results primarily analyzed with descriptive methods</w:t>
      </w:r>
      <w:r w:rsidR="000806C1">
        <w:rPr>
          <w:rFonts w:ascii="Arial" w:hAnsi="Arial" w:cs="Arial"/>
          <w:sz w:val="24"/>
          <w:szCs w:val="24"/>
          <w:lang w:val="en-US"/>
        </w:rPr>
        <w:t xml:space="preserve"> </w:t>
      </w:r>
      <w:r w:rsidR="00797CD7" w:rsidRPr="00797CD7">
        <w:rPr>
          <w:rFonts w:ascii="Arial" w:hAnsi="Arial" w:cs="Arial"/>
          <w:sz w:val="24"/>
          <w:szCs w:val="24"/>
          <w:lang w:val="en-US"/>
        </w:rPr>
        <w:t>[9]</w:t>
      </w:r>
      <w:r w:rsidR="00797CD7">
        <w:rPr>
          <w:rFonts w:ascii="Arial" w:hAnsi="Arial" w:cs="Arial"/>
          <w:sz w:val="24"/>
          <w:szCs w:val="24"/>
          <w:lang w:val="en-US"/>
        </w:rPr>
        <w:t xml:space="preserve"> </w:t>
      </w:r>
      <w:r w:rsidR="000806C1">
        <w:rPr>
          <w:rFonts w:ascii="Arial" w:hAnsi="Arial" w:cs="Arial"/>
          <w:sz w:val="24"/>
          <w:szCs w:val="24"/>
          <w:lang w:val="en-US"/>
        </w:rPr>
        <w:t>[</w:t>
      </w:r>
      <w:r w:rsidR="000806C1">
        <w:rPr>
          <w:rFonts w:ascii="Arial" w:hAnsi="Arial" w:cs="Arial"/>
          <w:sz w:val="24"/>
          <w:szCs w:val="24"/>
          <w:lang w:val="en-US"/>
        </w:rPr>
        <w:t>15</w:t>
      </w:r>
      <w:r w:rsidR="000806C1">
        <w:rPr>
          <w:rFonts w:ascii="Arial" w:hAnsi="Arial" w:cs="Arial"/>
          <w:sz w:val="24"/>
          <w:szCs w:val="24"/>
          <w:lang w:val="en-US"/>
        </w:rPr>
        <w:t>]</w:t>
      </w:r>
      <w:r>
        <w:rPr>
          <w:rFonts w:ascii="Arial" w:hAnsi="Arial" w:cs="Arial"/>
          <w:sz w:val="24"/>
          <w:szCs w:val="24"/>
          <w:lang w:val="en-US"/>
        </w:rPr>
        <w:t xml:space="preserve">. </w:t>
      </w:r>
    </w:p>
    <w:p w14:paraId="02BF9EC6" w14:textId="5FDFE74A" w:rsidR="00E91354" w:rsidRDefault="00E91354" w:rsidP="003A1AEA">
      <w:pPr>
        <w:pStyle w:val="ListParagraph"/>
        <w:numPr>
          <w:ilvl w:val="0"/>
          <w:numId w:val="1"/>
        </w:numPr>
        <w:autoSpaceDE w:val="0"/>
        <w:autoSpaceDN w:val="0"/>
        <w:adjustRightInd w:val="0"/>
        <w:spacing w:after="0" w:line="240" w:lineRule="auto"/>
        <w:jc w:val="both"/>
        <w:rPr>
          <w:rFonts w:ascii="Arial" w:hAnsi="Arial" w:cs="Arial"/>
          <w:sz w:val="24"/>
          <w:szCs w:val="24"/>
          <w:lang w:val="en-US"/>
        </w:rPr>
      </w:pPr>
      <w:r w:rsidRPr="00E91354">
        <w:rPr>
          <w:rFonts w:ascii="Arial" w:hAnsi="Arial" w:cs="Arial"/>
          <w:sz w:val="24"/>
          <w:szCs w:val="24"/>
          <w:lang w:val="en-US"/>
        </w:rPr>
        <w:t xml:space="preserve">Partial Least Squares Structural Equation Modeling: PLS-SEM has been increasingly used to analyze the causal relationships between well-being factors, demonstrating their suitability for quantitative analysis in </w:t>
      </w:r>
      <w:r>
        <w:rPr>
          <w:rFonts w:ascii="Arial" w:hAnsi="Arial" w:cs="Arial"/>
          <w:sz w:val="24"/>
          <w:szCs w:val="24"/>
          <w:lang w:val="en-US"/>
        </w:rPr>
        <w:t xml:space="preserve">the </w:t>
      </w:r>
      <w:r w:rsidR="008014F3">
        <w:rPr>
          <w:rFonts w:ascii="Arial" w:hAnsi="Arial" w:cs="Arial"/>
          <w:sz w:val="24"/>
          <w:szCs w:val="24"/>
          <w:lang w:val="en-US"/>
        </w:rPr>
        <w:t xml:space="preserve">developers’ environments </w:t>
      </w:r>
      <w:r w:rsidR="00316E2B">
        <w:rPr>
          <w:rFonts w:ascii="Arial" w:hAnsi="Arial" w:cs="Arial"/>
          <w:sz w:val="24"/>
          <w:szCs w:val="24"/>
          <w:lang w:val="en-US"/>
        </w:rPr>
        <w:t>[</w:t>
      </w:r>
      <w:r w:rsidR="00316E2B">
        <w:rPr>
          <w:rFonts w:ascii="Arial" w:hAnsi="Arial" w:cs="Arial"/>
          <w:sz w:val="24"/>
          <w:szCs w:val="24"/>
          <w:lang w:val="en-US"/>
        </w:rPr>
        <w:t>7</w:t>
      </w:r>
      <w:r w:rsidR="00316E2B">
        <w:rPr>
          <w:rFonts w:ascii="Arial" w:hAnsi="Arial" w:cs="Arial"/>
          <w:sz w:val="24"/>
          <w:szCs w:val="24"/>
          <w:lang w:val="en-US"/>
        </w:rPr>
        <w:t>]</w:t>
      </w:r>
      <w:r w:rsidR="00CA0359" w:rsidRPr="00CA0359">
        <w:rPr>
          <w:rFonts w:ascii="Arial" w:hAnsi="Arial" w:cs="Arial"/>
          <w:sz w:val="24"/>
          <w:szCs w:val="24"/>
          <w:lang w:val="en-US"/>
        </w:rPr>
        <w:t xml:space="preserve"> </w:t>
      </w:r>
      <w:r w:rsidR="00CA0359">
        <w:rPr>
          <w:rFonts w:ascii="Arial" w:hAnsi="Arial" w:cs="Arial"/>
          <w:sz w:val="24"/>
          <w:szCs w:val="24"/>
          <w:lang w:val="en-US"/>
        </w:rPr>
        <w:t>[</w:t>
      </w:r>
      <w:r w:rsidR="00CA0359">
        <w:rPr>
          <w:rFonts w:ascii="Arial" w:hAnsi="Arial" w:cs="Arial"/>
          <w:sz w:val="24"/>
          <w:szCs w:val="24"/>
          <w:lang w:val="en-US"/>
        </w:rPr>
        <w:t>1</w:t>
      </w:r>
      <w:r w:rsidR="00A32F88">
        <w:rPr>
          <w:rFonts w:ascii="Arial" w:hAnsi="Arial" w:cs="Arial"/>
          <w:sz w:val="24"/>
          <w:szCs w:val="24"/>
          <w:lang w:val="en-US"/>
        </w:rPr>
        <w:t>3</w:t>
      </w:r>
      <w:r w:rsidR="00CA0359">
        <w:rPr>
          <w:rFonts w:ascii="Arial" w:hAnsi="Arial" w:cs="Arial"/>
          <w:sz w:val="24"/>
          <w:szCs w:val="24"/>
          <w:lang w:val="en-US"/>
        </w:rPr>
        <w:t>]</w:t>
      </w:r>
      <w:r w:rsidR="00CA0359">
        <w:rPr>
          <w:rFonts w:ascii="Arial" w:hAnsi="Arial" w:cs="Arial"/>
          <w:sz w:val="24"/>
          <w:szCs w:val="24"/>
          <w:lang w:val="en-US"/>
        </w:rPr>
        <w:t>.</w:t>
      </w:r>
    </w:p>
    <w:p w14:paraId="7060FACF" w14:textId="77777777" w:rsidR="00304E98" w:rsidRDefault="00304E98" w:rsidP="00304E98">
      <w:pPr>
        <w:autoSpaceDE w:val="0"/>
        <w:autoSpaceDN w:val="0"/>
        <w:adjustRightInd w:val="0"/>
        <w:spacing w:after="0" w:line="240" w:lineRule="auto"/>
        <w:jc w:val="both"/>
        <w:rPr>
          <w:rFonts w:ascii="Arial" w:hAnsi="Arial" w:cs="Arial"/>
          <w:sz w:val="24"/>
          <w:szCs w:val="24"/>
          <w:lang w:val="en-US"/>
        </w:rPr>
      </w:pPr>
    </w:p>
    <w:p w14:paraId="10A2D99C" w14:textId="54982F0D" w:rsidR="0088090F" w:rsidRDefault="00B305C0" w:rsidP="0088090F">
      <w:pPr>
        <w:autoSpaceDE w:val="0"/>
        <w:autoSpaceDN w:val="0"/>
        <w:adjustRightInd w:val="0"/>
        <w:spacing w:after="0" w:line="240" w:lineRule="auto"/>
        <w:jc w:val="both"/>
        <w:rPr>
          <w:rFonts w:ascii="Arial" w:hAnsi="Arial" w:cs="Arial"/>
          <w:sz w:val="24"/>
          <w:szCs w:val="24"/>
          <w:lang w:val="en-US"/>
        </w:rPr>
      </w:pPr>
      <w:r w:rsidRPr="00B305C0">
        <w:rPr>
          <w:rFonts w:ascii="Arial" w:hAnsi="Arial" w:cs="Arial"/>
          <w:sz w:val="24"/>
          <w:szCs w:val="24"/>
          <w:lang w:val="en-US"/>
        </w:rPr>
        <w:t>Despite growing interest in remote work research, several critical gaps remain</w:t>
      </w:r>
      <w:r w:rsidR="00D44FA3">
        <w:rPr>
          <w:rFonts w:ascii="Arial" w:hAnsi="Arial" w:cs="Arial"/>
          <w:sz w:val="24"/>
          <w:szCs w:val="24"/>
          <w:lang w:val="en-US"/>
        </w:rPr>
        <w:t>:</w:t>
      </w:r>
    </w:p>
    <w:p w14:paraId="1912199A" w14:textId="77777777" w:rsidR="00B305C0" w:rsidRDefault="00B305C0" w:rsidP="0088090F">
      <w:pPr>
        <w:autoSpaceDE w:val="0"/>
        <w:autoSpaceDN w:val="0"/>
        <w:adjustRightInd w:val="0"/>
        <w:spacing w:after="0" w:line="240" w:lineRule="auto"/>
        <w:jc w:val="both"/>
        <w:rPr>
          <w:rFonts w:ascii="Arial" w:hAnsi="Arial" w:cs="Arial"/>
          <w:b/>
          <w:bCs/>
          <w:sz w:val="24"/>
          <w:szCs w:val="24"/>
          <w:lang w:val="en-US"/>
        </w:rPr>
      </w:pPr>
    </w:p>
    <w:p w14:paraId="4E63CD0D" w14:textId="16E533FD" w:rsidR="00354C85" w:rsidRDefault="00354C85" w:rsidP="00A41309">
      <w:pPr>
        <w:autoSpaceDE w:val="0"/>
        <w:autoSpaceDN w:val="0"/>
        <w:adjustRightInd w:val="0"/>
        <w:spacing w:after="0" w:line="240" w:lineRule="auto"/>
        <w:ind w:firstLine="708"/>
        <w:jc w:val="both"/>
        <w:rPr>
          <w:rFonts w:ascii="Arial" w:hAnsi="Arial" w:cs="Arial"/>
          <w:sz w:val="24"/>
          <w:szCs w:val="24"/>
          <w:lang w:val="en-US"/>
        </w:rPr>
      </w:pPr>
      <w:r w:rsidRPr="00BA169C">
        <w:rPr>
          <w:rFonts w:ascii="Arial" w:hAnsi="Arial" w:cs="Arial"/>
          <w:b/>
          <w:bCs/>
          <w:sz w:val="24"/>
          <w:szCs w:val="24"/>
          <w:lang w:val="en-US"/>
        </w:rPr>
        <w:t xml:space="preserve">Limited Research in </w:t>
      </w:r>
      <w:proofErr w:type="spellStart"/>
      <w:r w:rsidRPr="00BA169C">
        <w:rPr>
          <w:rFonts w:ascii="Arial" w:hAnsi="Arial" w:cs="Arial"/>
          <w:b/>
          <w:bCs/>
          <w:sz w:val="24"/>
          <w:szCs w:val="24"/>
          <w:lang w:val="en-US"/>
        </w:rPr>
        <w:t>Iberoamerican</w:t>
      </w:r>
      <w:proofErr w:type="spellEnd"/>
      <w:r w:rsidRPr="00BA169C">
        <w:rPr>
          <w:rFonts w:ascii="Arial" w:hAnsi="Arial" w:cs="Arial"/>
          <w:b/>
          <w:bCs/>
          <w:sz w:val="24"/>
          <w:szCs w:val="24"/>
          <w:lang w:val="en-US"/>
        </w:rPr>
        <w:t xml:space="preserve"> Contexts:</w:t>
      </w:r>
      <w:r w:rsidRPr="00BA169C">
        <w:rPr>
          <w:rFonts w:ascii="Arial" w:hAnsi="Arial" w:cs="Arial"/>
          <w:sz w:val="24"/>
          <w:szCs w:val="24"/>
          <w:lang w:val="en-US"/>
        </w:rPr>
        <w:t xml:space="preserve"> Most studies on remote work rely on data from Nordic countries, North America, and other developed regions. </w:t>
      </w:r>
      <w:proofErr w:type="spellStart"/>
      <w:r w:rsidR="00847637">
        <w:rPr>
          <w:rFonts w:ascii="Arial" w:hAnsi="Arial" w:cs="Arial"/>
          <w:sz w:val="24"/>
          <w:szCs w:val="24"/>
          <w:lang w:val="en-US"/>
        </w:rPr>
        <w:t>Iberoamerican</w:t>
      </w:r>
      <w:proofErr w:type="spellEnd"/>
      <w:r w:rsidRPr="00BA169C">
        <w:rPr>
          <w:rFonts w:ascii="Arial" w:hAnsi="Arial" w:cs="Arial"/>
          <w:sz w:val="24"/>
          <w:szCs w:val="24"/>
          <w:lang w:val="en-US"/>
        </w:rPr>
        <w:t xml:space="preserve"> countries have minimal representation in quantitative remote work research. The few existing studies from this </w:t>
      </w:r>
      <w:r w:rsidR="0057591A" w:rsidRPr="00BA169C">
        <w:rPr>
          <w:rFonts w:ascii="Arial" w:hAnsi="Arial" w:cs="Arial"/>
          <w:sz w:val="24"/>
          <w:szCs w:val="24"/>
          <w:lang w:val="en-US"/>
        </w:rPr>
        <w:t>region</w:t>
      </w:r>
      <w:r w:rsidR="00F460EA">
        <w:rPr>
          <w:rFonts w:ascii="Arial" w:hAnsi="Arial" w:cs="Arial"/>
          <w:sz w:val="24"/>
          <w:szCs w:val="24"/>
          <w:lang w:val="en-US"/>
        </w:rPr>
        <w:t xml:space="preserve"> </w:t>
      </w:r>
      <w:r w:rsidRPr="00BA169C">
        <w:rPr>
          <w:rFonts w:ascii="Arial" w:hAnsi="Arial" w:cs="Arial"/>
          <w:sz w:val="24"/>
          <w:szCs w:val="24"/>
          <w:lang w:val="en-US"/>
        </w:rPr>
        <w:t xml:space="preserve">provide valuable but </w:t>
      </w:r>
      <w:r w:rsidR="00F460EA">
        <w:rPr>
          <w:rFonts w:ascii="Arial" w:hAnsi="Arial" w:cs="Arial"/>
          <w:sz w:val="24"/>
          <w:szCs w:val="24"/>
          <w:lang w:val="en-US"/>
        </w:rPr>
        <w:t xml:space="preserve">not </w:t>
      </w:r>
      <w:r w:rsidR="00EE77EA">
        <w:rPr>
          <w:rFonts w:ascii="Arial" w:hAnsi="Arial" w:cs="Arial"/>
          <w:sz w:val="24"/>
          <w:szCs w:val="24"/>
          <w:lang w:val="en-US"/>
        </w:rPr>
        <w:t>exhaustive quantit</w:t>
      </w:r>
      <w:r w:rsidR="0057591A">
        <w:rPr>
          <w:rFonts w:ascii="Arial" w:hAnsi="Arial" w:cs="Arial"/>
          <w:sz w:val="24"/>
          <w:szCs w:val="24"/>
          <w:lang w:val="en-US"/>
        </w:rPr>
        <w:t>ati</w:t>
      </w:r>
      <w:r w:rsidR="00EE77EA">
        <w:rPr>
          <w:rFonts w:ascii="Arial" w:hAnsi="Arial" w:cs="Arial"/>
          <w:sz w:val="24"/>
          <w:szCs w:val="24"/>
          <w:lang w:val="en-US"/>
        </w:rPr>
        <w:t xml:space="preserve">ve </w:t>
      </w:r>
      <w:r w:rsidRPr="00BA169C">
        <w:rPr>
          <w:rFonts w:ascii="Arial" w:hAnsi="Arial" w:cs="Arial"/>
          <w:sz w:val="24"/>
          <w:szCs w:val="24"/>
          <w:lang w:val="en-US"/>
        </w:rPr>
        <w:t xml:space="preserve">insights and do not examine role-based differences. This gap is significant because hierarchical organizational structures and cultural factors in </w:t>
      </w:r>
      <w:proofErr w:type="spellStart"/>
      <w:r w:rsidRPr="00BA169C">
        <w:rPr>
          <w:rFonts w:ascii="Arial" w:hAnsi="Arial" w:cs="Arial"/>
          <w:sz w:val="24"/>
          <w:szCs w:val="24"/>
          <w:lang w:val="en-US"/>
        </w:rPr>
        <w:t>Iberoamerican</w:t>
      </w:r>
      <w:proofErr w:type="spellEnd"/>
      <w:r w:rsidRPr="00BA169C">
        <w:rPr>
          <w:rFonts w:ascii="Arial" w:hAnsi="Arial" w:cs="Arial"/>
          <w:sz w:val="24"/>
          <w:szCs w:val="24"/>
          <w:lang w:val="en-US"/>
        </w:rPr>
        <w:t xml:space="preserve"> countries may influence managerial and individual contributor experiences differently than in </w:t>
      </w:r>
      <w:r w:rsidR="0057591A">
        <w:rPr>
          <w:rFonts w:ascii="Arial" w:hAnsi="Arial" w:cs="Arial"/>
          <w:sz w:val="24"/>
          <w:szCs w:val="24"/>
          <w:lang w:val="en-US"/>
        </w:rPr>
        <w:t xml:space="preserve">developed </w:t>
      </w:r>
      <w:r w:rsidR="00FD3727">
        <w:rPr>
          <w:rFonts w:ascii="Arial" w:hAnsi="Arial" w:cs="Arial"/>
          <w:sz w:val="24"/>
          <w:szCs w:val="24"/>
          <w:lang w:val="en-US"/>
        </w:rPr>
        <w:t>countries’</w:t>
      </w:r>
      <w:r w:rsidRPr="00BA169C">
        <w:rPr>
          <w:rFonts w:ascii="Arial" w:hAnsi="Arial" w:cs="Arial"/>
          <w:sz w:val="24"/>
          <w:szCs w:val="24"/>
          <w:lang w:val="en-US"/>
        </w:rPr>
        <w:t xml:space="preserve"> contexts.</w:t>
      </w:r>
    </w:p>
    <w:p w14:paraId="061FA6FC" w14:textId="77777777" w:rsidR="0088090F" w:rsidRPr="0088090F" w:rsidRDefault="0088090F" w:rsidP="0088090F">
      <w:pPr>
        <w:autoSpaceDE w:val="0"/>
        <w:autoSpaceDN w:val="0"/>
        <w:adjustRightInd w:val="0"/>
        <w:spacing w:after="0" w:line="240" w:lineRule="auto"/>
        <w:jc w:val="both"/>
        <w:rPr>
          <w:rFonts w:ascii="Arial" w:hAnsi="Arial" w:cs="Arial"/>
          <w:b/>
          <w:bCs/>
          <w:sz w:val="24"/>
          <w:szCs w:val="24"/>
          <w:lang w:val="en-US"/>
        </w:rPr>
      </w:pPr>
    </w:p>
    <w:p w14:paraId="7AD0DB1D" w14:textId="25110150" w:rsidR="0088090F" w:rsidRDefault="0088090F" w:rsidP="00A41309">
      <w:pPr>
        <w:autoSpaceDE w:val="0"/>
        <w:autoSpaceDN w:val="0"/>
        <w:adjustRightInd w:val="0"/>
        <w:spacing w:after="0" w:line="240" w:lineRule="auto"/>
        <w:ind w:firstLine="708"/>
        <w:jc w:val="both"/>
        <w:rPr>
          <w:rFonts w:ascii="Arial" w:hAnsi="Arial" w:cs="Arial"/>
          <w:sz w:val="24"/>
          <w:szCs w:val="24"/>
          <w:lang w:val="en-US"/>
        </w:rPr>
      </w:pPr>
      <w:r w:rsidRPr="0088090F">
        <w:rPr>
          <w:rFonts w:ascii="Arial" w:hAnsi="Arial" w:cs="Arial"/>
          <w:b/>
          <w:bCs/>
          <w:sz w:val="24"/>
          <w:szCs w:val="24"/>
          <w:lang w:val="en-US"/>
        </w:rPr>
        <w:t xml:space="preserve">Limited Research on Leadership Role Differences: </w:t>
      </w:r>
      <w:r w:rsidR="00423D30" w:rsidRPr="00423D30">
        <w:rPr>
          <w:rFonts w:ascii="Arial" w:hAnsi="Arial" w:cs="Arial"/>
          <w:sz w:val="24"/>
          <w:szCs w:val="24"/>
          <w:lang w:val="en-US"/>
        </w:rPr>
        <w:t xml:space="preserve">While some studies acknowledge that managers and individual contributors may experience remote work differently, few have systematically examined these differences across multiple dimensions. The unique challenges and opportunities associated with </w:t>
      </w:r>
      <w:r w:rsidR="00423D30" w:rsidRPr="00423D30">
        <w:rPr>
          <w:rFonts w:ascii="Arial" w:hAnsi="Arial" w:cs="Arial"/>
          <w:sz w:val="24"/>
          <w:szCs w:val="24"/>
          <w:lang w:val="en-US"/>
        </w:rPr>
        <w:lastRenderedPageBreak/>
        <w:t>leadership roles in remote settings remain largely unexplored, particularly in understanding how managerial responsibilities interact with factors such as gender, and remote work level.</w:t>
      </w:r>
    </w:p>
    <w:p w14:paraId="05A63256" w14:textId="77777777" w:rsidR="00BA169C" w:rsidRDefault="00BA169C" w:rsidP="0088090F">
      <w:pPr>
        <w:autoSpaceDE w:val="0"/>
        <w:autoSpaceDN w:val="0"/>
        <w:adjustRightInd w:val="0"/>
        <w:spacing w:after="0" w:line="240" w:lineRule="auto"/>
        <w:jc w:val="both"/>
        <w:rPr>
          <w:rFonts w:ascii="Arial" w:hAnsi="Arial" w:cs="Arial"/>
          <w:sz w:val="24"/>
          <w:szCs w:val="24"/>
          <w:lang w:val="en-US"/>
        </w:rPr>
      </w:pPr>
    </w:p>
    <w:p w14:paraId="265C140F" w14:textId="0FCB35CA" w:rsidR="0088090F" w:rsidRDefault="00D87599" w:rsidP="00A41309">
      <w:pPr>
        <w:autoSpaceDE w:val="0"/>
        <w:autoSpaceDN w:val="0"/>
        <w:adjustRightInd w:val="0"/>
        <w:spacing w:after="0" w:line="240" w:lineRule="auto"/>
        <w:ind w:firstLine="708"/>
        <w:jc w:val="both"/>
        <w:rPr>
          <w:rFonts w:ascii="Arial" w:hAnsi="Arial" w:cs="Arial"/>
          <w:sz w:val="24"/>
          <w:szCs w:val="24"/>
          <w:lang w:val="en-US"/>
        </w:rPr>
      </w:pPr>
      <w:r w:rsidRPr="00D87599">
        <w:rPr>
          <w:rFonts w:ascii="Arial" w:hAnsi="Arial" w:cs="Arial"/>
          <w:b/>
          <w:bCs/>
          <w:sz w:val="24"/>
          <w:szCs w:val="24"/>
          <w:lang w:val="en-US"/>
        </w:rPr>
        <w:t>Focus on General Outcomes Rather Than Role-Specific Experiences:</w:t>
      </w:r>
      <w:r w:rsidRPr="00D87599">
        <w:rPr>
          <w:rFonts w:ascii="Arial" w:hAnsi="Arial" w:cs="Arial"/>
          <w:sz w:val="24"/>
          <w:szCs w:val="24"/>
          <w:lang w:val="en-US"/>
        </w:rPr>
        <w:t xml:space="preserve"> Most existing studies examine remote work impacts on general employee populations rather than analyzing how different organizational roles experience specific outcomes. Understanding how managerial versus individual contributor roles differently experience motivation, stress, and performance is critical for developing targeted remote work strategies, especially in regions where such research is limited.</w:t>
      </w:r>
    </w:p>
    <w:p w14:paraId="4DBBF97B" w14:textId="77777777" w:rsidR="00D87599" w:rsidRPr="0088090F" w:rsidRDefault="00D87599" w:rsidP="0088090F">
      <w:pPr>
        <w:autoSpaceDE w:val="0"/>
        <w:autoSpaceDN w:val="0"/>
        <w:adjustRightInd w:val="0"/>
        <w:spacing w:after="0" w:line="240" w:lineRule="auto"/>
        <w:jc w:val="both"/>
        <w:rPr>
          <w:rFonts w:ascii="Arial" w:hAnsi="Arial" w:cs="Arial"/>
          <w:sz w:val="24"/>
          <w:szCs w:val="24"/>
          <w:lang w:val="en-US"/>
        </w:rPr>
      </w:pPr>
    </w:p>
    <w:p w14:paraId="7170B2A6" w14:textId="50E3BBA8" w:rsidR="005B2DED" w:rsidRDefault="0088090F" w:rsidP="00A41309">
      <w:pPr>
        <w:autoSpaceDE w:val="0"/>
        <w:autoSpaceDN w:val="0"/>
        <w:adjustRightInd w:val="0"/>
        <w:spacing w:after="0" w:line="240" w:lineRule="auto"/>
        <w:ind w:firstLine="708"/>
        <w:jc w:val="both"/>
        <w:rPr>
          <w:rFonts w:ascii="Arial" w:hAnsi="Arial" w:cs="Arial"/>
          <w:sz w:val="24"/>
          <w:szCs w:val="24"/>
          <w:lang w:val="en-US"/>
        </w:rPr>
      </w:pPr>
      <w:r w:rsidRPr="1F1470BD">
        <w:rPr>
          <w:rFonts w:ascii="Arial" w:hAnsi="Arial" w:cs="Arial"/>
          <w:b/>
          <w:bCs/>
          <w:sz w:val="24"/>
          <w:szCs w:val="24"/>
          <w:lang w:val="en-US"/>
        </w:rPr>
        <w:t xml:space="preserve">Focus on Performance Over Well-Being: </w:t>
      </w:r>
      <w:r w:rsidRPr="1F1470BD">
        <w:rPr>
          <w:rFonts w:ascii="Arial" w:hAnsi="Arial" w:cs="Arial"/>
          <w:sz w:val="24"/>
          <w:szCs w:val="24"/>
          <w:lang w:val="en-US"/>
        </w:rPr>
        <w:t xml:space="preserve">Most existing studies focused on employee performance rather than focusing on </w:t>
      </w:r>
      <w:r w:rsidR="00BB62DF">
        <w:rPr>
          <w:rFonts w:ascii="Arial" w:hAnsi="Arial" w:cs="Arial"/>
          <w:sz w:val="24"/>
          <w:szCs w:val="24"/>
          <w:lang w:val="en-US"/>
        </w:rPr>
        <w:t>motivation</w:t>
      </w:r>
      <w:r w:rsidRPr="1F1470BD">
        <w:rPr>
          <w:rFonts w:ascii="Arial" w:hAnsi="Arial" w:cs="Arial"/>
          <w:sz w:val="24"/>
          <w:szCs w:val="24"/>
          <w:lang w:val="en-US"/>
        </w:rPr>
        <w:t xml:space="preserve"> and stress perception. While performance metrics are essential, understanding how remote work affects employee well-being and long-term job satisfaction is equally critical for organizations adapting to new work models.</w:t>
      </w:r>
    </w:p>
    <w:p w14:paraId="20AA102D" w14:textId="77777777" w:rsidR="00D51FDA" w:rsidRPr="001E7596" w:rsidRDefault="00D51FDA" w:rsidP="0088090F">
      <w:pPr>
        <w:autoSpaceDE w:val="0"/>
        <w:autoSpaceDN w:val="0"/>
        <w:adjustRightInd w:val="0"/>
        <w:spacing w:after="0" w:line="240" w:lineRule="auto"/>
        <w:jc w:val="both"/>
        <w:rPr>
          <w:rFonts w:ascii="Arial" w:hAnsi="Arial" w:cs="Arial"/>
          <w:sz w:val="24"/>
          <w:szCs w:val="24"/>
          <w:lang w:val="en-US"/>
        </w:rPr>
      </w:pPr>
    </w:p>
    <w:p w14:paraId="33AA2AE8" w14:textId="3BDFCE94" w:rsidR="0088090F" w:rsidRDefault="00792694" w:rsidP="00A41309">
      <w:pPr>
        <w:autoSpaceDE w:val="0"/>
        <w:autoSpaceDN w:val="0"/>
        <w:adjustRightInd w:val="0"/>
        <w:spacing w:after="0" w:line="240" w:lineRule="auto"/>
        <w:ind w:firstLine="708"/>
        <w:jc w:val="both"/>
        <w:rPr>
          <w:rFonts w:ascii="Arial" w:hAnsi="Arial" w:cs="Arial"/>
          <w:sz w:val="24"/>
          <w:szCs w:val="24"/>
          <w:lang w:val="en-US"/>
        </w:rPr>
      </w:pPr>
      <w:r w:rsidRPr="00792694">
        <w:rPr>
          <w:rFonts w:ascii="Arial" w:hAnsi="Arial" w:cs="Arial"/>
          <w:sz w:val="24"/>
          <w:szCs w:val="24"/>
          <w:lang w:val="en-US"/>
        </w:rPr>
        <w:t xml:space="preserve">This literature review highlights the critical need for research examining role-based differences in remote work experiences within the </w:t>
      </w:r>
      <w:proofErr w:type="spellStart"/>
      <w:r w:rsidRPr="00792694">
        <w:rPr>
          <w:rFonts w:ascii="Arial" w:hAnsi="Arial" w:cs="Arial"/>
          <w:sz w:val="24"/>
          <w:szCs w:val="24"/>
          <w:lang w:val="en-US"/>
        </w:rPr>
        <w:t>Iberoamerican</w:t>
      </w:r>
      <w:proofErr w:type="spellEnd"/>
      <w:r w:rsidRPr="00792694">
        <w:rPr>
          <w:rFonts w:ascii="Arial" w:hAnsi="Arial" w:cs="Arial"/>
          <w:sz w:val="24"/>
          <w:szCs w:val="24"/>
          <w:lang w:val="en-US"/>
        </w:rPr>
        <w:t xml:space="preserve"> context. Addressing these gaps will contribute to a more comprehensive understanding of how organizational hierarchy interacts with demographic factors to shape remote work outcomes across different cultural and regional contexts.</w:t>
      </w:r>
    </w:p>
    <w:p w14:paraId="2601BC59" w14:textId="77777777" w:rsidR="00792694" w:rsidRPr="00A92A53" w:rsidRDefault="00792694" w:rsidP="0088090F">
      <w:pPr>
        <w:autoSpaceDE w:val="0"/>
        <w:autoSpaceDN w:val="0"/>
        <w:adjustRightInd w:val="0"/>
        <w:spacing w:after="0" w:line="240" w:lineRule="auto"/>
        <w:jc w:val="both"/>
        <w:rPr>
          <w:rFonts w:ascii="Arial" w:hAnsi="Arial" w:cs="Arial"/>
          <w:sz w:val="24"/>
          <w:szCs w:val="24"/>
          <w:lang w:val="en-US"/>
        </w:rPr>
      </w:pPr>
    </w:p>
    <w:p w14:paraId="60BCFE58" w14:textId="77777777" w:rsidR="008D2793" w:rsidRDefault="008D2793" w:rsidP="00B859BB">
      <w:pPr>
        <w:autoSpaceDE w:val="0"/>
        <w:autoSpaceDN w:val="0"/>
        <w:adjustRightInd w:val="0"/>
        <w:spacing w:after="0" w:line="240" w:lineRule="auto"/>
        <w:rPr>
          <w:rFonts w:ascii="Arial" w:hAnsi="Arial" w:cs="Arial"/>
          <w:b/>
          <w:bCs/>
          <w:sz w:val="24"/>
          <w:szCs w:val="24"/>
          <w:lang w:val="en-US"/>
        </w:rPr>
      </w:pPr>
    </w:p>
    <w:p w14:paraId="0ABF0426" w14:textId="44E28C20" w:rsidR="00796848" w:rsidRDefault="00FE5ED8" w:rsidP="00B859BB">
      <w:pPr>
        <w:autoSpaceDE w:val="0"/>
        <w:autoSpaceDN w:val="0"/>
        <w:adjustRightInd w:val="0"/>
        <w:spacing w:after="0" w:line="240" w:lineRule="auto"/>
        <w:rPr>
          <w:rFonts w:ascii="Arial" w:hAnsi="Arial" w:cs="Arial"/>
          <w:b/>
          <w:bCs/>
          <w:sz w:val="28"/>
          <w:szCs w:val="28"/>
          <w:lang w:val="en-US"/>
        </w:rPr>
      </w:pPr>
      <w:r>
        <w:rPr>
          <w:rFonts w:ascii="Arial" w:hAnsi="Arial" w:cs="Arial"/>
          <w:b/>
          <w:bCs/>
          <w:sz w:val="28"/>
          <w:szCs w:val="28"/>
          <w:lang w:val="en-US"/>
        </w:rPr>
        <w:t>3</w:t>
      </w:r>
      <w:r w:rsidR="00796848" w:rsidRPr="007F5D24">
        <w:rPr>
          <w:rFonts w:ascii="Arial" w:hAnsi="Arial" w:cs="Arial"/>
          <w:b/>
          <w:bCs/>
          <w:sz w:val="28"/>
          <w:szCs w:val="28"/>
          <w:lang w:val="en-US"/>
        </w:rPr>
        <w:t xml:space="preserve">. </w:t>
      </w:r>
      <w:r w:rsidR="00796848">
        <w:rPr>
          <w:rFonts w:ascii="Arial" w:hAnsi="Arial" w:cs="Arial"/>
          <w:b/>
          <w:bCs/>
          <w:sz w:val="28"/>
          <w:szCs w:val="28"/>
          <w:lang w:val="en-US"/>
        </w:rPr>
        <w:t>METHODOLOGY</w:t>
      </w:r>
    </w:p>
    <w:p w14:paraId="1EE04340" w14:textId="1B143D89" w:rsidR="00796848" w:rsidRPr="000A653C" w:rsidRDefault="000A653C" w:rsidP="00A41309">
      <w:pPr>
        <w:autoSpaceDE w:val="0"/>
        <w:autoSpaceDN w:val="0"/>
        <w:adjustRightInd w:val="0"/>
        <w:spacing w:after="0" w:line="240" w:lineRule="auto"/>
        <w:ind w:firstLine="708"/>
        <w:rPr>
          <w:rFonts w:ascii="Arial" w:hAnsi="Arial" w:cs="Arial"/>
          <w:sz w:val="24"/>
          <w:szCs w:val="24"/>
          <w:lang w:val="en-US"/>
        </w:rPr>
      </w:pPr>
      <w:r w:rsidRPr="000A653C">
        <w:rPr>
          <w:rFonts w:ascii="Arial" w:hAnsi="Arial" w:cs="Arial"/>
          <w:sz w:val="24"/>
          <w:szCs w:val="24"/>
          <w:lang w:val="en-US"/>
        </w:rPr>
        <w:t xml:space="preserve">This study employs a quantitative approach to analyze how managerial and individual contributor roles differently experience motivation, stress, and performance in hybrid/remote work environments. A structured survey was conducted across four </w:t>
      </w:r>
      <w:proofErr w:type="spellStart"/>
      <w:r w:rsidRPr="000A653C">
        <w:rPr>
          <w:rFonts w:ascii="Arial" w:hAnsi="Arial" w:cs="Arial"/>
          <w:sz w:val="24"/>
          <w:szCs w:val="24"/>
          <w:lang w:val="en-US"/>
        </w:rPr>
        <w:t>Iberoamerican</w:t>
      </w:r>
      <w:proofErr w:type="spellEnd"/>
      <w:r w:rsidRPr="000A653C">
        <w:rPr>
          <w:rFonts w:ascii="Arial" w:hAnsi="Arial" w:cs="Arial"/>
          <w:sz w:val="24"/>
          <w:szCs w:val="24"/>
          <w:lang w:val="en-US"/>
        </w:rPr>
        <w:t xml:space="preserve"> countries: Argentina, Colombia, Spain, and Mexico</w:t>
      </w:r>
      <w:r w:rsidR="003213C1">
        <w:rPr>
          <w:rFonts w:ascii="Arial" w:hAnsi="Arial" w:cs="Arial"/>
          <w:sz w:val="24"/>
          <w:szCs w:val="24"/>
          <w:lang w:val="en-US"/>
        </w:rPr>
        <w:t>. The survey gathered data on participants’ perceptions of stress levels, motivation and performance, comparing</w:t>
      </w:r>
      <w:r w:rsidR="00316EC6">
        <w:rPr>
          <w:rFonts w:ascii="Arial" w:hAnsi="Arial" w:cs="Arial"/>
          <w:sz w:val="24"/>
          <w:szCs w:val="24"/>
          <w:lang w:val="en-US"/>
        </w:rPr>
        <w:t xml:space="preserve"> their experiences in remote and in-person work modalities.</w:t>
      </w:r>
    </w:p>
    <w:p w14:paraId="67F2A8D4" w14:textId="77777777" w:rsidR="008312B8" w:rsidRPr="006B7329" w:rsidRDefault="008312B8" w:rsidP="00643084">
      <w:pPr>
        <w:autoSpaceDE w:val="0"/>
        <w:autoSpaceDN w:val="0"/>
        <w:adjustRightInd w:val="0"/>
        <w:spacing w:after="0" w:line="240" w:lineRule="auto"/>
        <w:jc w:val="both"/>
        <w:rPr>
          <w:rFonts w:ascii="Arial" w:hAnsi="Arial" w:cs="Arial"/>
          <w:b/>
          <w:bCs/>
          <w:sz w:val="24"/>
          <w:szCs w:val="24"/>
          <w:lang w:val="en-US"/>
        </w:rPr>
      </w:pPr>
    </w:p>
    <w:p w14:paraId="1187BE61" w14:textId="379118E9" w:rsidR="00395BF3" w:rsidRPr="00395BF3" w:rsidRDefault="006D6F9D" w:rsidP="00395BF3">
      <w:pPr>
        <w:autoSpaceDE w:val="0"/>
        <w:autoSpaceDN w:val="0"/>
        <w:adjustRightInd w:val="0"/>
        <w:spacing w:after="0" w:line="240" w:lineRule="auto"/>
        <w:jc w:val="both"/>
        <w:rPr>
          <w:rFonts w:ascii="Arial" w:hAnsi="Arial" w:cs="Arial"/>
          <w:sz w:val="24"/>
          <w:szCs w:val="24"/>
          <w:lang w:val="en-US"/>
        </w:rPr>
      </w:pPr>
      <w:r>
        <w:rPr>
          <w:rFonts w:ascii="Arial" w:hAnsi="Arial" w:cs="Arial"/>
          <w:b/>
          <w:bCs/>
          <w:sz w:val="24"/>
          <w:szCs w:val="24"/>
          <w:lang w:val="en-US"/>
        </w:rPr>
        <w:t>3</w:t>
      </w:r>
      <w:r w:rsidR="00E144F3" w:rsidRPr="1F1470BD">
        <w:rPr>
          <w:rFonts w:ascii="Arial" w:hAnsi="Arial" w:cs="Arial"/>
          <w:b/>
          <w:bCs/>
          <w:sz w:val="24"/>
          <w:szCs w:val="24"/>
          <w:lang w:val="en-US"/>
        </w:rPr>
        <w:t>.</w:t>
      </w:r>
      <w:r w:rsidR="00395BF3" w:rsidRPr="1F1470BD">
        <w:rPr>
          <w:rFonts w:ascii="Arial" w:hAnsi="Arial" w:cs="Arial"/>
          <w:b/>
          <w:bCs/>
          <w:sz w:val="24"/>
          <w:szCs w:val="24"/>
          <w:lang w:val="en-US"/>
        </w:rPr>
        <w:t xml:space="preserve">1 Research Design and Survey </w:t>
      </w:r>
      <w:r w:rsidR="00E144F3" w:rsidRPr="1F1470BD">
        <w:rPr>
          <w:rFonts w:ascii="Arial" w:hAnsi="Arial" w:cs="Arial"/>
          <w:b/>
          <w:bCs/>
          <w:sz w:val="24"/>
          <w:szCs w:val="24"/>
          <w:lang w:val="en-US"/>
        </w:rPr>
        <w:t>Data Collection</w:t>
      </w:r>
    </w:p>
    <w:p w14:paraId="546F885D" w14:textId="77777777" w:rsidR="00537D49" w:rsidRDefault="00537D49" w:rsidP="00395BF3">
      <w:pPr>
        <w:autoSpaceDE w:val="0"/>
        <w:autoSpaceDN w:val="0"/>
        <w:adjustRightInd w:val="0"/>
        <w:spacing w:after="0" w:line="240" w:lineRule="auto"/>
        <w:jc w:val="both"/>
        <w:rPr>
          <w:rFonts w:ascii="Arial" w:hAnsi="Arial" w:cs="Arial"/>
          <w:sz w:val="24"/>
          <w:szCs w:val="24"/>
          <w:lang w:val="en-US"/>
        </w:rPr>
      </w:pPr>
    </w:p>
    <w:p w14:paraId="5EB0C7D2" w14:textId="51272F1B" w:rsidR="00537D49" w:rsidRDefault="00537D49" w:rsidP="00756F7B">
      <w:pPr>
        <w:autoSpaceDE w:val="0"/>
        <w:autoSpaceDN w:val="0"/>
        <w:adjustRightInd w:val="0"/>
        <w:spacing w:after="0" w:line="240" w:lineRule="auto"/>
        <w:ind w:firstLine="708"/>
        <w:jc w:val="both"/>
        <w:rPr>
          <w:rFonts w:ascii="Arial" w:hAnsi="Arial" w:cs="Arial"/>
          <w:sz w:val="24"/>
          <w:szCs w:val="24"/>
          <w:lang w:val="en-US"/>
        </w:rPr>
      </w:pPr>
      <w:r w:rsidRPr="00537D49">
        <w:rPr>
          <w:rFonts w:ascii="Arial" w:hAnsi="Arial" w:cs="Arial"/>
          <w:sz w:val="24"/>
          <w:szCs w:val="24"/>
          <w:lang w:val="en-US"/>
        </w:rPr>
        <w:t xml:space="preserve">This research follows a cross-sectional survey design, using responses from professionals who have worked in both in-person and remote environments for at least two years. The survey was designed and collected in a previous study by </w:t>
      </w:r>
      <w:proofErr w:type="spellStart"/>
      <w:r w:rsidRPr="00537D49">
        <w:rPr>
          <w:rFonts w:ascii="Arial" w:hAnsi="Arial" w:cs="Arial"/>
          <w:sz w:val="24"/>
          <w:szCs w:val="24"/>
          <w:lang w:val="en-US"/>
        </w:rPr>
        <w:t>Vizcaíno</w:t>
      </w:r>
      <w:proofErr w:type="spellEnd"/>
      <w:r w:rsidRPr="00537D49">
        <w:rPr>
          <w:rFonts w:ascii="Arial" w:hAnsi="Arial" w:cs="Arial"/>
          <w:sz w:val="24"/>
          <w:szCs w:val="24"/>
          <w:lang w:val="en-US"/>
        </w:rPr>
        <w:t xml:space="preserve"> and Garcés</w:t>
      </w:r>
      <w:r w:rsidR="00F63032">
        <w:rPr>
          <w:rFonts w:ascii="Arial" w:hAnsi="Arial" w:cs="Arial"/>
          <w:sz w:val="24"/>
          <w:szCs w:val="24"/>
          <w:lang w:val="en-US"/>
        </w:rPr>
        <w:t xml:space="preserve"> </w:t>
      </w:r>
      <w:r w:rsidR="0045796F">
        <w:rPr>
          <w:rFonts w:ascii="Arial" w:hAnsi="Arial" w:cs="Arial"/>
          <w:sz w:val="24"/>
          <w:szCs w:val="24"/>
          <w:lang w:val="en-US"/>
        </w:rPr>
        <w:t>[</w:t>
      </w:r>
      <w:r w:rsidR="0045796F">
        <w:rPr>
          <w:rFonts w:ascii="Arial" w:hAnsi="Arial" w:cs="Arial"/>
          <w:sz w:val="24"/>
          <w:szCs w:val="24"/>
          <w:lang w:val="en-US"/>
        </w:rPr>
        <w:t>8</w:t>
      </w:r>
      <w:r w:rsidR="0045796F">
        <w:rPr>
          <w:rFonts w:ascii="Arial" w:hAnsi="Arial" w:cs="Arial"/>
          <w:sz w:val="24"/>
          <w:szCs w:val="24"/>
          <w:lang w:val="en-US"/>
        </w:rPr>
        <w:t>]</w:t>
      </w:r>
      <w:r w:rsidR="00976E8E">
        <w:rPr>
          <w:rFonts w:ascii="Arial" w:hAnsi="Arial" w:cs="Arial"/>
          <w:sz w:val="24"/>
          <w:szCs w:val="24"/>
          <w:lang w:val="en-US"/>
        </w:rPr>
        <w:t>. The survey</w:t>
      </w:r>
      <w:r w:rsidRPr="00537D49">
        <w:rPr>
          <w:rFonts w:ascii="Arial" w:hAnsi="Arial" w:cs="Arial"/>
          <w:sz w:val="24"/>
          <w:szCs w:val="24"/>
          <w:lang w:val="en-US"/>
        </w:rPr>
        <w:t xml:space="preserve"> consist</w:t>
      </w:r>
      <w:r w:rsidR="00976E8E">
        <w:rPr>
          <w:rFonts w:ascii="Arial" w:hAnsi="Arial" w:cs="Arial"/>
          <w:sz w:val="24"/>
          <w:szCs w:val="24"/>
          <w:lang w:val="en-US"/>
        </w:rPr>
        <w:t>s</w:t>
      </w:r>
      <w:r w:rsidRPr="00537D49">
        <w:rPr>
          <w:rFonts w:ascii="Arial" w:hAnsi="Arial" w:cs="Arial"/>
          <w:sz w:val="24"/>
          <w:szCs w:val="24"/>
          <w:lang w:val="en-US"/>
        </w:rPr>
        <w:t xml:space="preserve"> of 100 questions designed to capture participants' perceptions of stress levels, motivation, and performance across different work modalities.</w:t>
      </w:r>
    </w:p>
    <w:p w14:paraId="670206D2" w14:textId="77777777" w:rsidR="00AB183A" w:rsidRDefault="00AB183A" w:rsidP="00AB183A">
      <w:pPr>
        <w:autoSpaceDE w:val="0"/>
        <w:autoSpaceDN w:val="0"/>
        <w:adjustRightInd w:val="0"/>
        <w:spacing w:after="0" w:line="240" w:lineRule="auto"/>
        <w:jc w:val="both"/>
        <w:rPr>
          <w:rFonts w:ascii="Arial" w:hAnsi="Arial" w:cs="Arial"/>
          <w:sz w:val="24"/>
          <w:szCs w:val="24"/>
          <w:lang w:val="en-US"/>
        </w:rPr>
      </w:pPr>
    </w:p>
    <w:p w14:paraId="2D23E2D1" w14:textId="55350DC1" w:rsidR="0089157B" w:rsidRDefault="00AB183A" w:rsidP="004C1660">
      <w:pPr>
        <w:autoSpaceDE w:val="0"/>
        <w:autoSpaceDN w:val="0"/>
        <w:adjustRightInd w:val="0"/>
        <w:spacing w:after="0" w:line="240" w:lineRule="auto"/>
        <w:ind w:firstLine="708"/>
        <w:jc w:val="both"/>
        <w:rPr>
          <w:rFonts w:ascii="Arial" w:hAnsi="Arial" w:cs="Arial"/>
          <w:sz w:val="24"/>
          <w:szCs w:val="24"/>
          <w:lang w:val="en-US"/>
        </w:rPr>
      </w:pPr>
      <w:r w:rsidRPr="00AB183A">
        <w:rPr>
          <w:rFonts w:ascii="Arial" w:hAnsi="Arial" w:cs="Arial"/>
          <w:sz w:val="24"/>
          <w:szCs w:val="24"/>
          <w:lang w:val="en-US"/>
        </w:rPr>
        <w:t xml:space="preserve">The survey development involved </w:t>
      </w:r>
      <w:r>
        <w:rPr>
          <w:rFonts w:ascii="Arial" w:hAnsi="Arial" w:cs="Arial"/>
          <w:sz w:val="24"/>
          <w:szCs w:val="24"/>
          <w:lang w:val="en-US"/>
        </w:rPr>
        <w:t>various</w:t>
      </w:r>
      <w:r w:rsidRPr="00AB183A">
        <w:rPr>
          <w:rFonts w:ascii="Arial" w:hAnsi="Arial" w:cs="Arial"/>
          <w:sz w:val="24"/>
          <w:szCs w:val="24"/>
          <w:lang w:val="en-US"/>
        </w:rPr>
        <w:t xml:space="preserve"> stages to ensure comprehensive coverage of remote work experiences. The questionnaire initially consisted of questions regarding participants' socio-demographic information and previous experience (age, country of origin, remote work experience, days worked from home per week), followed by sections focusing on their perceptions of productivity, knowledge sharing, motivation, stress levels, and performance metrics.</w:t>
      </w:r>
      <w:r w:rsidR="003D4D7F">
        <w:rPr>
          <w:rFonts w:ascii="Arial" w:hAnsi="Arial" w:cs="Arial"/>
          <w:sz w:val="24"/>
          <w:szCs w:val="24"/>
          <w:lang w:val="en-US"/>
        </w:rPr>
        <w:t xml:space="preserve"> </w:t>
      </w:r>
      <w:r w:rsidR="0089157B" w:rsidRPr="0089157B">
        <w:rPr>
          <w:rFonts w:ascii="Arial" w:hAnsi="Arial" w:cs="Arial"/>
          <w:sz w:val="24"/>
          <w:szCs w:val="24"/>
          <w:lang w:val="en-US"/>
        </w:rPr>
        <w:t xml:space="preserve">The questions were designed based on previous studies and surveys </w:t>
      </w:r>
      <w:r w:rsidR="0089157B" w:rsidRPr="0089157B">
        <w:rPr>
          <w:rFonts w:ascii="Arial" w:hAnsi="Arial" w:cs="Arial"/>
          <w:sz w:val="24"/>
          <w:szCs w:val="24"/>
          <w:lang w:val="en-US"/>
        </w:rPr>
        <w:lastRenderedPageBreak/>
        <w:t xml:space="preserve">that addressed similar topics </w:t>
      </w:r>
      <w:r w:rsidR="00564A38" w:rsidRPr="009C2437">
        <w:rPr>
          <w:rFonts w:ascii="Arial" w:hAnsi="Arial" w:cs="Arial"/>
          <w:sz w:val="24"/>
          <w:szCs w:val="24"/>
          <w:lang w:val="en-US"/>
        </w:rPr>
        <w:t>[</w:t>
      </w:r>
      <w:r w:rsidR="009C2437" w:rsidRPr="009C2437">
        <w:rPr>
          <w:rFonts w:ascii="Arial" w:hAnsi="Arial" w:cs="Arial"/>
          <w:sz w:val="24"/>
          <w:szCs w:val="24"/>
          <w:lang w:val="en-US"/>
        </w:rPr>
        <w:t>4</w:t>
      </w:r>
      <w:r w:rsidR="00564A38" w:rsidRPr="009C2437">
        <w:rPr>
          <w:rFonts w:ascii="Arial" w:hAnsi="Arial" w:cs="Arial"/>
          <w:sz w:val="24"/>
          <w:szCs w:val="24"/>
          <w:lang w:val="en-US"/>
        </w:rPr>
        <w:t>]</w:t>
      </w:r>
      <w:r w:rsidR="00564A38">
        <w:rPr>
          <w:rFonts w:ascii="Arial" w:hAnsi="Arial" w:cs="Arial"/>
          <w:sz w:val="24"/>
          <w:szCs w:val="24"/>
          <w:lang w:val="en-US"/>
        </w:rPr>
        <w:t xml:space="preserve"> </w:t>
      </w:r>
      <w:r w:rsidR="0089157B" w:rsidRPr="0089157B">
        <w:rPr>
          <w:rFonts w:ascii="Arial" w:hAnsi="Arial" w:cs="Arial"/>
          <w:sz w:val="24"/>
          <w:szCs w:val="24"/>
          <w:lang w:val="en-US"/>
        </w:rPr>
        <w:t xml:space="preserve">and a focus group conducted with 33 software industry workers from various organizational levels, including both managers and individual contributors. This mixed-methods foundation ensured that the survey captured the specific experiences relevant to different leadership roles in remote work </w:t>
      </w:r>
      <w:r w:rsidR="00264927" w:rsidRPr="0089157B">
        <w:rPr>
          <w:rFonts w:ascii="Arial" w:hAnsi="Arial" w:cs="Arial"/>
          <w:sz w:val="24"/>
          <w:szCs w:val="24"/>
          <w:lang w:val="en-US"/>
        </w:rPr>
        <w:t>environments. The</w:t>
      </w:r>
      <w:r w:rsidR="0089157B" w:rsidRPr="0089157B">
        <w:rPr>
          <w:rFonts w:ascii="Arial" w:hAnsi="Arial" w:cs="Arial"/>
          <w:sz w:val="24"/>
          <w:szCs w:val="24"/>
          <w:lang w:val="en-US"/>
        </w:rPr>
        <w:t xml:space="preserve"> focus group insights were particularly valuable in identifying role-specific challenges and benefits that might not be apparent from literature review alone.</w:t>
      </w:r>
    </w:p>
    <w:p w14:paraId="7897ADD5" w14:textId="77777777" w:rsidR="00E144F3" w:rsidRDefault="00E144F3" w:rsidP="00395BF3">
      <w:pPr>
        <w:autoSpaceDE w:val="0"/>
        <w:autoSpaceDN w:val="0"/>
        <w:adjustRightInd w:val="0"/>
        <w:spacing w:after="0" w:line="240" w:lineRule="auto"/>
        <w:jc w:val="both"/>
        <w:rPr>
          <w:rFonts w:ascii="Arial" w:hAnsi="Arial" w:cs="Arial"/>
          <w:sz w:val="24"/>
          <w:szCs w:val="24"/>
          <w:lang w:val="en-US"/>
        </w:rPr>
      </w:pPr>
    </w:p>
    <w:p w14:paraId="1510A87F" w14:textId="2E6F32F2" w:rsidR="005B70A7" w:rsidRDefault="005B70A7" w:rsidP="004C1660">
      <w:pPr>
        <w:autoSpaceDE w:val="0"/>
        <w:autoSpaceDN w:val="0"/>
        <w:adjustRightInd w:val="0"/>
        <w:spacing w:after="0" w:line="240" w:lineRule="auto"/>
        <w:ind w:firstLine="708"/>
        <w:jc w:val="both"/>
        <w:rPr>
          <w:rFonts w:ascii="Arial" w:hAnsi="Arial" w:cs="Arial"/>
          <w:sz w:val="24"/>
          <w:szCs w:val="24"/>
          <w:lang w:val="en-US"/>
        </w:rPr>
      </w:pPr>
      <w:r w:rsidRPr="005B70A7">
        <w:rPr>
          <w:rFonts w:ascii="Arial" w:hAnsi="Arial" w:cs="Arial"/>
          <w:sz w:val="24"/>
          <w:szCs w:val="24"/>
          <w:lang w:val="en-US"/>
        </w:rPr>
        <w:t xml:space="preserve">To classify participants into managerial and individual contributor roles, we used a </w:t>
      </w:r>
      <w:r w:rsidR="00B806DC">
        <w:rPr>
          <w:rFonts w:ascii="Arial" w:hAnsi="Arial" w:cs="Arial"/>
          <w:sz w:val="24"/>
          <w:szCs w:val="24"/>
          <w:lang w:val="en-US"/>
        </w:rPr>
        <w:t>robust</w:t>
      </w:r>
      <w:r w:rsidRPr="005B70A7">
        <w:rPr>
          <w:rFonts w:ascii="Arial" w:hAnsi="Arial" w:cs="Arial"/>
          <w:sz w:val="24"/>
          <w:szCs w:val="24"/>
          <w:lang w:val="en-US"/>
        </w:rPr>
        <w:t xml:space="preserve"> approach that combined self-reported role descriptions with expert validation. Participants were asked directly about their current job title and role within their organization. Given the complexity of role classification in the software industry, we found that established classification systems like the Standard Occupational Classification (SOC) had limitations for our context, as they often categorize technical leadership roles (such as Technical Lead or Team Lead) as individual contributors rather than management positions, which does not align with industry practice where these roles typically involve supervisory responsibilities.</w:t>
      </w:r>
    </w:p>
    <w:p w14:paraId="132DAED2" w14:textId="77777777" w:rsidR="004C1660" w:rsidRPr="005B70A7" w:rsidRDefault="004C1660" w:rsidP="005B70A7">
      <w:pPr>
        <w:autoSpaceDE w:val="0"/>
        <w:autoSpaceDN w:val="0"/>
        <w:adjustRightInd w:val="0"/>
        <w:spacing w:after="0" w:line="240" w:lineRule="auto"/>
        <w:jc w:val="both"/>
        <w:rPr>
          <w:rFonts w:ascii="Arial" w:hAnsi="Arial" w:cs="Arial"/>
          <w:sz w:val="24"/>
          <w:szCs w:val="24"/>
          <w:lang w:val="en-US"/>
        </w:rPr>
      </w:pPr>
    </w:p>
    <w:p w14:paraId="3B1CD166" w14:textId="42E80FC0" w:rsidR="005B70A7" w:rsidRPr="005B70A7" w:rsidRDefault="005B70A7" w:rsidP="004C1660">
      <w:pPr>
        <w:autoSpaceDE w:val="0"/>
        <w:autoSpaceDN w:val="0"/>
        <w:adjustRightInd w:val="0"/>
        <w:spacing w:after="0" w:line="240" w:lineRule="auto"/>
        <w:ind w:firstLine="708"/>
        <w:jc w:val="both"/>
        <w:rPr>
          <w:rFonts w:ascii="Arial" w:hAnsi="Arial" w:cs="Arial"/>
          <w:sz w:val="24"/>
          <w:szCs w:val="24"/>
          <w:lang w:val="en-US"/>
        </w:rPr>
      </w:pPr>
      <w:r w:rsidRPr="005B70A7">
        <w:rPr>
          <w:rFonts w:ascii="Arial" w:hAnsi="Arial" w:cs="Arial"/>
          <w:sz w:val="24"/>
          <w:szCs w:val="24"/>
          <w:lang w:val="en-US"/>
        </w:rPr>
        <w:t xml:space="preserve">To address this challenge, we conducted a comprehensive role classification process that involved: (1) analyzing self-reported job titles and role descriptions from survey participants, (2) consulting with software industry experts from both Latin American and Spanish contexts to validate role classifications, and (3) applying principles from established research frameworks </w:t>
      </w:r>
      <w:r w:rsidR="001C0D49">
        <w:rPr>
          <w:rFonts w:ascii="Arial" w:hAnsi="Arial" w:cs="Arial"/>
          <w:sz w:val="24"/>
          <w:szCs w:val="24"/>
          <w:lang w:val="en-US"/>
        </w:rPr>
        <w:t>[</w:t>
      </w:r>
      <w:r w:rsidR="0058147B">
        <w:rPr>
          <w:rFonts w:ascii="Arial" w:hAnsi="Arial" w:cs="Arial"/>
          <w:sz w:val="24"/>
          <w:szCs w:val="24"/>
          <w:lang w:val="en-US"/>
        </w:rPr>
        <w:t>9</w:t>
      </w:r>
      <w:r w:rsidR="001C0D49">
        <w:rPr>
          <w:rFonts w:ascii="Arial" w:hAnsi="Arial" w:cs="Arial"/>
          <w:sz w:val="24"/>
          <w:szCs w:val="24"/>
          <w:lang w:val="en-US"/>
        </w:rPr>
        <w:t>]</w:t>
      </w:r>
      <w:r w:rsidR="001C0D49">
        <w:rPr>
          <w:rFonts w:ascii="Arial" w:hAnsi="Arial" w:cs="Arial"/>
          <w:sz w:val="24"/>
          <w:szCs w:val="24"/>
          <w:lang w:val="en-US"/>
        </w:rPr>
        <w:t xml:space="preserve"> </w:t>
      </w:r>
      <w:r w:rsidRPr="005B70A7">
        <w:rPr>
          <w:rFonts w:ascii="Arial" w:hAnsi="Arial" w:cs="Arial"/>
          <w:sz w:val="24"/>
          <w:szCs w:val="24"/>
          <w:lang w:val="en-US"/>
        </w:rPr>
        <w:t>that distinguish between people management and individual contribution roles.</w:t>
      </w:r>
    </w:p>
    <w:p w14:paraId="68765CF3" w14:textId="5B9A17E9" w:rsidR="003D4D7F" w:rsidRDefault="005B70A7" w:rsidP="005B70A7">
      <w:pPr>
        <w:autoSpaceDE w:val="0"/>
        <w:autoSpaceDN w:val="0"/>
        <w:adjustRightInd w:val="0"/>
        <w:spacing w:after="0" w:line="240" w:lineRule="auto"/>
        <w:jc w:val="both"/>
        <w:rPr>
          <w:rFonts w:ascii="Arial" w:hAnsi="Arial" w:cs="Arial"/>
          <w:sz w:val="24"/>
          <w:szCs w:val="24"/>
          <w:lang w:val="en-US"/>
        </w:rPr>
      </w:pPr>
      <w:r w:rsidRPr="005B70A7">
        <w:rPr>
          <w:rFonts w:ascii="Arial" w:hAnsi="Arial" w:cs="Arial"/>
          <w:sz w:val="24"/>
          <w:szCs w:val="24"/>
          <w:lang w:val="en-US"/>
        </w:rPr>
        <w:t>Through this process, participants who indicated job titles or responsibilities involving team leadership, supervision of other developers, project management oversight, or decision-making authority over technical teams were classified as managers. Participants whose roles focused primarily on individual technical work, coding, and individual project contributions without supervisory responsibilities were classified as individual contributors. This classification approach ensures clear distinction between the two role categories for comparative analysis while accounting for the nuanced reality of software industry organizational structures.</w:t>
      </w:r>
    </w:p>
    <w:p w14:paraId="782F91CD" w14:textId="77777777" w:rsidR="005B70A7" w:rsidRDefault="005B70A7" w:rsidP="005B70A7">
      <w:pPr>
        <w:autoSpaceDE w:val="0"/>
        <w:autoSpaceDN w:val="0"/>
        <w:adjustRightInd w:val="0"/>
        <w:spacing w:after="0" w:line="240" w:lineRule="auto"/>
        <w:jc w:val="both"/>
        <w:rPr>
          <w:rFonts w:ascii="Arial" w:hAnsi="Arial" w:cs="Arial"/>
          <w:sz w:val="24"/>
          <w:szCs w:val="24"/>
          <w:lang w:val="en-US"/>
        </w:rPr>
      </w:pPr>
    </w:p>
    <w:p w14:paraId="48350DEE" w14:textId="0DCCDBF2" w:rsidR="003D4D7F" w:rsidRDefault="00B54684" w:rsidP="004C1660">
      <w:pPr>
        <w:autoSpaceDE w:val="0"/>
        <w:autoSpaceDN w:val="0"/>
        <w:adjustRightInd w:val="0"/>
        <w:spacing w:after="0" w:line="240" w:lineRule="auto"/>
        <w:ind w:firstLine="708"/>
        <w:jc w:val="both"/>
        <w:rPr>
          <w:rFonts w:ascii="Arial" w:hAnsi="Arial" w:cs="Arial"/>
          <w:sz w:val="24"/>
          <w:szCs w:val="24"/>
          <w:lang w:val="en-US"/>
        </w:rPr>
      </w:pPr>
      <w:r w:rsidRPr="00B54684">
        <w:rPr>
          <w:rFonts w:ascii="Arial" w:hAnsi="Arial" w:cs="Arial"/>
          <w:sz w:val="24"/>
          <w:szCs w:val="24"/>
          <w:lang w:val="en-US"/>
        </w:rPr>
        <w:t xml:space="preserve">The survey </w:t>
      </w:r>
      <w:r>
        <w:rPr>
          <w:rFonts w:ascii="Arial" w:hAnsi="Arial" w:cs="Arial"/>
          <w:sz w:val="24"/>
          <w:szCs w:val="24"/>
          <w:lang w:val="en-US"/>
        </w:rPr>
        <w:t xml:space="preserve">that </w:t>
      </w:r>
      <w:proofErr w:type="spellStart"/>
      <w:r w:rsidR="00954D02">
        <w:rPr>
          <w:rFonts w:ascii="Arial" w:hAnsi="Arial" w:cs="Arial"/>
          <w:sz w:val="24"/>
          <w:szCs w:val="24"/>
          <w:lang w:val="en-US"/>
        </w:rPr>
        <w:t>Vizcaíno</w:t>
      </w:r>
      <w:proofErr w:type="spellEnd"/>
      <w:r w:rsidR="00954D02">
        <w:rPr>
          <w:rFonts w:ascii="Arial" w:hAnsi="Arial" w:cs="Arial"/>
          <w:sz w:val="24"/>
          <w:szCs w:val="24"/>
          <w:lang w:val="en-US"/>
        </w:rPr>
        <w:t xml:space="preserve"> and Garcés </w:t>
      </w:r>
      <w:r w:rsidR="001C0D49">
        <w:rPr>
          <w:rFonts w:ascii="Arial" w:hAnsi="Arial" w:cs="Arial"/>
          <w:sz w:val="24"/>
          <w:szCs w:val="24"/>
          <w:lang w:val="en-US"/>
        </w:rPr>
        <w:t>[</w:t>
      </w:r>
      <w:r w:rsidR="001C0D49">
        <w:rPr>
          <w:rFonts w:ascii="Arial" w:hAnsi="Arial" w:cs="Arial"/>
          <w:sz w:val="24"/>
          <w:szCs w:val="24"/>
          <w:lang w:val="en-US"/>
        </w:rPr>
        <w:t>8</w:t>
      </w:r>
      <w:r w:rsidR="001C0D49">
        <w:rPr>
          <w:rFonts w:ascii="Arial" w:hAnsi="Arial" w:cs="Arial"/>
          <w:sz w:val="24"/>
          <w:szCs w:val="24"/>
          <w:lang w:val="en-US"/>
        </w:rPr>
        <w:t>]</w:t>
      </w:r>
      <w:r w:rsidR="001C0D49">
        <w:rPr>
          <w:rFonts w:ascii="Arial" w:hAnsi="Arial" w:cs="Arial"/>
          <w:sz w:val="24"/>
          <w:szCs w:val="24"/>
          <w:lang w:val="en-US"/>
        </w:rPr>
        <w:t xml:space="preserve"> </w:t>
      </w:r>
      <w:r w:rsidR="00954D02">
        <w:rPr>
          <w:rFonts w:ascii="Arial" w:hAnsi="Arial" w:cs="Arial"/>
          <w:sz w:val="24"/>
          <w:szCs w:val="24"/>
          <w:lang w:val="en-US"/>
        </w:rPr>
        <w:t xml:space="preserve">collected </w:t>
      </w:r>
      <w:r w:rsidRPr="00B54684">
        <w:rPr>
          <w:rFonts w:ascii="Arial" w:hAnsi="Arial" w:cs="Arial"/>
          <w:sz w:val="24"/>
          <w:szCs w:val="24"/>
          <w:lang w:val="en-US"/>
        </w:rPr>
        <w:t>was sent to the first participants on September 26, 2024, and they were given until October 31 of the same year to respond. The objective was to attain 100 responses per country to ensure sufficient statistical power for role-based comparisons across demographic groups, with Mexico being the only country to exceed that number</w:t>
      </w:r>
      <w:r w:rsidR="00995184">
        <w:rPr>
          <w:rFonts w:ascii="Arial" w:hAnsi="Arial" w:cs="Arial"/>
          <w:sz w:val="24"/>
          <w:szCs w:val="24"/>
          <w:lang w:val="en-US"/>
        </w:rPr>
        <w:t xml:space="preserve">. </w:t>
      </w:r>
      <w:r w:rsidRPr="00B54684">
        <w:rPr>
          <w:rFonts w:ascii="Arial" w:hAnsi="Arial" w:cs="Arial"/>
          <w:sz w:val="24"/>
          <w:szCs w:val="24"/>
          <w:lang w:val="en-US"/>
        </w:rPr>
        <w:t>Despite not meeting the initial goal for all countries, the number of responses obtained from the other countries was considered sufficient to analyze trends and patterns in role-based differences.</w:t>
      </w:r>
    </w:p>
    <w:p w14:paraId="71001EA4" w14:textId="77777777" w:rsidR="003D4D7F" w:rsidRDefault="003D4D7F" w:rsidP="00395BF3">
      <w:pPr>
        <w:autoSpaceDE w:val="0"/>
        <w:autoSpaceDN w:val="0"/>
        <w:adjustRightInd w:val="0"/>
        <w:spacing w:after="0" w:line="240" w:lineRule="auto"/>
        <w:jc w:val="both"/>
        <w:rPr>
          <w:rFonts w:ascii="Arial" w:hAnsi="Arial" w:cs="Arial"/>
          <w:sz w:val="24"/>
          <w:szCs w:val="24"/>
          <w:lang w:val="en-US"/>
        </w:rPr>
      </w:pPr>
    </w:p>
    <w:p w14:paraId="2D5F8B02" w14:textId="47D94BAA" w:rsidR="00236D7B" w:rsidRDefault="00AD464C" w:rsidP="00236D7B">
      <w:pPr>
        <w:autoSpaceDE w:val="0"/>
        <w:autoSpaceDN w:val="0"/>
        <w:adjustRightInd w:val="0"/>
        <w:spacing w:after="0" w:line="240" w:lineRule="auto"/>
        <w:ind w:firstLine="708"/>
        <w:jc w:val="both"/>
        <w:rPr>
          <w:rFonts w:ascii="Arial" w:hAnsi="Arial" w:cs="Arial"/>
          <w:sz w:val="24"/>
          <w:szCs w:val="24"/>
          <w:lang w:val="en-US"/>
        </w:rPr>
      </w:pPr>
      <w:r>
        <w:rPr>
          <w:rFonts w:ascii="Arial" w:hAnsi="Arial" w:cs="Arial"/>
          <w:sz w:val="24"/>
          <w:szCs w:val="24"/>
          <w:lang w:val="en-US"/>
        </w:rPr>
        <w:t>Detailed</w:t>
      </w:r>
      <w:r w:rsidR="00236D7B" w:rsidRPr="00236D7B">
        <w:rPr>
          <w:rFonts w:ascii="Arial" w:hAnsi="Arial" w:cs="Arial"/>
          <w:sz w:val="24"/>
          <w:szCs w:val="24"/>
          <w:lang w:val="en-US"/>
        </w:rPr>
        <w:t xml:space="preserve"> data cleaning procedures were implemented to ensure validity for </w:t>
      </w:r>
      <w:r w:rsidR="00EF617B">
        <w:rPr>
          <w:rFonts w:ascii="Arial" w:hAnsi="Arial" w:cs="Arial"/>
          <w:sz w:val="24"/>
          <w:szCs w:val="24"/>
          <w:lang w:val="en-US"/>
        </w:rPr>
        <w:t>the</w:t>
      </w:r>
      <w:r w:rsidR="00236D7B" w:rsidRPr="00236D7B">
        <w:rPr>
          <w:rFonts w:ascii="Arial" w:hAnsi="Arial" w:cs="Arial"/>
          <w:sz w:val="24"/>
          <w:szCs w:val="24"/>
          <w:lang w:val="en-US"/>
        </w:rPr>
        <w:t xml:space="preserve"> analysis. Some responses were received from people who had not worked onsite for at least 2 years, despite this requirement being stated in the survey header, so these were discarded to maintain the integrity of </w:t>
      </w:r>
      <w:r w:rsidR="00EF617B">
        <w:rPr>
          <w:rFonts w:ascii="Arial" w:hAnsi="Arial" w:cs="Arial"/>
          <w:sz w:val="24"/>
          <w:szCs w:val="24"/>
          <w:lang w:val="en-US"/>
        </w:rPr>
        <w:t>the</w:t>
      </w:r>
      <w:r w:rsidR="00236D7B" w:rsidRPr="00236D7B">
        <w:rPr>
          <w:rFonts w:ascii="Arial" w:hAnsi="Arial" w:cs="Arial"/>
          <w:sz w:val="24"/>
          <w:szCs w:val="24"/>
          <w:lang w:val="en-US"/>
        </w:rPr>
        <w:t xml:space="preserve"> comparisons. Additionally, incomplete surveys lacking sufficient data for role classification or </w:t>
      </w:r>
      <w:r w:rsidR="00236D7B" w:rsidRPr="00236D7B">
        <w:rPr>
          <w:rFonts w:ascii="Arial" w:hAnsi="Arial" w:cs="Arial"/>
          <w:sz w:val="24"/>
          <w:szCs w:val="24"/>
          <w:lang w:val="en-US"/>
        </w:rPr>
        <w:lastRenderedPageBreak/>
        <w:t>key outcome measures were removed. The final dataset included 232 responses with clear role classifications: 57 managers (24.8%) and 175 individual contributors (75.2%), distributed across Argentina (36), Colombia (42), Spain (56), and Mexico (98).</w:t>
      </w:r>
    </w:p>
    <w:p w14:paraId="487F34AF" w14:textId="77777777" w:rsidR="00395BF3" w:rsidRDefault="00395BF3" w:rsidP="00395BF3">
      <w:pPr>
        <w:autoSpaceDE w:val="0"/>
        <w:autoSpaceDN w:val="0"/>
        <w:adjustRightInd w:val="0"/>
        <w:spacing w:after="0" w:line="240" w:lineRule="auto"/>
        <w:jc w:val="both"/>
        <w:rPr>
          <w:rFonts w:ascii="Arial" w:hAnsi="Arial" w:cs="Arial"/>
          <w:b/>
          <w:bCs/>
          <w:sz w:val="24"/>
          <w:szCs w:val="24"/>
          <w:lang w:val="en-US"/>
        </w:rPr>
      </w:pPr>
    </w:p>
    <w:p w14:paraId="73EF37CD" w14:textId="699040AA" w:rsidR="00E144F3" w:rsidRDefault="00E144F3" w:rsidP="00E144F3">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4.2</w:t>
      </w:r>
      <w:r w:rsidRPr="00395BF3">
        <w:rPr>
          <w:rFonts w:ascii="Arial" w:hAnsi="Arial" w:cs="Arial"/>
          <w:b/>
          <w:bCs/>
          <w:sz w:val="24"/>
          <w:szCs w:val="24"/>
          <w:lang w:val="en-US"/>
        </w:rPr>
        <w:t xml:space="preserve"> </w:t>
      </w:r>
      <w:r>
        <w:rPr>
          <w:rFonts w:ascii="Arial" w:hAnsi="Arial" w:cs="Arial"/>
          <w:b/>
          <w:bCs/>
          <w:sz w:val="24"/>
          <w:szCs w:val="24"/>
          <w:lang w:val="en-US"/>
        </w:rPr>
        <w:t>Variables and Measurement</w:t>
      </w:r>
    </w:p>
    <w:p w14:paraId="4C28CC21" w14:textId="77777777" w:rsidR="00E144F3" w:rsidRDefault="00E144F3" w:rsidP="00E144F3">
      <w:pPr>
        <w:autoSpaceDE w:val="0"/>
        <w:autoSpaceDN w:val="0"/>
        <w:adjustRightInd w:val="0"/>
        <w:spacing w:after="0" w:line="240" w:lineRule="auto"/>
        <w:jc w:val="both"/>
        <w:rPr>
          <w:rFonts w:ascii="Arial" w:hAnsi="Arial" w:cs="Arial"/>
          <w:b/>
          <w:bCs/>
          <w:sz w:val="24"/>
          <w:szCs w:val="24"/>
          <w:lang w:val="en-US"/>
        </w:rPr>
      </w:pPr>
    </w:p>
    <w:p w14:paraId="64DD8745" w14:textId="24695CF7" w:rsidR="00E144F3" w:rsidRDefault="00FF2A4F" w:rsidP="00E144F3">
      <w:pPr>
        <w:autoSpaceDE w:val="0"/>
        <w:autoSpaceDN w:val="0"/>
        <w:adjustRightInd w:val="0"/>
        <w:spacing w:after="0" w:line="240" w:lineRule="auto"/>
        <w:jc w:val="both"/>
        <w:rPr>
          <w:rFonts w:ascii="Arial" w:hAnsi="Arial" w:cs="Arial"/>
          <w:sz w:val="24"/>
          <w:szCs w:val="24"/>
          <w:lang w:val="en-US"/>
        </w:rPr>
      </w:pPr>
      <w:r w:rsidRPr="00FF2A4F">
        <w:rPr>
          <w:rFonts w:ascii="Arial" w:hAnsi="Arial" w:cs="Arial"/>
          <w:sz w:val="24"/>
          <w:szCs w:val="24"/>
          <w:lang w:val="en-US"/>
        </w:rPr>
        <w:t>The study examines how demographic and organizational factors interact with leadership roles to influence performance, motivation, and stress levels, with particular emphasis on role-based comparisons.</w:t>
      </w:r>
    </w:p>
    <w:p w14:paraId="236E76D0" w14:textId="77777777" w:rsidR="00FF2A4F" w:rsidRPr="00E144F3" w:rsidRDefault="00FF2A4F" w:rsidP="00E144F3">
      <w:pPr>
        <w:autoSpaceDE w:val="0"/>
        <w:autoSpaceDN w:val="0"/>
        <w:adjustRightInd w:val="0"/>
        <w:spacing w:after="0" w:line="240" w:lineRule="auto"/>
        <w:jc w:val="both"/>
        <w:rPr>
          <w:rFonts w:ascii="Arial" w:hAnsi="Arial" w:cs="Arial"/>
          <w:sz w:val="24"/>
          <w:szCs w:val="24"/>
          <w:lang w:val="en-US"/>
        </w:rPr>
      </w:pPr>
    </w:p>
    <w:p w14:paraId="17CAA6E2" w14:textId="237F9502" w:rsidR="00E144F3" w:rsidRPr="00E144F3" w:rsidRDefault="00E144F3" w:rsidP="00E144F3">
      <w:pPr>
        <w:autoSpaceDE w:val="0"/>
        <w:autoSpaceDN w:val="0"/>
        <w:adjustRightInd w:val="0"/>
        <w:spacing w:after="0" w:line="240" w:lineRule="auto"/>
        <w:jc w:val="both"/>
        <w:rPr>
          <w:rFonts w:ascii="Arial" w:hAnsi="Arial" w:cs="Arial"/>
          <w:b/>
          <w:bCs/>
          <w:sz w:val="24"/>
          <w:szCs w:val="24"/>
          <w:lang w:val="en-US"/>
        </w:rPr>
      </w:pPr>
      <w:r w:rsidRPr="00E144F3">
        <w:rPr>
          <w:rFonts w:ascii="Arial" w:hAnsi="Arial" w:cs="Arial"/>
          <w:b/>
          <w:bCs/>
          <w:sz w:val="24"/>
          <w:szCs w:val="24"/>
          <w:lang w:val="en-US"/>
        </w:rPr>
        <w:t>Independent Variables:</w:t>
      </w:r>
    </w:p>
    <w:p w14:paraId="3A8C1958" w14:textId="3C67B55A" w:rsidR="002231B3" w:rsidRPr="002231B3" w:rsidRDefault="002231B3" w:rsidP="003A1AEA">
      <w:pPr>
        <w:pStyle w:val="ListParagraph"/>
        <w:numPr>
          <w:ilvl w:val="0"/>
          <w:numId w:val="2"/>
        </w:numPr>
        <w:autoSpaceDE w:val="0"/>
        <w:autoSpaceDN w:val="0"/>
        <w:adjustRightInd w:val="0"/>
        <w:spacing w:after="0" w:line="240" w:lineRule="auto"/>
        <w:jc w:val="both"/>
        <w:rPr>
          <w:rFonts w:ascii="Arial" w:hAnsi="Arial" w:cs="Arial"/>
          <w:sz w:val="24"/>
          <w:szCs w:val="24"/>
          <w:lang w:val="en-US"/>
        </w:rPr>
      </w:pPr>
      <w:r w:rsidRPr="00F24CE9">
        <w:rPr>
          <w:rFonts w:ascii="Arial" w:hAnsi="Arial" w:cs="Arial"/>
          <w:b/>
          <w:bCs/>
          <w:sz w:val="24"/>
          <w:szCs w:val="24"/>
          <w:lang w:val="en-US"/>
        </w:rPr>
        <w:t>Leadership Role</w:t>
      </w:r>
      <w:r w:rsidR="00F24CE9">
        <w:rPr>
          <w:b/>
          <w:bCs/>
          <w:lang w:val="en-US"/>
        </w:rPr>
        <w:t xml:space="preserve"> </w:t>
      </w:r>
      <w:r w:rsidR="00F24CE9" w:rsidRPr="00F24CE9">
        <w:rPr>
          <w:rFonts w:ascii="Arial" w:hAnsi="Arial" w:cs="Arial"/>
          <w:b/>
          <w:bCs/>
          <w:sz w:val="24"/>
          <w:szCs w:val="24"/>
          <w:lang w:val="en-US"/>
        </w:rPr>
        <w:t>(Primary Focus):</w:t>
      </w:r>
      <w:r w:rsidR="00F24CE9" w:rsidRPr="00F24CE9">
        <w:rPr>
          <w:rFonts w:ascii="Arial" w:hAnsi="Arial" w:cs="Arial"/>
          <w:sz w:val="24"/>
          <w:szCs w:val="24"/>
          <w:lang w:val="en-US"/>
        </w:rPr>
        <w:t xml:space="preserve"> Managerial (1) vs. Individual Contributors (0)</w:t>
      </w:r>
    </w:p>
    <w:p w14:paraId="66B8EE20" w14:textId="49C64713" w:rsidR="00433CEC" w:rsidRPr="00433CEC" w:rsidRDefault="003A059F" w:rsidP="00433CEC">
      <w:pPr>
        <w:pStyle w:val="ListParagraph"/>
        <w:numPr>
          <w:ilvl w:val="0"/>
          <w:numId w:val="2"/>
        </w:numPr>
        <w:autoSpaceDE w:val="0"/>
        <w:autoSpaceDN w:val="0"/>
        <w:adjustRightInd w:val="0"/>
        <w:spacing w:after="0" w:line="240" w:lineRule="auto"/>
        <w:jc w:val="both"/>
        <w:rPr>
          <w:rFonts w:ascii="Arial" w:hAnsi="Arial" w:cs="Arial"/>
          <w:sz w:val="24"/>
          <w:szCs w:val="24"/>
          <w:lang w:val="en-US"/>
        </w:rPr>
      </w:pPr>
      <w:r w:rsidRPr="003A059F">
        <w:rPr>
          <w:rFonts w:ascii="Arial" w:hAnsi="Arial" w:cs="Arial"/>
          <w:b/>
          <w:bCs/>
          <w:sz w:val="24"/>
          <w:szCs w:val="24"/>
          <w:lang w:val="en-US"/>
        </w:rPr>
        <w:t>Remote Work Level:</w:t>
      </w:r>
      <w:r w:rsidRPr="003A059F">
        <w:rPr>
          <w:rFonts w:ascii="Arial" w:hAnsi="Arial" w:cs="Arial"/>
          <w:sz w:val="24"/>
          <w:szCs w:val="24"/>
          <w:lang w:val="en-US"/>
        </w:rPr>
        <w:t xml:space="preserve"> </w:t>
      </w:r>
      <w:r w:rsidR="008F4CAA" w:rsidRPr="008F4CAA">
        <w:rPr>
          <w:rFonts w:ascii="Arial" w:hAnsi="Arial" w:cs="Arial"/>
          <w:sz w:val="24"/>
          <w:szCs w:val="24"/>
          <w:lang w:val="en-US"/>
        </w:rPr>
        <w:t xml:space="preserve">Following the terminology established by </w:t>
      </w:r>
      <w:proofErr w:type="spellStart"/>
      <w:r w:rsidR="008F4CAA" w:rsidRPr="008F4CAA">
        <w:rPr>
          <w:rFonts w:ascii="Arial" w:hAnsi="Arial" w:cs="Arial"/>
          <w:sz w:val="24"/>
          <w:szCs w:val="24"/>
          <w:lang w:val="en-US"/>
        </w:rPr>
        <w:t>Šmite</w:t>
      </w:r>
      <w:proofErr w:type="spellEnd"/>
      <w:r w:rsidR="008F4CAA" w:rsidRPr="008F4CAA">
        <w:rPr>
          <w:rFonts w:ascii="Arial" w:hAnsi="Arial" w:cs="Arial"/>
          <w:sz w:val="24"/>
          <w:szCs w:val="24"/>
          <w:lang w:val="en-US"/>
        </w:rPr>
        <w:t xml:space="preserve"> et al. [10], we classified participants according to their remote work level. We used the categories "low remote work" and "high remote work", where:</w:t>
      </w:r>
    </w:p>
    <w:p w14:paraId="03E7EC9D" w14:textId="77777777" w:rsidR="008F4CAA" w:rsidRPr="008F4CAA" w:rsidRDefault="008F4CAA" w:rsidP="008F4CAA">
      <w:pPr>
        <w:pStyle w:val="ListParagraph"/>
        <w:numPr>
          <w:ilvl w:val="0"/>
          <w:numId w:val="22"/>
        </w:numPr>
        <w:autoSpaceDE w:val="0"/>
        <w:autoSpaceDN w:val="0"/>
        <w:adjustRightInd w:val="0"/>
        <w:spacing w:after="0"/>
        <w:jc w:val="both"/>
        <w:rPr>
          <w:rFonts w:ascii="Arial" w:hAnsi="Arial" w:cs="Arial"/>
          <w:sz w:val="24"/>
          <w:szCs w:val="24"/>
          <w:lang w:val="en-US"/>
        </w:rPr>
      </w:pPr>
      <w:r w:rsidRPr="008F4CAA">
        <w:rPr>
          <w:rFonts w:ascii="Arial" w:hAnsi="Arial" w:cs="Arial"/>
          <w:b/>
          <w:bCs/>
          <w:sz w:val="24"/>
          <w:szCs w:val="24"/>
          <w:lang w:val="en-US"/>
        </w:rPr>
        <w:t>Low remote work</w:t>
      </w:r>
      <w:r w:rsidRPr="008F4CAA">
        <w:rPr>
          <w:rFonts w:ascii="Arial" w:hAnsi="Arial" w:cs="Arial"/>
          <w:sz w:val="24"/>
          <w:szCs w:val="24"/>
          <w:lang w:val="en-US"/>
        </w:rPr>
        <w:t>: Refers to "office-first" or "office-based" modalities, where work is primarily conducted from the office with occasional remote work sessions.</w:t>
      </w:r>
    </w:p>
    <w:p w14:paraId="5AEAE538" w14:textId="681D9AFF" w:rsidR="002231B3" w:rsidRPr="00487538" w:rsidRDefault="008F4CAA" w:rsidP="00487538">
      <w:pPr>
        <w:pStyle w:val="ListParagraph"/>
        <w:numPr>
          <w:ilvl w:val="0"/>
          <w:numId w:val="22"/>
        </w:numPr>
        <w:autoSpaceDE w:val="0"/>
        <w:autoSpaceDN w:val="0"/>
        <w:adjustRightInd w:val="0"/>
        <w:spacing w:after="0"/>
        <w:jc w:val="both"/>
        <w:rPr>
          <w:rFonts w:ascii="Arial" w:hAnsi="Arial" w:cs="Arial"/>
          <w:sz w:val="24"/>
          <w:szCs w:val="24"/>
          <w:lang w:val="en-US"/>
        </w:rPr>
      </w:pPr>
      <w:r w:rsidRPr="008F4CAA">
        <w:rPr>
          <w:rFonts w:ascii="Arial" w:hAnsi="Arial" w:cs="Arial"/>
          <w:b/>
          <w:bCs/>
          <w:sz w:val="24"/>
          <w:szCs w:val="24"/>
          <w:lang w:val="en-US"/>
        </w:rPr>
        <w:t>High remote work</w:t>
      </w:r>
      <w:r w:rsidRPr="008F4CAA">
        <w:rPr>
          <w:rFonts w:ascii="Arial" w:hAnsi="Arial" w:cs="Arial"/>
          <w:sz w:val="24"/>
          <w:szCs w:val="24"/>
          <w:lang w:val="en-US"/>
        </w:rPr>
        <w:t>: Encompasses "remote-first" and "all remote" modalities, where work is primarily conducted remotely with occasional office visits.</w:t>
      </w:r>
    </w:p>
    <w:p w14:paraId="1E90D9EA" w14:textId="688E0731" w:rsidR="00FC3242" w:rsidRDefault="00FC3242" w:rsidP="003A1AEA">
      <w:pPr>
        <w:pStyle w:val="ListParagraph"/>
        <w:numPr>
          <w:ilvl w:val="0"/>
          <w:numId w:val="2"/>
        </w:numPr>
        <w:rPr>
          <w:rFonts w:ascii="Arial" w:hAnsi="Arial" w:cs="Arial"/>
          <w:sz w:val="24"/>
          <w:szCs w:val="24"/>
          <w:lang w:val="en-US"/>
        </w:rPr>
      </w:pPr>
      <w:r w:rsidRPr="0011674C">
        <w:rPr>
          <w:rFonts w:ascii="Arial" w:hAnsi="Arial" w:cs="Arial"/>
          <w:b/>
          <w:bCs/>
          <w:sz w:val="24"/>
          <w:szCs w:val="24"/>
          <w:lang w:val="en-US"/>
        </w:rPr>
        <w:t>Gender</w:t>
      </w:r>
      <w:r w:rsidRPr="1F1470BD">
        <w:rPr>
          <w:rFonts w:ascii="Arial" w:hAnsi="Arial" w:cs="Arial"/>
          <w:sz w:val="24"/>
          <w:szCs w:val="24"/>
          <w:lang w:val="en-US"/>
        </w:rPr>
        <w:t>: Male vs. Female</w:t>
      </w:r>
    </w:p>
    <w:p w14:paraId="5780D3CF" w14:textId="562BC451" w:rsidR="00A477EC" w:rsidRPr="00FC3242" w:rsidRDefault="00A477EC" w:rsidP="003A1AEA">
      <w:pPr>
        <w:pStyle w:val="ListParagraph"/>
        <w:numPr>
          <w:ilvl w:val="0"/>
          <w:numId w:val="2"/>
        </w:numPr>
        <w:rPr>
          <w:rFonts w:ascii="Arial" w:hAnsi="Arial" w:cs="Arial"/>
          <w:sz w:val="24"/>
          <w:szCs w:val="24"/>
          <w:lang w:val="en-US"/>
        </w:rPr>
      </w:pPr>
      <w:r>
        <w:rPr>
          <w:rFonts w:ascii="Arial" w:hAnsi="Arial" w:cs="Arial"/>
          <w:b/>
          <w:bCs/>
          <w:sz w:val="24"/>
          <w:szCs w:val="24"/>
          <w:lang w:val="en-US"/>
        </w:rPr>
        <w:t>Country</w:t>
      </w:r>
      <w:r w:rsidRPr="00A477EC">
        <w:rPr>
          <w:rFonts w:ascii="Arial" w:hAnsi="Arial" w:cs="Arial"/>
          <w:sz w:val="24"/>
          <w:szCs w:val="24"/>
          <w:lang w:val="en-US"/>
        </w:rPr>
        <w:t>:</w:t>
      </w:r>
      <w:r>
        <w:rPr>
          <w:rFonts w:ascii="Arial" w:hAnsi="Arial" w:cs="Arial"/>
          <w:sz w:val="24"/>
          <w:szCs w:val="24"/>
          <w:lang w:val="en-US"/>
        </w:rPr>
        <w:t xml:space="preserve"> </w:t>
      </w:r>
      <w:r w:rsidRPr="00BB0220">
        <w:rPr>
          <w:rFonts w:ascii="Arial" w:hAnsi="Arial" w:cs="Arial"/>
          <w:sz w:val="24"/>
          <w:szCs w:val="24"/>
          <w:lang w:val="en-US"/>
        </w:rPr>
        <w:t xml:space="preserve">Argentina, Colombia, </w:t>
      </w:r>
      <w:r w:rsidR="00BB0220" w:rsidRPr="00BB0220">
        <w:rPr>
          <w:rFonts w:ascii="Arial" w:hAnsi="Arial" w:cs="Arial"/>
          <w:sz w:val="24"/>
          <w:szCs w:val="24"/>
          <w:lang w:val="en-US"/>
        </w:rPr>
        <w:t xml:space="preserve">Spain and </w:t>
      </w:r>
      <w:r w:rsidRPr="00BB0220">
        <w:rPr>
          <w:rFonts w:ascii="Arial" w:hAnsi="Arial" w:cs="Arial"/>
          <w:sz w:val="24"/>
          <w:szCs w:val="24"/>
          <w:lang w:val="en-US"/>
        </w:rPr>
        <w:t>Mexico</w:t>
      </w:r>
    </w:p>
    <w:p w14:paraId="49A42874" w14:textId="77777777" w:rsidR="002231B3" w:rsidRPr="002231B3" w:rsidRDefault="002231B3" w:rsidP="002231B3">
      <w:pPr>
        <w:pStyle w:val="ListParagraph"/>
        <w:autoSpaceDE w:val="0"/>
        <w:autoSpaceDN w:val="0"/>
        <w:adjustRightInd w:val="0"/>
        <w:spacing w:after="0" w:line="240" w:lineRule="auto"/>
        <w:jc w:val="both"/>
        <w:rPr>
          <w:rFonts w:ascii="Arial" w:hAnsi="Arial" w:cs="Arial"/>
          <w:sz w:val="24"/>
          <w:szCs w:val="24"/>
          <w:lang w:val="en-US"/>
        </w:rPr>
      </w:pPr>
    </w:p>
    <w:p w14:paraId="157A9218" w14:textId="6D9D92AE" w:rsidR="00E144F3" w:rsidRPr="00E144F3" w:rsidRDefault="00E144F3" w:rsidP="00E144F3">
      <w:pPr>
        <w:autoSpaceDE w:val="0"/>
        <w:autoSpaceDN w:val="0"/>
        <w:adjustRightInd w:val="0"/>
        <w:spacing w:after="0" w:line="240" w:lineRule="auto"/>
        <w:jc w:val="both"/>
        <w:rPr>
          <w:rFonts w:ascii="Arial" w:hAnsi="Arial" w:cs="Arial"/>
          <w:b/>
          <w:bCs/>
          <w:sz w:val="24"/>
          <w:szCs w:val="24"/>
          <w:lang w:val="en-US"/>
        </w:rPr>
      </w:pPr>
      <w:r w:rsidRPr="00E144F3">
        <w:rPr>
          <w:rFonts w:ascii="Arial" w:hAnsi="Arial" w:cs="Arial"/>
          <w:b/>
          <w:bCs/>
          <w:sz w:val="24"/>
          <w:szCs w:val="24"/>
          <w:lang w:val="en-US"/>
        </w:rPr>
        <w:t>Dependent Variables:</w:t>
      </w:r>
    </w:p>
    <w:p w14:paraId="70044909" w14:textId="0B96F877" w:rsidR="00CB38EC" w:rsidRPr="00CB38EC" w:rsidRDefault="00CB38EC" w:rsidP="00CB38EC">
      <w:pPr>
        <w:autoSpaceDE w:val="0"/>
        <w:autoSpaceDN w:val="0"/>
        <w:adjustRightInd w:val="0"/>
        <w:spacing w:after="0"/>
        <w:jc w:val="both"/>
        <w:rPr>
          <w:rFonts w:ascii="Arial" w:hAnsi="Arial" w:cs="Arial"/>
          <w:sz w:val="24"/>
          <w:szCs w:val="24"/>
          <w:lang w:val="en-US"/>
        </w:rPr>
      </w:pPr>
      <w:r w:rsidRPr="00CB38EC">
        <w:rPr>
          <w:rFonts w:ascii="Arial" w:hAnsi="Arial" w:cs="Arial"/>
          <w:sz w:val="24"/>
          <w:szCs w:val="24"/>
          <w:lang w:val="en-US"/>
        </w:rPr>
        <w:t xml:space="preserve">The dependent variables were organized into three main categories following the framework established by </w:t>
      </w:r>
      <w:proofErr w:type="spellStart"/>
      <w:r w:rsidRPr="00CB38EC">
        <w:rPr>
          <w:rFonts w:ascii="Arial" w:hAnsi="Arial" w:cs="Arial"/>
          <w:sz w:val="24"/>
          <w:szCs w:val="24"/>
          <w:lang w:val="en-US"/>
        </w:rPr>
        <w:t>Vizcaíno</w:t>
      </w:r>
      <w:proofErr w:type="spellEnd"/>
      <w:r w:rsidRPr="00CB38EC">
        <w:rPr>
          <w:rFonts w:ascii="Arial" w:hAnsi="Arial" w:cs="Arial"/>
          <w:sz w:val="24"/>
          <w:szCs w:val="24"/>
          <w:lang w:val="en-US"/>
        </w:rPr>
        <w:t xml:space="preserve"> et al. [</w:t>
      </w:r>
      <w:r w:rsidR="007E2C23">
        <w:rPr>
          <w:rFonts w:ascii="Arial" w:hAnsi="Arial" w:cs="Arial"/>
          <w:sz w:val="24"/>
          <w:szCs w:val="24"/>
          <w:lang w:val="en-US"/>
        </w:rPr>
        <w:t>4</w:t>
      </w:r>
      <w:r w:rsidRPr="00CB38EC">
        <w:rPr>
          <w:rFonts w:ascii="Arial" w:hAnsi="Arial" w:cs="Arial"/>
          <w:sz w:val="24"/>
          <w:szCs w:val="24"/>
          <w:lang w:val="en-US"/>
        </w:rPr>
        <w:t>], who structured their analysis around performance, stress, and motivation as the key dimensions for understanding software developers' remote work experiences:</w:t>
      </w:r>
    </w:p>
    <w:p w14:paraId="22C0BBCD" w14:textId="75699EF6" w:rsidR="00377082" w:rsidRPr="00377082" w:rsidRDefault="00377082" w:rsidP="00377082">
      <w:pPr>
        <w:pStyle w:val="ListParagraph"/>
        <w:autoSpaceDE w:val="0"/>
        <w:autoSpaceDN w:val="0"/>
        <w:adjustRightInd w:val="0"/>
        <w:spacing w:after="0"/>
        <w:jc w:val="both"/>
        <w:rPr>
          <w:rFonts w:ascii="Arial" w:hAnsi="Arial" w:cs="Arial"/>
          <w:sz w:val="24"/>
          <w:szCs w:val="24"/>
          <w:lang w:val="en-US"/>
        </w:rPr>
      </w:pPr>
      <w:r w:rsidRPr="00377082">
        <w:rPr>
          <w:rFonts w:ascii="Arial" w:hAnsi="Arial" w:cs="Arial"/>
          <w:b/>
          <w:bCs/>
          <w:sz w:val="24"/>
          <w:szCs w:val="24"/>
          <w:lang w:val="en-US"/>
        </w:rPr>
        <w:t>Performance metrics</w:t>
      </w:r>
      <w:r w:rsidRPr="00377082">
        <w:rPr>
          <w:rFonts w:ascii="Arial" w:hAnsi="Arial" w:cs="Arial"/>
          <w:sz w:val="24"/>
          <w:szCs w:val="24"/>
          <w:lang w:val="en-US"/>
        </w:rPr>
        <w:t xml:space="preserve"> include: Performance, Team Productivity, Team Milestones, Concentration, Knowledge Exchange, Communication with Peers, Communication with Boss, Employee Engagement, Leadership Problems, Agile Methodology Effectiveness, Task Assignment, Confidence Between Team Members, Collaboration Between Team Members, Qualified Personnel, Project Management Problems, Confidence to Ask Questions, Knowledge About Role, and Shared Leadership.</w:t>
      </w:r>
    </w:p>
    <w:p w14:paraId="56F15C5F" w14:textId="77777777" w:rsidR="00377082" w:rsidRPr="00377082" w:rsidRDefault="00377082" w:rsidP="00377082">
      <w:pPr>
        <w:pStyle w:val="ListParagraph"/>
        <w:autoSpaceDE w:val="0"/>
        <w:autoSpaceDN w:val="0"/>
        <w:adjustRightInd w:val="0"/>
        <w:spacing w:after="0"/>
        <w:jc w:val="both"/>
        <w:rPr>
          <w:rFonts w:ascii="Arial" w:hAnsi="Arial" w:cs="Arial"/>
          <w:sz w:val="24"/>
          <w:szCs w:val="24"/>
          <w:lang w:val="en-US"/>
        </w:rPr>
      </w:pPr>
      <w:r w:rsidRPr="00377082">
        <w:rPr>
          <w:rFonts w:ascii="Arial" w:hAnsi="Arial" w:cs="Arial"/>
          <w:b/>
          <w:bCs/>
          <w:sz w:val="24"/>
          <w:szCs w:val="24"/>
          <w:lang w:val="en-US"/>
        </w:rPr>
        <w:t>Stress metrics</w:t>
      </w:r>
      <w:r w:rsidRPr="00377082">
        <w:rPr>
          <w:rFonts w:ascii="Arial" w:hAnsi="Arial" w:cs="Arial"/>
          <w:sz w:val="24"/>
          <w:szCs w:val="24"/>
          <w:lang w:val="en-US"/>
        </w:rPr>
        <w:t xml:space="preserve"> include: Stress Level, Frustration, Task Pressure, Coordination Issues, Confidence Level, Flexibility, Communication Issues, Team Trust, Time Management, Amount of Hours Worked, and Anger Reactions.</w:t>
      </w:r>
    </w:p>
    <w:p w14:paraId="04718B7F" w14:textId="77777777" w:rsidR="00377082" w:rsidRPr="00377082" w:rsidRDefault="00377082" w:rsidP="00377082">
      <w:pPr>
        <w:pStyle w:val="ListParagraph"/>
        <w:autoSpaceDE w:val="0"/>
        <w:autoSpaceDN w:val="0"/>
        <w:adjustRightInd w:val="0"/>
        <w:spacing w:after="0"/>
        <w:jc w:val="both"/>
        <w:rPr>
          <w:rFonts w:ascii="Arial" w:hAnsi="Arial" w:cs="Arial"/>
          <w:sz w:val="24"/>
          <w:szCs w:val="24"/>
          <w:lang w:val="en-US"/>
        </w:rPr>
      </w:pPr>
      <w:r w:rsidRPr="00377082">
        <w:rPr>
          <w:rFonts w:ascii="Arial" w:hAnsi="Arial" w:cs="Arial"/>
          <w:b/>
          <w:bCs/>
          <w:sz w:val="24"/>
          <w:szCs w:val="24"/>
          <w:lang w:val="en-US"/>
        </w:rPr>
        <w:t>Motivation metrics</w:t>
      </w:r>
      <w:r w:rsidRPr="00377082">
        <w:rPr>
          <w:rFonts w:ascii="Arial" w:hAnsi="Arial" w:cs="Arial"/>
          <w:sz w:val="24"/>
          <w:szCs w:val="24"/>
          <w:lang w:val="en-US"/>
        </w:rPr>
        <w:t xml:space="preserve"> include: Motivation, Comfort, Trust in Superior, Problem Solving, Work Enjoyment, Work Interest, Company Appreciation, Work-Life Balance, Feedback, Boredom, Attention to Others, Job Loss </w:t>
      </w:r>
      <w:r w:rsidRPr="00377082">
        <w:rPr>
          <w:rFonts w:ascii="Arial" w:hAnsi="Arial" w:cs="Arial"/>
          <w:sz w:val="24"/>
          <w:szCs w:val="24"/>
          <w:lang w:val="en-US"/>
        </w:rPr>
        <w:lastRenderedPageBreak/>
        <w:t>Fear, Work Environment, Team Influence, Personal Relationships, Autonomy, Conflict Relationships, Belonging, and Creativity.</w:t>
      </w:r>
    </w:p>
    <w:p w14:paraId="5B26E7BC" w14:textId="218A383F" w:rsidR="00FC7594" w:rsidRPr="00B141E8" w:rsidRDefault="007B2D44" w:rsidP="00B141E8">
      <w:pPr>
        <w:autoSpaceDE w:val="0"/>
        <w:autoSpaceDN w:val="0"/>
        <w:adjustRightInd w:val="0"/>
        <w:spacing w:after="0" w:line="240" w:lineRule="auto"/>
        <w:jc w:val="both"/>
        <w:rPr>
          <w:rFonts w:ascii="Arial" w:hAnsi="Arial" w:cs="Arial"/>
          <w:sz w:val="24"/>
          <w:szCs w:val="24"/>
          <w:lang w:val="en-US"/>
        </w:rPr>
      </w:pPr>
      <w:r w:rsidRPr="00B141E8">
        <w:rPr>
          <w:rFonts w:ascii="Arial" w:hAnsi="Arial" w:cs="Arial"/>
          <w:sz w:val="24"/>
          <w:szCs w:val="24"/>
          <w:lang w:val="en-US"/>
        </w:rPr>
        <w:t xml:space="preserve">While </w:t>
      </w:r>
      <w:proofErr w:type="spellStart"/>
      <w:r w:rsidRPr="00B141E8">
        <w:rPr>
          <w:rFonts w:ascii="Arial" w:hAnsi="Arial" w:cs="Arial"/>
          <w:sz w:val="24"/>
          <w:szCs w:val="24"/>
          <w:lang w:val="en-US"/>
        </w:rPr>
        <w:t>Vizcaíno</w:t>
      </w:r>
      <w:proofErr w:type="spellEnd"/>
      <w:r w:rsidRPr="00B141E8">
        <w:rPr>
          <w:rFonts w:ascii="Arial" w:hAnsi="Arial" w:cs="Arial"/>
          <w:sz w:val="24"/>
          <w:szCs w:val="24"/>
          <w:lang w:val="en-US"/>
        </w:rPr>
        <w:t xml:space="preserve"> et al. [</w:t>
      </w:r>
      <w:r w:rsidR="007E2C23">
        <w:rPr>
          <w:rFonts w:ascii="Arial" w:hAnsi="Arial" w:cs="Arial"/>
          <w:sz w:val="24"/>
          <w:szCs w:val="24"/>
          <w:lang w:val="en-US"/>
        </w:rPr>
        <w:t>4</w:t>
      </w:r>
      <w:r w:rsidRPr="00B141E8">
        <w:rPr>
          <w:rFonts w:ascii="Arial" w:hAnsi="Arial" w:cs="Arial"/>
          <w:sz w:val="24"/>
          <w:szCs w:val="24"/>
          <w:lang w:val="en-US"/>
        </w:rPr>
        <w:t xml:space="preserve">] established the foundational three-category framework (performance, stress, motivation), the specific metric definitions were derived from the comprehensive factor analysis conducted by </w:t>
      </w:r>
      <w:proofErr w:type="spellStart"/>
      <w:r w:rsidRPr="00B141E8">
        <w:rPr>
          <w:rFonts w:ascii="Arial" w:hAnsi="Arial" w:cs="Arial"/>
          <w:sz w:val="24"/>
          <w:szCs w:val="24"/>
          <w:lang w:val="en-US"/>
        </w:rPr>
        <w:t>Castrillón</w:t>
      </w:r>
      <w:proofErr w:type="spellEnd"/>
      <w:r w:rsidRPr="00B141E8">
        <w:rPr>
          <w:rFonts w:ascii="Arial" w:hAnsi="Arial" w:cs="Arial"/>
          <w:sz w:val="24"/>
          <w:szCs w:val="24"/>
          <w:lang w:val="en-US"/>
        </w:rPr>
        <w:t xml:space="preserve"> &amp; Acevedo [11], who identified 83 distinct factors affecting software developer experiences through qualitative research with Colombian professionals. Complete definitions for all dependent variables are provided in Annex D, ensuring that our quantitative measures align with both the theoretical framework established by </w:t>
      </w:r>
      <w:proofErr w:type="spellStart"/>
      <w:r w:rsidRPr="00B141E8">
        <w:rPr>
          <w:rFonts w:ascii="Arial" w:hAnsi="Arial" w:cs="Arial"/>
          <w:sz w:val="24"/>
          <w:szCs w:val="24"/>
          <w:lang w:val="en-US"/>
        </w:rPr>
        <w:t>Vizcaíno</w:t>
      </w:r>
      <w:proofErr w:type="spellEnd"/>
      <w:r w:rsidRPr="00B141E8">
        <w:rPr>
          <w:rFonts w:ascii="Arial" w:hAnsi="Arial" w:cs="Arial"/>
          <w:sz w:val="24"/>
          <w:szCs w:val="24"/>
          <w:lang w:val="en-US"/>
        </w:rPr>
        <w:t xml:space="preserve"> et al. and the detailed factor definitions developed by </w:t>
      </w:r>
      <w:proofErr w:type="spellStart"/>
      <w:r w:rsidRPr="00B141E8">
        <w:rPr>
          <w:rFonts w:ascii="Arial" w:hAnsi="Arial" w:cs="Arial"/>
          <w:sz w:val="24"/>
          <w:szCs w:val="24"/>
          <w:lang w:val="en-US"/>
        </w:rPr>
        <w:t>Castrillón</w:t>
      </w:r>
      <w:proofErr w:type="spellEnd"/>
      <w:r w:rsidRPr="00B141E8">
        <w:rPr>
          <w:rFonts w:ascii="Arial" w:hAnsi="Arial" w:cs="Arial"/>
          <w:sz w:val="24"/>
          <w:szCs w:val="24"/>
          <w:lang w:val="en-US"/>
        </w:rPr>
        <w:t xml:space="preserve"> &amp; Acevedo from their focus group research.</w:t>
      </w:r>
    </w:p>
    <w:p w14:paraId="63870B2C" w14:textId="77777777" w:rsidR="007B2D44" w:rsidRPr="00FC7594" w:rsidRDefault="007B2D44" w:rsidP="00FC7594">
      <w:pPr>
        <w:pStyle w:val="ListParagraph"/>
        <w:autoSpaceDE w:val="0"/>
        <w:autoSpaceDN w:val="0"/>
        <w:adjustRightInd w:val="0"/>
        <w:spacing w:after="0" w:line="240" w:lineRule="auto"/>
        <w:jc w:val="both"/>
        <w:rPr>
          <w:rFonts w:ascii="Arial" w:hAnsi="Arial" w:cs="Arial"/>
          <w:b/>
          <w:bCs/>
          <w:sz w:val="24"/>
          <w:szCs w:val="24"/>
          <w:lang w:val="en-US"/>
        </w:rPr>
      </w:pPr>
    </w:p>
    <w:p w14:paraId="49CA0C3D" w14:textId="373B6B42" w:rsidR="00E144F3" w:rsidRPr="00DF0633" w:rsidRDefault="00A250A3" w:rsidP="00DF0633">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3</w:t>
      </w:r>
      <w:r w:rsidR="00E144F3" w:rsidRPr="00DF0633">
        <w:rPr>
          <w:rFonts w:ascii="Arial" w:hAnsi="Arial" w:cs="Arial"/>
          <w:b/>
          <w:bCs/>
          <w:sz w:val="24"/>
          <w:szCs w:val="24"/>
          <w:lang w:val="en-US"/>
        </w:rPr>
        <w:t>.</w:t>
      </w:r>
      <w:r w:rsidR="00DF0633">
        <w:rPr>
          <w:rFonts w:ascii="Arial" w:hAnsi="Arial" w:cs="Arial"/>
          <w:b/>
          <w:bCs/>
          <w:sz w:val="24"/>
          <w:szCs w:val="24"/>
          <w:lang w:val="en-US"/>
        </w:rPr>
        <w:t>3</w:t>
      </w:r>
      <w:r w:rsidR="00E144F3" w:rsidRPr="00DF0633">
        <w:rPr>
          <w:rFonts w:ascii="Arial" w:hAnsi="Arial" w:cs="Arial"/>
          <w:b/>
          <w:bCs/>
          <w:sz w:val="24"/>
          <w:szCs w:val="24"/>
          <w:lang w:val="en-US"/>
        </w:rPr>
        <w:t xml:space="preserve"> Data Analysis Approach</w:t>
      </w:r>
    </w:p>
    <w:p w14:paraId="0847EB27" w14:textId="77777777" w:rsidR="00E144F3" w:rsidRDefault="00E144F3" w:rsidP="00E144F3">
      <w:pPr>
        <w:autoSpaceDE w:val="0"/>
        <w:autoSpaceDN w:val="0"/>
        <w:adjustRightInd w:val="0"/>
        <w:spacing w:after="0" w:line="240" w:lineRule="auto"/>
        <w:jc w:val="both"/>
        <w:rPr>
          <w:rFonts w:ascii="Arial" w:hAnsi="Arial" w:cs="Arial"/>
          <w:b/>
          <w:bCs/>
          <w:sz w:val="24"/>
          <w:szCs w:val="24"/>
          <w:lang w:val="en-US"/>
        </w:rPr>
      </w:pPr>
    </w:p>
    <w:p w14:paraId="3E46CF12" w14:textId="442626A1" w:rsidR="00D6500A" w:rsidRPr="00A250A3" w:rsidRDefault="00A250A3" w:rsidP="00D6500A">
      <w:pPr>
        <w:autoSpaceDE w:val="0"/>
        <w:autoSpaceDN w:val="0"/>
        <w:adjustRightInd w:val="0"/>
        <w:spacing w:after="0" w:line="240" w:lineRule="auto"/>
        <w:jc w:val="both"/>
        <w:rPr>
          <w:rFonts w:ascii="Arial" w:hAnsi="Arial" w:cs="Arial"/>
          <w:sz w:val="24"/>
          <w:szCs w:val="24"/>
          <w:lang w:val="en-US"/>
        </w:rPr>
      </w:pPr>
      <w:r w:rsidRPr="00A250A3">
        <w:rPr>
          <w:rFonts w:ascii="Arial" w:hAnsi="Arial" w:cs="Arial"/>
          <w:sz w:val="24"/>
          <w:szCs w:val="24"/>
          <w:lang w:val="en-US"/>
        </w:rPr>
        <w:t>The data analysis focuses primarily on role</w:t>
      </w:r>
      <w:r>
        <w:rPr>
          <w:rFonts w:ascii="Arial" w:hAnsi="Arial" w:cs="Arial"/>
          <w:sz w:val="24"/>
          <w:szCs w:val="24"/>
          <w:lang w:val="en-US"/>
        </w:rPr>
        <w:t xml:space="preserve"> </w:t>
      </w:r>
      <w:r w:rsidRPr="00A250A3">
        <w:rPr>
          <w:rFonts w:ascii="Arial" w:hAnsi="Arial" w:cs="Arial"/>
          <w:sz w:val="24"/>
          <w:szCs w:val="24"/>
          <w:lang w:val="en-US"/>
        </w:rPr>
        <w:t xml:space="preserve">based comparisons while examining how demographic variables </w:t>
      </w:r>
      <w:r w:rsidR="00490593">
        <w:rPr>
          <w:rFonts w:ascii="Arial" w:hAnsi="Arial" w:cs="Arial"/>
          <w:sz w:val="24"/>
          <w:szCs w:val="24"/>
          <w:lang w:val="en-US"/>
        </w:rPr>
        <w:t>affect</w:t>
      </w:r>
      <w:r>
        <w:rPr>
          <w:rFonts w:ascii="Arial" w:hAnsi="Arial" w:cs="Arial"/>
          <w:sz w:val="24"/>
          <w:szCs w:val="24"/>
          <w:lang w:val="en-US"/>
        </w:rPr>
        <w:t xml:space="preserve"> </w:t>
      </w:r>
      <w:r w:rsidRPr="00A250A3">
        <w:rPr>
          <w:rFonts w:ascii="Arial" w:hAnsi="Arial" w:cs="Arial"/>
          <w:sz w:val="24"/>
          <w:szCs w:val="24"/>
          <w:lang w:val="en-US"/>
        </w:rPr>
        <w:t xml:space="preserve">these differences: </w:t>
      </w:r>
      <w:r w:rsidR="00D6500A" w:rsidRPr="00A250A3">
        <w:rPr>
          <w:rFonts w:ascii="Arial" w:hAnsi="Arial" w:cs="Arial"/>
          <w:sz w:val="24"/>
          <w:szCs w:val="24"/>
          <w:lang w:val="en-US"/>
        </w:rPr>
        <w:t>The data analysis includes multiple complementary methods:</w:t>
      </w:r>
    </w:p>
    <w:p w14:paraId="3D82AB99" w14:textId="77777777" w:rsidR="00D6500A" w:rsidRPr="00D6500A" w:rsidRDefault="00D6500A" w:rsidP="00D6500A">
      <w:pPr>
        <w:autoSpaceDE w:val="0"/>
        <w:autoSpaceDN w:val="0"/>
        <w:adjustRightInd w:val="0"/>
        <w:spacing w:after="0" w:line="240" w:lineRule="auto"/>
        <w:jc w:val="both"/>
        <w:rPr>
          <w:rFonts w:ascii="Arial" w:hAnsi="Arial" w:cs="Arial"/>
          <w:b/>
          <w:bCs/>
          <w:sz w:val="24"/>
          <w:szCs w:val="24"/>
          <w:lang w:val="en-US"/>
        </w:rPr>
      </w:pPr>
    </w:p>
    <w:p w14:paraId="41E36DE7" w14:textId="42FBC809" w:rsidR="00EF7A92" w:rsidRPr="00EF7A92" w:rsidRDefault="00EF7A92" w:rsidP="00EF7A92">
      <w:pPr>
        <w:autoSpaceDE w:val="0"/>
        <w:autoSpaceDN w:val="0"/>
        <w:adjustRightInd w:val="0"/>
        <w:spacing w:after="0" w:line="240" w:lineRule="auto"/>
        <w:jc w:val="both"/>
        <w:rPr>
          <w:rFonts w:ascii="Arial" w:hAnsi="Arial" w:cs="Arial"/>
          <w:sz w:val="24"/>
          <w:szCs w:val="24"/>
          <w:lang w:val="en-US"/>
        </w:rPr>
      </w:pPr>
      <w:r w:rsidRPr="00EF7A92">
        <w:rPr>
          <w:rFonts w:ascii="Arial" w:hAnsi="Arial" w:cs="Arial"/>
          <w:b/>
          <w:bCs/>
          <w:sz w:val="24"/>
          <w:szCs w:val="24"/>
          <w:lang w:val="en-US"/>
        </w:rPr>
        <w:t>T-tests:</w:t>
      </w:r>
      <w:r w:rsidRPr="00EF7A92">
        <w:rPr>
          <w:rFonts w:ascii="Arial" w:hAnsi="Arial" w:cs="Arial"/>
          <w:sz w:val="24"/>
          <w:szCs w:val="24"/>
          <w:lang w:val="en-US"/>
        </w:rPr>
        <w:t xml:space="preserve"> Comparing means between managerial and individual contributor roles for all variables</w:t>
      </w:r>
      <w:r w:rsidR="0084204B">
        <w:rPr>
          <w:rFonts w:ascii="Arial" w:hAnsi="Arial" w:cs="Arial"/>
          <w:sz w:val="24"/>
          <w:szCs w:val="24"/>
          <w:lang w:val="en-US"/>
        </w:rPr>
        <w:t>.</w:t>
      </w:r>
    </w:p>
    <w:p w14:paraId="4CFC03B8" w14:textId="49FF0EBE" w:rsidR="00EF7A92" w:rsidRPr="00EF7A92" w:rsidRDefault="00EF7A92" w:rsidP="00EF7A92">
      <w:pPr>
        <w:autoSpaceDE w:val="0"/>
        <w:autoSpaceDN w:val="0"/>
        <w:adjustRightInd w:val="0"/>
        <w:spacing w:after="0" w:line="240" w:lineRule="auto"/>
        <w:jc w:val="both"/>
        <w:rPr>
          <w:rFonts w:ascii="Arial" w:hAnsi="Arial" w:cs="Arial"/>
          <w:sz w:val="24"/>
          <w:szCs w:val="24"/>
          <w:lang w:val="en-US"/>
        </w:rPr>
      </w:pPr>
      <w:r w:rsidRPr="00EF7A92">
        <w:rPr>
          <w:rFonts w:ascii="Arial" w:hAnsi="Arial" w:cs="Arial"/>
          <w:b/>
          <w:bCs/>
          <w:sz w:val="24"/>
          <w:szCs w:val="24"/>
          <w:lang w:val="en-US"/>
        </w:rPr>
        <w:t>Remote Work Impact by Role:</w:t>
      </w:r>
      <w:r w:rsidRPr="00EF7A92">
        <w:rPr>
          <w:rFonts w:ascii="Arial" w:hAnsi="Arial" w:cs="Arial"/>
          <w:sz w:val="24"/>
          <w:szCs w:val="24"/>
          <w:lang w:val="en-US"/>
        </w:rPr>
        <w:t xml:space="preserve"> Analyzing how high vs. low remote work affects each role differently using separate t-tests for managers and individual contributors</w:t>
      </w:r>
      <w:r w:rsidR="0084204B">
        <w:rPr>
          <w:rFonts w:ascii="Arial" w:hAnsi="Arial" w:cs="Arial"/>
          <w:sz w:val="24"/>
          <w:szCs w:val="24"/>
          <w:lang w:val="en-US"/>
        </w:rPr>
        <w:t>.</w:t>
      </w:r>
    </w:p>
    <w:p w14:paraId="7B278AA6" w14:textId="63D79B60" w:rsidR="00EF7A92" w:rsidRPr="00EF7A92" w:rsidRDefault="00EF7A92" w:rsidP="00EF7A92">
      <w:pPr>
        <w:autoSpaceDE w:val="0"/>
        <w:autoSpaceDN w:val="0"/>
        <w:adjustRightInd w:val="0"/>
        <w:spacing w:after="0" w:line="240" w:lineRule="auto"/>
        <w:jc w:val="both"/>
        <w:rPr>
          <w:rFonts w:ascii="Arial" w:hAnsi="Arial" w:cs="Arial"/>
          <w:sz w:val="24"/>
          <w:szCs w:val="24"/>
          <w:lang w:val="en-US"/>
        </w:rPr>
      </w:pPr>
      <w:r w:rsidRPr="00EF7A92">
        <w:rPr>
          <w:rFonts w:ascii="Arial" w:hAnsi="Arial" w:cs="Arial"/>
          <w:b/>
          <w:bCs/>
          <w:sz w:val="24"/>
          <w:szCs w:val="24"/>
          <w:lang w:val="en-US"/>
        </w:rPr>
        <w:t>Demographic Interaction Analysis:</w:t>
      </w:r>
      <w:r w:rsidRPr="00EF7A92">
        <w:rPr>
          <w:rFonts w:ascii="Arial" w:hAnsi="Arial" w:cs="Arial"/>
          <w:sz w:val="24"/>
          <w:szCs w:val="24"/>
          <w:lang w:val="en-US"/>
        </w:rPr>
        <w:t xml:space="preserve"> Examining how country, gender, and other variables interact with leadership roles to influence outcomes</w:t>
      </w:r>
      <w:r w:rsidR="0084204B">
        <w:rPr>
          <w:rFonts w:ascii="Arial" w:hAnsi="Arial" w:cs="Arial"/>
          <w:sz w:val="24"/>
          <w:szCs w:val="24"/>
          <w:lang w:val="en-US"/>
        </w:rPr>
        <w:t>.</w:t>
      </w:r>
    </w:p>
    <w:p w14:paraId="36FEF638" w14:textId="152233F9" w:rsidR="00EF7A92" w:rsidRPr="00EF7A92" w:rsidRDefault="00EF7A92" w:rsidP="00EF7A92">
      <w:pPr>
        <w:autoSpaceDE w:val="0"/>
        <w:autoSpaceDN w:val="0"/>
        <w:adjustRightInd w:val="0"/>
        <w:spacing w:after="0" w:line="240" w:lineRule="auto"/>
        <w:jc w:val="both"/>
        <w:rPr>
          <w:rFonts w:ascii="Arial" w:hAnsi="Arial" w:cs="Arial"/>
          <w:sz w:val="24"/>
          <w:szCs w:val="24"/>
          <w:lang w:val="en-US"/>
        </w:rPr>
      </w:pPr>
      <w:r w:rsidRPr="00EF7A92">
        <w:rPr>
          <w:rFonts w:ascii="Arial" w:hAnsi="Arial" w:cs="Arial"/>
          <w:b/>
          <w:bCs/>
          <w:sz w:val="24"/>
          <w:szCs w:val="24"/>
          <w:lang w:val="en-US"/>
        </w:rPr>
        <w:t>ANOVA for Multi-Group Comparisons:</w:t>
      </w:r>
      <w:r w:rsidRPr="00EF7A92">
        <w:rPr>
          <w:rFonts w:ascii="Arial" w:hAnsi="Arial" w:cs="Arial"/>
          <w:sz w:val="24"/>
          <w:szCs w:val="24"/>
          <w:lang w:val="en-US"/>
        </w:rPr>
        <w:t xml:space="preserve"> Analyzing role differences across multiple demographic categories simultaneously</w:t>
      </w:r>
      <w:r w:rsidR="0084204B">
        <w:rPr>
          <w:rFonts w:ascii="Arial" w:hAnsi="Arial" w:cs="Arial"/>
          <w:sz w:val="24"/>
          <w:szCs w:val="24"/>
          <w:lang w:val="en-US"/>
        </w:rPr>
        <w:t>.</w:t>
      </w:r>
    </w:p>
    <w:p w14:paraId="35155FF1" w14:textId="2C7DC8EB" w:rsidR="00D6500A" w:rsidRDefault="00EF7A92" w:rsidP="00EF7A92">
      <w:pPr>
        <w:autoSpaceDE w:val="0"/>
        <w:autoSpaceDN w:val="0"/>
        <w:adjustRightInd w:val="0"/>
        <w:spacing w:after="0" w:line="240" w:lineRule="auto"/>
        <w:jc w:val="both"/>
        <w:rPr>
          <w:rFonts w:ascii="Arial" w:hAnsi="Arial" w:cs="Arial"/>
          <w:sz w:val="24"/>
          <w:szCs w:val="24"/>
          <w:lang w:val="en-US"/>
        </w:rPr>
      </w:pPr>
      <w:r w:rsidRPr="00EF7A92">
        <w:rPr>
          <w:rFonts w:ascii="Arial" w:hAnsi="Arial" w:cs="Arial"/>
          <w:b/>
          <w:bCs/>
          <w:sz w:val="24"/>
          <w:szCs w:val="24"/>
          <w:lang w:val="en-US"/>
        </w:rPr>
        <w:t>Effect Size Calculations:</w:t>
      </w:r>
      <w:r w:rsidRPr="00EF7A92">
        <w:rPr>
          <w:rFonts w:ascii="Arial" w:hAnsi="Arial" w:cs="Arial"/>
          <w:sz w:val="24"/>
          <w:szCs w:val="24"/>
          <w:lang w:val="en-US"/>
        </w:rPr>
        <w:t xml:space="preserve"> Determining practical significance of role-based differences using Cohen's d</w:t>
      </w:r>
      <w:r w:rsidR="00D80886">
        <w:rPr>
          <w:rFonts w:ascii="Arial" w:hAnsi="Arial" w:cs="Arial"/>
          <w:sz w:val="24"/>
          <w:szCs w:val="24"/>
          <w:lang w:val="en-US"/>
        </w:rPr>
        <w:t>.</w:t>
      </w:r>
    </w:p>
    <w:p w14:paraId="3B98273A" w14:textId="77777777" w:rsidR="00762FC6" w:rsidRPr="00D6500A" w:rsidRDefault="00762FC6" w:rsidP="00EF7A92">
      <w:pPr>
        <w:autoSpaceDE w:val="0"/>
        <w:autoSpaceDN w:val="0"/>
        <w:adjustRightInd w:val="0"/>
        <w:spacing w:after="0" w:line="240" w:lineRule="auto"/>
        <w:jc w:val="both"/>
        <w:rPr>
          <w:rFonts w:ascii="Arial" w:hAnsi="Arial" w:cs="Arial"/>
          <w:sz w:val="24"/>
          <w:szCs w:val="24"/>
          <w:lang w:val="en-US"/>
        </w:rPr>
      </w:pPr>
    </w:p>
    <w:p w14:paraId="1E54D3B8" w14:textId="091C9EE8" w:rsidR="00E144F3" w:rsidRPr="00D6500A" w:rsidRDefault="00D6500A" w:rsidP="00D6500A">
      <w:pPr>
        <w:autoSpaceDE w:val="0"/>
        <w:autoSpaceDN w:val="0"/>
        <w:adjustRightInd w:val="0"/>
        <w:spacing w:after="0" w:line="240" w:lineRule="auto"/>
        <w:jc w:val="both"/>
        <w:rPr>
          <w:rFonts w:ascii="Arial" w:hAnsi="Arial" w:cs="Arial"/>
          <w:sz w:val="24"/>
          <w:szCs w:val="24"/>
          <w:lang w:val="en-US"/>
        </w:rPr>
      </w:pPr>
      <w:r w:rsidRPr="00D6500A">
        <w:rPr>
          <w:rFonts w:ascii="Arial" w:hAnsi="Arial" w:cs="Arial"/>
          <w:sz w:val="24"/>
          <w:szCs w:val="24"/>
          <w:lang w:val="en-US"/>
        </w:rPr>
        <w:t>The analysis was conducted using Python with specialized libraries for statistical analysis, including Pandas, NumPy, SciPy, and Seaborn.</w:t>
      </w:r>
      <w:r w:rsidR="001F13C8">
        <w:rPr>
          <w:rFonts w:ascii="Arial" w:hAnsi="Arial" w:cs="Arial"/>
          <w:sz w:val="24"/>
          <w:szCs w:val="24"/>
          <w:lang w:val="en-US"/>
        </w:rPr>
        <w:t xml:space="preserve"> </w:t>
      </w:r>
      <w:r w:rsidR="004630A1" w:rsidRPr="004630A1">
        <w:rPr>
          <w:rFonts w:ascii="Arial" w:hAnsi="Arial" w:cs="Arial"/>
          <w:sz w:val="24"/>
          <w:szCs w:val="24"/>
          <w:lang w:val="en-US"/>
        </w:rPr>
        <w:t>For each demographic group, we performed separate analyses of role-based differences to identify group-specific patterns, with particular emphasis on understanding how managerial versus individual contributor experiences vary across genders, and remote work levels.</w:t>
      </w:r>
    </w:p>
    <w:p w14:paraId="4A091567" w14:textId="77777777" w:rsidR="00D6500A" w:rsidRDefault="00D6500A" w:rsidP="00D6500A">
      <w:pPr>
        <w:autoSpaceDE w:val="0"/>
        <w:autoSpaceDN w:val="0"/>
        <w:adjustRightInd w:val="0"/>
        <w:spacing w:after="0" w:line="240" w:lineRule="auto"/>
        <w:jc w:val="both"/>
        <w:rPr>
          <w:rFonts w:ascii="Arial" w:hAnsi="Arial" w:cs="Arial"/>
          <w:b/>
          <w:bCs/>
          <w:sz w:val="24"/>
          <w:szCs w:val="24"/>
          <w:lang w:val="en-US"/>
        </w:rPr>
      </w:pPr>
    </w:p>
    <w:p w14:paraId="2AAEA5B9" w14:textId="119398F5" w:rsidR="00E144F3" w:rsidRPr="007F5D24" w:rsidRDefault="00157435" w:rsidP="00E144F3">
      <w:pPr>
        <w:autoSpaceDE w:val="0"/>
        <w:autoSpaceDN w:val="0"/>
        <w:adjustRightInd w:val="0"/>
        <w:spacing w:after="0" w:line="240" w:lineRule="auto"/>
        <w:rPr>
          <w:rFonts w:ascii="Arial" w:hAnsi="Arial" w:cs="Arial"/>
          <w:b/>
          <w:bCs/>
          <w:sz w:val="28"/>
          <w:szCs w:val="28"/>
          <w:lang w:val="en-US"/>
        </w:rPr>
      </w:pPr>
      <w:r>
        <w:rPr>
          <w:rFonts w:ascii="Arial" w:hAnsi="Arial" w:cs="Arial"/>
          <w:b/>
          <w:bCs/>
          <w:sz w:val="28"/>
          <w:szCs w:val="28"/>
          <w:lang w:val="en-US"/>
        </w:rPr>
        <w:t>4</w:t>
      </w:r>
      <w:r w:rsidR="00E144F3">
        <w:rPr>
          <w:rFonts w:ascii="Arial" w:hAnsi="Arial" w:cs="Arial"/>
          <w:b/>
          <w:bCs/>
          <w:sz w:val="28"/>
          <w:szCs w:val="28"/>
          <w:lang w:val="en-US"/>
        </w:rPr>
        <w:t xml:space="preserve">. </w:t>
      </w:r>
      <w:r w:rsidR="00DF0633">
        <w:rPr>
          <w:rFonts w:ascii="Arial" w:hAnsi="Arial" w:cs="Arial"/>
          <w:b/>
          <w:bCs/>
          <w:sz w:val="28"/>
          <w:szCs w:val="28"/>
          <w:lang w:val="en-US"/>
        </w:rPr>
        <w:t>RESULTS</w:t>
      </w:r>
    </w:p>
    <w:p w14:paraId="07BA4D3F" w14:textId="77777777" w:rsidR="00395BF3" w:rsidRDefault="00395BF3" w:rsidP="00395BF3">
      <w:pPr>
        <w:autoSpaceDE w:val="0"/>
        <w:autoSpaceDN w:val="0"/>
        <w:adjustRightInd w:val="0"/>
        <w:spacing w:after="0" w:line="240" w:lineRule="auto"/>
        <w:jc w:val="both"/>
        <w:rPr>
          <w:rFonts w:ascii="Arial" w:hAnsi="Arial" w:cs="Arial"/>
          <w:b/>
          <w:bCs/>
          <w:sz w:val="24"/>
          <w:szCs w:val="24"/>
          <w:lang w:val="en-US"/>
        </w:rPr>
      </w:pPr>
    </w:p>
    <w:p w14:paraId="399E3415" w14:textId="336FE22A" w:rsidR="00E97388" w:rsidRPr="00E97388" w:rsidRDefault="0052277B" w:rsidP="00E144F3">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4</w:t>
      </w:r>
      <w:r w:rsidR="00E97388" w:rsidRPr="00E97388">
        <w:rPr>
          <w:rFonts w:ascii="Arial" w:hAnsi="Arial" w:cs="Arial"/>
          <w:b/>
          <w:bCs/>
          <w:sz w:val="24"/>
          <w:szCs w:val="24"/>
          <w:lang w:val="en-US"/>
        </w:rPr>
        <w:t xml:space="preserve">.1 </w:t>
      </w:r>
      <w:r w:rsidR="007218B6">
        <w:rPr>
          <w:rFonts w:ascii="Arial" w:hAnsi="Arial" w:cs="Arial"/>
          <w:b/>
          <w:bCs/>
          <w:sz w:val="24"/>
          <w:szCs w:val="24"/>
          <w:lang w:val="en-US"/>
        </w:rPr>
        <w:t xml:space="preserve">Role Based </w:t>
      </w:r>
      <w:r w:rsidR="00B160AC">
        <w:rPr>
          <w:rFonts w:ascii="Arial" w:hAnsi="Arial" w:cs="Arial"/>
          <w:b/>
          <w:bCs/>
          <w:sz w:val="24"/>
          <w:szCs w:val="24"/>
          <w:lang w:val="en-US"/>
        </w:rPr>
        <w:t>D</w:t>
      </w:r>
      <w:r w:rsidR="007218B6">
        <w:rPr>
          <w:rFonts w:ascii="Arial" w:hAnsi="Arial" w:cs="Arial"/>
          <w:b/>
          <w:bCs/>
          <w:sz w:val="24"/>
          <w:szCs w:val="24"/>
          <w:lang w:val="en-US"/>
        </w:rPr>
        <w:t xml:space="preserve">ifferences in Remote Work </w:t>
      </w:r>
      <w:r w:rsidR="00B160AC">
        <w:rPr>
          <w:rFonts w:ascii="Arial" w:hAnsi="Arial" w:cs="Arial"/>
          <w:b/>
          <w:bCs/>
          <w:sz w:val="24"/>
          <w:szCs w:val="24"/>
          <w:lang w:val="en-US"/>
        </w:rPr>
        <w:t>Experience</w:t>
      </w:r>
    </w:p>
    <w:p w14:paraId="62963E9D" w14:textId="77777777" w:rsidR="00917AD2" w:rsidRDefault="00917AD2" w:rsidP="00917AD2">
      <w:pPr>
        <w:autoSpaceDE w:val="0"/>
        <w:autoSpaceDN w:val="0"/>
        <w:adjustRightInd w:val="0"/>
        <w:spacing w:after="0" w:line="240" w:lineRule="auto"/>
        <w:ind w:firstLine="708"/>
        <w:jc w:val="both"/>
        <w:rPr>
          <w:rFonts w:ascii="Arial" w:hAnsi="Arial" w:cs="Arial"/>
          <w:sz w:val="24"/>
          <w:szCs w:val="24"/>
          <w:lang w:val="en-US"/>
        </w:rPr>
      </w:pPr>
    </w:p>
    <w:p w14:paraId="7C4081ED" w14:textId="02FA9797" w:rsidR="00917AD2" w:rsidRDefault="0037757E" w:rsidP="00917AD2">
      <w:pPr>
        <w:autoSpaceDE w:val="0"/>
        <w:autoSpaceDN w:val="0"/>
        <w:adjustRightInd w:val="0"/>
        <w:spacing w:after="0" w:line="240" w:lineRule="auto"/>
        <w:ind w:firstLine="708"/>
        <w:jc w:val="both"/>
        <w:rPr>
          <w:rFonts w:ascii="Arial" w:hAnsi="Arial" w:cs="Arial"/>
          <w:sz w:val="24"/>
          <w:szCs w:val="24"/>
          <w:lang w:val="en-US"/>
        </w:rPr>
      </w:pPr>
      <w:r w:rsidRPr="1F1470BD">
        <w:rPr>
          <w:rFonts w:ascii="Arial" w:hAnsi="Arial" w:cs="Arial"/>
          <w:sz w:val="24"/>
          <w:szCs w:val="24"/>
          <w:lang w:val="en-US"/>
        </w:rPr>
        <w:t xml:space="preserve">The analysis focuses </w:t>
      </w:r>
      <w:r w:rsidR="00917AD2" w:rsidRPr="00917AD2">
        <w:rPr>
          <w:rFonts w:ascii="Arial" w:hAnsi="Arial" w:cs="Arial"/>
          <w:sz w:val="24"/>
          <w:szCs w:val="24"/>
          <w:lang w:val="en-US"/>
        </w:rPr>
        <w:t xml:space="preserve">on how managerial and individual contributor roles experience remote work differently across demographic groups in four </w:t>
      </w:r>
      <w:proofErr w:type="spellStart"/>
      <w:r w:rsidR="00917AD2" w:rsidRPr="00917AD2">
        <w:rPr>
          <w:rFonts w:ascii="Arial" w:hAnsi="Arial" w:cs="Arial"/>
          <w:sz w:val="24"/>
          <w:szCs w:val="24"/>
          <w:lang w:val="en-US"/>
        </w:rPr>
        <w:t>Iberoamerican</w:t>
      </w:r>
      <w:proofErr w:type="spellEnd"/>
      <w:r w:rsidR="00917AD2" w:rsidRPr="00917AD2">
        <w:rPr>
          <w:rFonts w:ascii="Arial" w:hAnsi="Arial" w:cs="Arial"/>
          <w:sz w:val="24"/>
          <w:szCs w:val="24"/>
          <w:lang w:val="en-US"/>
        </w:rPr>
        <w:t xml:space="preserve"> countries. The data reveals significant role-based disparities in remote work outcomes, with distinct patterns emerging across demographic variables.</w:t>
      </w:r>
    </w:p>
    <w:p w14:paraId="16D31E61" w14:textId="77777777" w:rsidR="00917AD2" w:rsidRDefault="00917AD2" w:rsidP="006D1152">
      <w:pPr>
        <w:autoSpaceDE w:val="0"/>
        <w:autoSpaceDN w:val="0"/>
        <w:adjustRightInd w:val="0"/>
        <w:spacing w:after="0" w:line="240" w:lineRule="auto"/>
        <w:jc w:val="both"/>
        <w:rPr>
          <w:rFonts w:ascii="Arial" w:hAnsi="Arial" w:cs="Arial"/>
          <w:sz w:val="24"/>
          <w:szCs w:val="24"/>
          <w:lang w:val="en-US"/>
        </w:rPr>
      </w:pPr>
    </w:p>
    <w:p w14:paraId="1AB4A1F3" w14:textId="4583AC8F" w:rsidR="00917AD2" w:rsidRPr="007E58C5" w:rsidRDefault="00AF5724" w:rsidP="006D1152">
      <w:pPr>
        <w:autoSpaceDE w:val="0"/>
        <w:autoSpaceDN w:val="0"/>
        <w:adjustRightInd w:val="0"/>
        <w:spacing w:after="0" w:line="240" w:lineRule="auto"/>
        <w:jc w:val="both"/>
        <w:rPr>
          <w:rFonts w:ascii="Arial" w:hAnsi="Arial" w:cs="Arial"/>
          <w:b/>
          <w:bCs/>
          <w:sz w:val="24"/>
          <w:szCs w:val="24"/>
          <w:lang w:val="en-US"/>
        </w:rPr>
      </w:pPr>
      <w:r w:rsidRPr="001E7596">
        <w:rPr>
          <w:rFonts w:ascii="Arial" w:hAnsi="Arial" w:cs="Arial"/>
          <w:b/>
          <w:bCs/>
          <w:sz w:val="24"/>
          <w:szCs w:val="24"/>
          <w:lang w:val="en-US"/>
        </w:rPr>
        <w:t xml:space="preserve">4.1.1 </w:t>
      </w:r>
      <w:r w:rsidRPr="007E58C5">
        <w:rPr>
          <w:rFonts w:ascii="Arial" w:hAnsi="Arial" w:cs="Arial"/>
          <w:b/>
          <w:bCs/>
          <w:sz w:val="24"/>
          <w:szCs w:val="24"/>
          <w:lang w:val="en-US"/>
        </w:rPr>
        <w:t>Demographic Distribution by Leadership Role</w:t>
      </w:r>
    </w:p>
    <w:p w14:paraId="02AEA72D" w14:textId="77777777" w:rsidR="00B01B6F" w:rsidRPr="00AF5724" w:rsidRDefault="00B01B6F" w:rsidP="006D1152">
      <w:pPr>
        <w:autoSpaceDE w:val="0"/>
        <w:autoSpaceDN w:val="0"/>
        <w:adjustRightInd w:val="0"/>
        <w:spacing w:after="0" w:line="240" w:lineRule="auto"/>
        <w:jc w:val="both"/>
        <w:rPr>
          <w:rFonts w:ascii="Arial" w:hAnsi="Arial" w:cs="Arial"/>
          <w:b/>
          <w:bCs/>
          <w:sz w:val="24"/>
          <w:szCs w:val="24"/>
          <w:lang w:val="en-US"/>
        </w:rPr>
      </w:pPr>
    </w:p>
    <w:p w14:paraId="6B0B9466" w14:textId="77777777" w:rsidR="00FC44C6" w:rsidRDefault="00FC44C6" w:rsidP="00FC44C6">
      <w:pPr>
        <w:autoSpaceDE w:val="0"/>
        <w:autoSpaceDN w:val="0"/>
        <w:adjustRightInd w:val="0"/>
        <w:spacing w:after="0" w:line="240" w:lineRule="auto"/>
        <w:ind w:firstLine="708"/>
        <w:jc w:val="both"/>
        <w:rPr>
          <w:rFonts w:ascii="Arial" w:hAnsi="Arial" w:cs="Arial"/>
          <w:sz w:val="24"/>
          <w:szCs w:val="24"/>
          <w:lang w:val="en-US"/>
        </w:rPr>
      </w:pPr>
      <w:r w:rsidRPr="00FC44C6">
        <w:rPr>
          <w:rFonts w:ascii="Arial" w:hAnsi="Arial" w:cs="Arial"/>
          <w:sz w:val="24"/>
          <w:szCs w:val="24"/>
          <w:lang w:val="en-US"/>
        </w:rPr>
        <w:lastRenderedPageBreak/>
        <w:t>The sample of 232 participants demonstrates good representation for role-based analysis. Leadership roles include 57 managers (24.8%) and 175 individual contributors (75.2%), reflecting typical organizational structures in the software industry. This distribution provides sufficient power for statistical comparisons while representing realistic organizational hierarchies.</w:t>
      </w:r>
    </w:p>
    <w:p w14:paraId="64853D7F" w14:textId="77777777" w:rsidR="00FC44C6" w:rsidRPr="00FC44C6" w:rsidRDefault="00FC44C6" w:rsidP="00FC44C6">
      <w:pPr>
        <w:autoSpaceDE w:val="0"/>
        <w:autoSpaceDN w:val="0"/>
        <w:adjustRightInd w:val="0"/>
        <w:spacing w:after="0" w:line="240" w:lineRule="auto"/>
        <w:jc w:val="both"/>
        <w:rPr>
          <w:rFonts w:ascii="Arial" w:hAnsi="Arial" w:cs="Arial"/>
          <w:sz w:val="24"/>
          <w:szCs w:val="24"/>
          <w:lang w:val="en-US"/>
        </w:rPr>
      </w:pPr>
    </w:p>
    <w:p w14:paraId="42A00061" w14:textId="3649011F" w:rsidR="006D1152" w:rsidRDefault="00FC44C6" w:rsidP="00FC44C6">
      <w:pPr>
        <w:autoSpaceDE w:val="0"/>
        <w:autoSpaceDN w:val="0"/>
        <w:adjustRightInd w:val="0"/>
        <w:spacing w:after="0" w:line="240" w:lineRule="auto"/>
        <w:ind w:firstLine="708"/>
        <w:jc w:val="both"/>
        <w:rPr>
          <w:rFonts w:ascii="Arial" w:hAnsi="Arial" w:cs="Arial"/>
          <w:sz w:val="24"/>
          <w:szCs w:val="24"/>
          <w:lang w:val="en-US"/>
        </w:rPr>
      </w:pPr>
      <w:r w:rsidRPr="00FC44C6">
        <w:rPr>
          <w:rFonts w:ascii="Arial" w:hAnsi="Arial" w:cs="Arial"/>
          <w:sz w:val="24"/>
          <w:szCs w:val="24"/>
          <w:lang w:val="en-US"/>
        </w:rPr>
        <w:t>Remote work level distribution shows 194 participants (83.6%) in high remote work and 38 participants (16.4%) in low remote work. Country distribution includes Argentina (15.5%), Colombia (18.1%), Spain (24.1%), and Mexico (42.2%). Gender distribution shows 184 males (79.3%) and 47 females (20.2%), with role-gender combinations providing adequate representation for interaction analysis except for female managers, where sample size was insufficient for reliable statistical inference.</w:t>
      </w:r>
    </w:p>
    <w:p w14:paraId="1073CD57" w14:textId="77777777" w:rsidR="009022E9" w:rsidRPr="007B4782" w:rsidRDefault="009022E9" w:rsidP="00E144F3">
      <w:pPr>
        <w:autoSpaceDE w:val="0"/>
        <w:autoSpaceDN w:val="0"/>
        <w:adjustRightInd w:val="0"/>
        <w:spacing w:after="0" w:line="240" w:lineRule="auto"/>
        <w:jc w:val="both"/>
        <w:rPr>
          <w:rFonts w:ascii="Arial" w:hAnsi="Arial" w:cs="Arial"/>
          <w:sz w:val="24"/>
          <w:szCs w:val="24"/>
          <w:lang w:val="en-US"/>
        </w:rPr>
      </w:pPr>
    </w:p>
    <w:p w14:paraId="2271AD28" w14:textId="3162CE51" w:rsidR="009022E9" w:rsidRPr="00CD5ABE" w:rsidRDefault="004D5D07" w:rsidP="00E144F3">
      <w:pPr>
        <w:autoSpaceDE w:val="0"/>
        <w:autoSpaceDN w:val="0"/>
        <w:adjustRightInd w:val="0"/>
        <w:spacing w:after="0" w:line="240" w:lineRule="auto"/>
        <w:jc w:val="both"/>
        <w:rPr>
          <w:rFonts w:ascii="Arial" w:hAnsi="Arial" w:cs="Arial"/>
          <w:b/>
          <w:bCs/>
          <w:sz w:val="24"/>
          <w:szCs w:val="24"/>
          <w:lang w:val="en-US"/>
        </w:rPr>
      </w:pPr>
      <w:r w:rsidRPr="00CD5ABE">
        <w:rPr>
          <w:rFonts w:ascii="Arial" w:hAnsi="Arial" w:cs="Arial"/>
          <w:b/>
          <w:bCs/>
          <w:sz w:val="24"/>
          <w:szCs w:val="24"/>
          <w:lang w:val="en-US"/>
        </w:rPr>
        <w:t>4</w:t>
      </w:r>
      <w:r w:rsidR="009022E9" w:rsidRPr="00CD5ABE">
        <w:rPr>
          <w:rFonts w:ascii="Arial" w:hAnsi="Arial" w:cs="Arial"/>
          <w:b/>
          <w:bCs/>
          <w:sz w:val="24"/>
          <w:szCs w:val="24"/>
          <w:lang w:val="en-US"/>
        </w:rPr>
        <w:t>.1.2 Overall Metrics by Leadership Role</w:t>
      </w:r>
    </w:p>
    <w:p w14:paraId="26BB7D26" w14:textId="77777777" w:rsidR="007B4782" w:rsidRPr="002D242D" w:rsidRDefault="007B4782" w:rsidP="00E144F3">
      <w:pPr>
        <w:autoSpaceDE w:val="0"/>
        <w:autoSpaceDN w:val="0"/>
        <w:adjustRightInd w:val="0"/>
        <w:spacing w:after="0" w:line="240" w:lineRule="auto"/>
        <w:jc w:val="both"/>
        <w:rPr>
          <w:rFonts w:ascii="Arial" w:hAnsi="Arial" w:cs="Arial"/>
          <w:b/>
          <w:bCs/>
          <w:sz w:val="24"/>
          <w:szCs w:val="24"/>
          <w:highlight w:val="yellow"/>
          <w:lang w:val="en-US"/>
        </w:rPr>
      </w:pPr>
    </w:p>
    <w:p w14:paraId="283B4B6F" w14:textId="77777777" w:rsidR="00D509D2" w:rsidRPr="00D509D2" w:rsidRDefault="00D509D2" w:rsidP="00D509D2">
      <w:pPr>
        <w:spacing w:after="160" w:line="278" w:lineRule="auto"/>
        <w:rPr>
          <w:rFonts w:ascii="Arial" w:hAnsi="Arial" w:cs="Arial"/>
          <w:sz w:val="24"/>
          <w:szCs w:val="24"/>
          <w:lang w:val="en-US"/>
        </w:rPr>
      </w:pPr>
      <w:r w:rsidRPr="00D509D2">
        <w:rPr>
          <w:rFonts w:ascii="Arial" w:hAnsi="Arial" w:cs="Arial"/>
          <w:sz w:val="24"/>
          <w:szCs w:val="24"/>
          <w:lang w:val="en-US"/>
        </w:rPr>
        <w:t>Initial analysis revealed significant differences in how managers and individual contributors experience their work environment, independent of remote work level. The analysis across performance, stress, and motivation metrics shows distinct patterns between the two role groups.</w:t>
      </w:r>
    </w:p>
    <w:p w14:paraId="05C99840" w14:textId="77777777" w:rsidR="00D509D2" w:rsidRPr="00D509D2" w:rsidRDefault="00D509D2" w:rsidP="00D509D2">
      <w:pPr>
        <w:spacing w:after="160" w:line="278" w:lineRule="auto"/>
        <w:rPr>
          <w:rFonts w:ascii="Arial" w:hAnsi="Arial" w:cs="Arial"/>
          <w:sz w:val="24"/>
          <w:szCs w:val="24"/>
          <w:lang w:val="en-US"/>
        </w:rPr>
      </w:pPr>
      <w:r w:rsidRPr="00D509D2">
        <w:rPr>
          <w:rFonts w:ascii="Arial" w:hAnsi="Arial" w:cs="Arial"/>
          <w:b/>
          <w:bCs/>
          <w:sz w:val="24"/>
          <w:szCs w:val="24"/>
          <w:lang w:val="en-US"/>
        </w:rPr>
        <w:t>Performance Metrics</w:t>
      </w:r>
      <w:r w:rsidRPr="00D509D2">
        <w:rPr>
          <w:rFonts w:ascii="Arial" w:hAnsi="Arial" w:cs="Arial"/>
          <w:sz w:val="24"/>
          <w:szCs w:val="24"/>
          <w:lang w:val="en-US"/>
        </w:rPr>
        <w:t>: Only one significant difference emerged in performance metrics between managers and individual contributors. Managers reported significantly higher scores in Personal Relationships Performance (3.67 vs. 3.34, p=0.037), suggesting that managers perceive their interpersonal work relationships as more effective than individual contributors do. Other performance metrics, including Team Productivity, Team Milestones, and overall Performance, showed no significant differences between roles.</w:t>
      </w:r>
    </w:p>
    <w:p w14:paraId="21E28833" w14:textId="77777777" w:rsidR="00D509D2" w:rsidRPr="00D509D2" w:rsidRDefault="00D509D2" w:rsidP="00D509D2">
      <w:pPr>
        <w:spacing w:after="160" w:line="278" w:lineRule="auto"/>
        <w:rPr>
          <w:rFonts w:ascii="Arial" w:hAnsi="Arial" w:cs="Arial"/>
          <w:sz w:val="24"/>
          <w:szCs w:val="24"/>
          <w:lang w:val="en-US"/>
        </w:rPr>
      </w:pPr>
      <w:r w:rsidRPr="00D509D2">
        <w:rPr>
          <w:rFonts w:ascii="Arial" w:hAnsi="Arial" w:cs="Arial"/>
          <w:b/>
          <w:bCs/>
          <w:sz w:val="24"/>
          <w:szCs w:val="24"/>
          <w:lang w:val="en-US"/>
        </w:rPr>
        <w:t>Stress Metrics:</w:t>
      </w:r>
      <w:r w:rsidRPr="00D509D2">
        <w:rPr>
          <w:rFonts w:ascii="Arial" w:hAnsi="Arial" w:cs="Arial"/>
          <w:sz w:val="24"/>
          <w:szCs w:val="24"/>
          <w:lang w:val="en-US"/>
        </w:rPr>
        <w:t xml:space="preserve"> The stress category revealed the most pronounced role-based differences. Managers reported significantly higher Communication Issues (3.44 vs. 3.02, p=0.003) and Stress Level (2.61 vs. 2.25, p=0.047) compared to individual contributors. Conversely, individual contributors showed significantly higher Confidence Level (3.61 vs. 3.35, p=0.038). These findings suggest that managerial roles inherently involve more communication-related challenges and stress, while individual contributors maintain higher confidence levels in their work capabilities.</w:t>
      </w:r>
    </w:p>
    <w:p w14:paraId="0A8FC1CE" w14:textId="77777777" w:rsidR="00D509D2" w:rsidRPr="00D509D2" w:rsidRDefault="00D509D2" w:rsidP="00D509D2">
      <w:pPr>
        <w:spacing w:after="160" w:line="278" w:lineRule="auto"/>
        <w:rPr>
          <w:rFonts w:ascii="Arial" w:hAnsi="Arial" w:cs="Arial"/>
          <w:sz w:val="24"/>
          <w:szCs w:val="24"/>
          <w:lang w:val="en-US"/>
        </w:rPr>
      </w:pPr>
      <w:r w:rsidRPr="00D509D2">
        <w:rPr>
          <w:rFonts w:ascii="Arial" w:hAnsi="Arial" w:cs="Arial"/>
          <w:b/>
          <w:bCs/>
          <w:sz w:val="24"/>
          <w:szCs w:val="24"/>
          <w:lang w:val="en-US"/>
        </w:rPr>
        <w:t>Motivation Metrics:</w:t>
      </w:r>
      <w:r w:rsidRPr="00D509D2">
        <w:rPr>
          <w:rFonts w:ascii="Arial" w:hAnsi="Arial" w:cs="Arial"/>
          <w:sz w:val="24"/>
          <w:szCs w:val="24"/>
          <w:lang w:val="en-US"/>
        </w:rPr>
        <w:t xml:space="preserve"> In motivation-related factors, individual contributors reported significantly better Work Environment perceptions (3.40 vs. 3.09, p=0.032) compared to managers. All other motivation metrics, including overall Motivation, Work Enjoyment, and Autonomy, showed no significant differences between roles, indicating that baseline motivation levels are similar across leadership positions.</w:t>
      </w:r>
    </w:p>
    <w:p w14:paraId="480AB4EE" w14:textId="77777777" w:rsidR="00D509D2" w:rsidRDefault="00D509D2" w:rsidP="00D509D2">
      <w:pPr>
        <w:spacing w:after="160" w:line="278" w:lineRule="auto"/>
        <w:rPr>
          <w:rFonts w:ascii="Arial" w:hAnsi="Arial" w:cs="Arial"/>
          <w:b/>
          <w:bCs/>
          <w:sz w:val="24"/>
          <w:szCs w:val="24"/>
          <w:lang w:val="en-US"/>
        </w:rPr>
      </w:pPr>
      <w:r w:rsidRPr="00D509D2">
        <w:rPr>
          <w:rFonts w:ascii="Arial" w:hAnsi="Arial" w:cs="Arial"/>
          <w:b/>
          <w:bCs/>
          <w:sz w:val="24"/>
          <w:szCs w:val="24"/>
          <w:lang w:val="en-US"/>
        </w:rPr>
        <w:t>Summary of Baseline Role Differences:</w:t>
      </w:r>
    </w:p>
    <w:p w14:paraId="0BF4B466" w14:textId="24793600" w:rsidR="007E58C5" w:rsidRPr="007E58C5" w:rsidRDefault="007E58C5" w:rsidP="00D509D2">
      <w:pPr>
        <w:spacing w:after="160" w:line="278" w:lineRule="auto"/>
        <w:rPr>
          <w:rFonts w:ascii="Arial" w:hAnsi="Arial" w:cs="Arial"/>
          <w:lang w:val="en-US"/>
        </w:rPr>
      </w:pPr>
      <w:r w:rsidRPr="00B54372">
        <w:rPr>
          <w:rFonts w:ascii="Arial" w:hAnsi="Arial" w:cs="Arial"/>
          <w:b/>
          <w:bCs/>
          <w:lang w:val="en-US"/>
        </w:rPr>
        <w:lastRenderedPageBreak/>
        <w:t xml:space="preserve">Table 1: </w:t>
      </w:r>
      <w:r>
        <w:rPr>
          <w:rFonts w:ascii="Arial" w:hAnsi="Arial" w:cs="Arial"/>
          <w:b/>
          <w:bCs/>
          <w:lang w:val="en-US"/>
        </w:rPr>
        <w:t>Significant</w:t>
      </w:r>
      <w:r w:rsidR="004D4FEE">
        <w:rPr>
          <w:rFonts w:ascii="Arial" w:hAnsi="Arial" w:cs="Arial"/>
          <w:b/>
          <w:bCs/>
          <w:lang w:val="en-US"/>
        </w:rPr>
        <w:t xml:space="preserve"> baseline</w:t>
      </w:r>
      <w:r>
        <w:rPr>
          <w:rFonts w:ascii="Arial" w:hAnsi="Arial" w:cs="Arial"/>
          <w:b/>
          <w:bCs/>
          <w:lang w:val="en-US"/>
        </w:rPr>
        <w:t xml:space="preserve"> differences between </w:t>
      </w:r>
      <w:r w:rsidR="004D4FEE">
        <w:rPr>
          <w:rFonts w:ascii="Arial" w:hAnsi="Arial" w:cs="Arial"/>
          <w:b/>
          <w:bCs/>
          <w:lang w:val="en-US"/>
        </w:rPr>
        <w:t>Managers and Individual Contributors</w:t>
      </w:r>
    </w:p>
    <w:tbl>
      <w:tblPr>
        <w:tblStyle w:val="PlainTable1"/>
        <w:tblW w:w="0" w:type="auto"/>
        <w:tblLook w:val="04A0" w:firstRow="1" w:lastRow="0" w:firstColumn="1" w:lastColumn="0" w:noHBand="0" w:noVBand="1"/>
      </w:tblPr>
      <w:tblGrid>
        <w:gridCol w:w="1684"/>
        <w:gridCol w:w="3514"/>
        <w:gridCol w:w="3296"/>
      </w:tblGrid>
      <w:tr w:rsidR="00834CB5" w:rsidRPr="00834CB5" w14:paraId="54A7EC5F" w14:textId="77777777" w:rsidTr="00834C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E3F2B" w14:textId="77777777" w:rsidR="00834CB5" w:rsidRPr="00834CB5" w:rsidRDefault="00834CB5" w:rsidP="00834CB5">
            <w:pPr>
              <w:autoSpaceDE w:val="0"/>
              <w:autoSpaceDN w:val="0"/>
              <w:adjustRightInd w:val="0"/>
              <w:spacing w:after="0" w:line="240" w:lineRule="auto"/>
              <w:jc w:val="both"/>
              <w:rPr>
                <w:rFonts w:ascii="Arial" w:hAnsi="Arial" w:cs="Arial"/>
                <w:sz w:val="24"/>
                <w:szCs w:val="24"/>
                <w:lang w:val="es-419"/>
              </w:rPr>
            </w:pPr>
            <w:proofErr w:type="spellStart"/>
            <w:r w:rsidRPr="00834CB5">
              <w:rPr>
                <w:rFonts w:ascii="Arial" w:hAnsi="Arial" w:cs="Arial"/>
                <w:sz w:val="24"/>
                <w:szCs w:val="24"/>
                <w:lang w:val="es-419"/>
              </w:rPr>
              <w:t>Category</w:t>
            </w:r>
            <w:proofErr w:type="spellEnd"/>
          </w:p>
        </w:tc>
        <w:tc>
          <w:tcPr>
            <w:tcW w:w="0" w:type="auto"/>
            <w:hideMark/>
          </w:tcPr>
          <w:p w14:paraId="0A3A5700" w14:textId="77777777" w:rsidR="00834CB5" w:rsidRPr="00834CB5" w:rsidRDefault="00834CB5" w:rsidP="00834CB5">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419"/>
              </w:rPr>
            </w:pPr>
            <w:proofErr w:type="spellStart"/>
            <w:r w:rsidRPr="00834CB5">
              <w:rPr>
                <w:rFonts w:ascii="Arial" w:hAnsi="Arial" w:cs="Arial"/>
                <w:sz w:val="24"/>
                <w:szCs w:val="24"/>
                <w:lang w:val="es-419"/>
              </w:rPr>
              <w:t>Significant</w:t>
            </w:r>
            <w:proofErr w:type="spellEnd"/>
            <w:r w:rsidRPr="00834CB5">
              <w:rPr>
                <w:rFonts w:ascii="Arial" w:hAnsi="Arial" w:cs="Arial"/>
                <w:sz w:val="24"/>
                <w:szCs w:val="24"/>
                <w:lang w:val="es-419"/>
              </w:rPr>
              <w:t xml:space="preserve"> </w:t>
            </w:r>
            <w:proofErr w:type="spellStart"/>
            <w:r w:rsidRPr="00834CB5">
              <w:rPr>
                <w:rFonts w:ascii="Arial" w:hAnsi="Arial" w:cs="Arial"/>
                <w:sz w:val="24"/>
                <w:szCs w:val="24"/>
                <w:lang w:val="es-419"/>
              </w:rPr>
              <w:t>Differences</w:t>
            </w:r>
            <w:proofErr w:type="spellEnd"/>
          </w:p>
        </w:tc>
        <w:tc>
          <w:tcPr>
            <w:tcW w:w="0" w:type="auto"/>
            <w:hideMark/>
          </w:tcPr>
          <w:p w14:paraId="7B285092" w14:textId="77777777" w:rsidR="00834CB5" w:rsidRPr="00834CB5" w:rsidRDefault="00834CB5" w:rsidP="00834CB5">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419"/>
              </w:rPr>
            </w:pPr>
            <w:proofErr w:type="spellStart"/>
            <w:r w:rsidRPr="00834CB5">
              <w:rPr>
                <w:rFonts w:ascii="Arial" w:hAnsi="Arial" w:cs="Arial"/>
                <w:sz w:val="24"/>
                <w:szCs w:val="24"/>
                <w:lang w:val="es-419"/>
              </w:rPr>
              <w:t>Direction</w:t>
            </w:r>
            <w:proofErr w:type="spellEnd"/>
          </w:p>
        </w:tc>
      </w:tr>
      <w:tr w:rsidR="00834CB5" w:rsidRPr="00834CB5" w14:paraId="3E0225D0" w14:textId="77777777" w:rsidTr="00834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3D1C0" w14:textId="77777777" w:rsidR="00834CB5" w:rsidRPr="00834CB5" w:rsidRDefault="00834CB5" w:rsidP="00834CB5">
            <w:pPr>
              <w:autoSpaceDE w:val="0"/>
              <w:autoSpaceDN w:val="0"/>
              <w:adjustRightInd w:val="0"/>
              <w:spacing w:after="0" w:line="240" w:lineRule="auto"/>
              <w:jc w:val="both"/>
              <w:rPr>
                <w:rFonts w:ascii="Arial" w:hAnsi="Arial" w:cs="Arial"/>
                <w:sz w:val="24"/>
                <w:szCs w:val="24"/>
                <w:lang w:val="es-419"/>
              </w:rPr>
            </w:pPr>
            <w:r w:rsidRPr="00834CB5">
              <w:rPr>
                <w:rFonts w:ascii="Arial" w:hAnsi="Arial" w:cs="Arial"/>
                <w:sz w:val="24"/>
                <w:szCs w:val="24"/>
                <w:lang w:val="es-419"/>
              </w:rPr>
              <w:t>Performance</w:t>
            </w:r>
          </w:p>
        </w:tc>
        <w:tc>
          <w:tcPr>
            <w:tcW w:w="0" w:type="auto"/>
            <w:hideMark/>
          </w:tcPr>
          <w:p w14:paraId="7E329966" w14:textId="77777777" w:rsidR="00834CB5" w:rsidRPr="00834CB5" w:rsidRDefault="00834CB5" w:rsidP="00834CB5">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419"/>
              </w:rPr>
            </w:pPr>
            <w:r w:rsidRPr="00834CB5">
              <w:rPr>
                <w:rFonts w:ascii="Arial" w:hAnsi="Arial" w:cs="Arial"/>
                <w:sz w:val="24"/>
                <w:szCs w:val="24"/>
                <w:lang w:val="es-419"/>
              </w:rPr>
              <w:t xml:space="preserve">Personal </w:t>
            </w:r>
            <w:proofErr w:type="spellStart"/>
            <w:r w:rsidRPr="00834CB5">
              <w:rPr>
                <w:rFonts w:ascii="Arial" w:hAnsi="Arial" w:cs="Arial"/>
                <w:sz w:val="24"/>
                <w:szCs w:val="24"/>
                <w:lang w:val="es-419"/>
              </w:rPr>
              <w:t>Relationships</w:t>
            </w:r>
            <w:proofErr w:type="spellEnd"/>
            <w:r w:rsidRPr="00834CB5">
              <w:rPr>
                <w:rFonts w:ascii="Arial" w:hAnsi="Arial" w:cs="Arial"/>
                <w:sz w:val="24"/>
                <w:szCs w:val="24"/>
                <w:lang w:val="es-419"/>
              </w:rPr>
              <w:t xml:space="preserve"> Performance</w:t>
            </w:r>
          </w:p>
        </w:tc>
        <w:tc>
          <w:tcPr>
            <w:tcW w:w="0" w:type="auto"/>
            <w:hideMark/>
          </w:tcPr>
          <w:p w14:paraId="7633D869" w14:textId="77777777" w:rsidR="00834CB5" w:rsidRPr="00834CB5" w:rsidRDefault="00834CB5" w:rsidP="00834CB5">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419"/>
              </w:rPr>
            </w:pPr>
            <w:r w:rsidRPr="00834CB5">
              <w:rPr>
                <w:rFonts w:ascii="Arial" w:hAnsi="Arial" w:cs="Arial"/>
                <w:sz w:val="24"/>
                <w:szCs w:val="24"/>
                <w:lang w:val="es-419"/>
              </w:rPr>
              <w:t xml:space="preserve">Managers &gt; Individual </w:t>
            </w:r>
            <w:proofErr w:type="spellStart"/>
            <w:r w:rsidRPr="00834CB5">
              <w:rPr>
                <w:rFonts w:ascii="Arial" w:hAnsi="Arial" w:cs="Arial"/>
                <w:sz w:val="24"/>
                <w:szCs w:val="24"/>
                <w:lang w:val="es-419"/>
              </w:rPr>
              <w:t>Contributors</w:t>
            </w:r>
            <w:proofErr w:type="spellEnd"/>
          </w:p>
        </w:tc>
      </w:tr>
      <w:tr w:rsidR="00834CB5" w:rsidRPr="00834CB5" w14:paraId="3039F4FA" w14:textId="77777777" w:rsidTr="00834CB5">
        <w:tc>
          <w:tcPr>
            <w:cnfStyle w:val="001000000000" w:firstRow="0" w:lastRow="0" w:firstColumn="1" w:lastColumn="0" w:oddVBand="0" w:evenVBand="0" w:oddHBand="0" w:evenHBand="0" w:firstRowFirstColumn="0" w:firstRowLastColumn="0" w:lastRowFirstColumn="0" w:lastRowLastColumn="0"/>
            <w:tcW w:w="0" w:type="auto"/>
            <w:hideMark/>
          </w:tcPr>
          <w:p w14:paraId="7371652A" w14:textId="77777777" w:rsidR="00834CB5" w:rsidRPr="00834CB5" w:rsidRDefault="00834CB5" w:rsidP="00834CB5">
            <w:pPr>
              <w:autoSpaceDE w:val="0"/>
              <w:autoSpaceDN w:val="0"/>
              <w:adjustRightInd w:val="0"/>
              <w:spacing w:after="0" w:line="240" w:lineRule="auto"/>
              <w:jc w:val="both"/>
              <w:rPr>
                <w:rFonts w:ascii="Arial" w:hAnsi="Arial" w:cs="Arial"/>
                <w:sz w:val="24"/>
                <w:szCs w:val="24"/>
                <w:lang w:val="es-419"/>
              </w:rPr>
            </w:pPr>
            <w:r w:rsidRPr="00834CB5">
              <w:rPr>
                <w:rFonts w:ascii="Arial" w:hAnsi="Arial" w:cs="Arial"/>
                <w:sz w:val="24"/>
                <w:szCs w:val="24"/>
                <w:lang w:val="es-419"/>
              </w:rPr>
              <w:t>Stress</w:t>
            </w:r>
          </w:p>
        </w:tc>
        <w:tc>
          <w:tcPr>
            <w:tcW w:w="0" w:type="auto"/>
            <w:hideMark/>
          </w:tcPr>
          <w:p w14:paraId="6042FCD5" w14:textId="77777777" w:rsidR="00834CB5" w:rsidRPr="00834CB5" w:rsidRDefault="00834CB5" w:rsidP="00834CB5">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419"/>
              </w:rPr>
            </w:pPr>
            <w:proofErr w:type="spellStart"/>
            <w:r w:rsidRPr="00834CB5">
              <w:rPr>
                <w:rFonts w:ascii="Arial" w:hAnsi="Arial" w:cs="Arial"/>
                <w:sz w:val="24"/>
                <w:szCs w:val="24"/>
                <w:lang w:val="es-419"/>
              </w:rPr>
              <w:t>Communication</w:t>
            </w:r>
            <w:proofErr w:type="spellEnd"/>
            <w:r w:rsidRPr="00834CB5">
              <w:rPr>
                <w:rFonts w:ascii="Arial" w:hAnsi="Arial" w:cs="Arial"/>
                <w:sz w:val="24"/>
                <w:szCs w:val="24"/>
                <w:lang w:val="es-419"/>
              </w:rPr>
              <w:t xml:space="preserve"> Issues</w:t>
            </w:r>
          </w:p>
        </w:tc>
        <w:tc>
          <w:tcPr>
            <w:tcW w:w="0" w:type="auto"/>
            <w:hideMark/>
          </w:tcPr>
          <w:p w14:paraId="04EA6BE5" w14:textId="77777777" w:rsidR="00834CB5" w:rsidRPr="00834CB5" w:rsidRDefault="00834CB5" w:rsidP="00834CB5">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419"/>
              </w:rPr>
            </w:pPr>
            <w:r w:rsidRPr="00834CB5">
              <w:rPr>
                <w:rFonts w:ascii="Arial" w:hAnsi="Arial" w:cs="Arial"/>
                <w:sz w:val="24"/>
                <w:szCs w:val="24"/>
                <w:lang w:val="es-419"/>
              </w:rPr>
              <w:t xml:space="preserve">Managers &gt; Individual </w:t>
            </w:r>
            <w:proofErr w:type="spellStart"/>
            <w:r w:rsidRPr="00834CB5">
              <w:rPr>
                <w:rFonts w:ascii="Arial" w:hAnsi="Arial" w:cs="Arial"/>
                <w:sz w:val="24"/>
                <w:szCs w:val="24"/>
                <w:lang w:val="es-419"/>
              </w:rPr>
              <w:t>Contributors</w:t>
            </w:r>
            <w:proofErr w:type="spellEnd"/>
          </w:p>
        </w:tc>
      </w:tr>
      <w:tr w:rsidR="00834CB5" w:rsidRPr="00834CB5" w14:paraId="1833508B" w14:textId="77777777" w:rsidTr="00834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7EAEB" w14:textId="77777777" w:rsidR="00834CB5" w:rsidRPr="00834CB5" w:rsidRDefault="00834CB5" w:rsidP="00834CB5">
            <w:pPr>
              <w:autoSpaceDE w:val="0"/>
              <w:autoSpaceDN w:val="0"/>
              <w:adjustRightInd w:val="0"/>
              <w:spacing w:after="0" w:line="240" w:lineRule="auto"/>
              <w:jc w:val="both"/>
              <w:rPr>
                <w:rFonts w:ascii="Arial" w:hAnsi="Arial" w:cs="Arial"/>
                <w:sz w:val="24"/>
                <w:szCs w:val="24"/>
                <w:lang w:val="es-419"/>
              </w:rPr>
            </w:pPr>
            <w:r w:rsidRPr="00834CB5">
              <w:rPr>
                <w:rFonts w:ascii="Arial" w:hAnsi="Arial" w:cs="Arial"/>
                <w:sz w:val="24"/>
                <w:szCs w:val="24"/>
                <w:lang w:val="es-419"/>
              </w:rPr>
              <w:t>Stress</w:t>
            </w:r>
          </w:p>
        </w:tc>
        <w:tc>
          <w:tcPr>
            <w:tcW w:w="0" w:type="auto"/>
            <w:hideMark/>
          </w:tcPr>
          <w:p w14:paraId="257C19E1" w14:textId="77777777" w:rsidR="00834CB5" w:rsidRPr="00834CB5" w:rsidRDefault="00834CB5" w:rsidP="00834CB5">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419"/>
              </w:rPr>
            </w:pPr>
            <w:r w:rsidRPr="00834CB5">
              <w:rPr>
                <w:rFonts w:ascii="Arial" w:hAnsi="Arial" w:cs="Arial"/>
                <w:sz w:val="24"/>
                <w:szCs w:val="24"/>
                <w:lang w:val="es-419"/>
              </w:rPr>
              <w:t xml:space="preserve">Stress </w:t>
            </w:r>
            <w:proofErr w:type="spellStart"/>
            <w:r w:rsidRPr="00834CB5">
              <w:rPr>
                <w:rFonts w:ascii="Arial" w:hAnsi="Arial" w:cs="Arial"/>
                <w:sz w:val="24"/>
                <w:szCs w:val="24"/>
                <w:lang w:val="es-419"/>
              </w:rPr>
              <w:t>Level</w:t>
            </w:r>
            <w:proofErr w:type="spellEnd"/>
          </w:p>
        </w:tc>
        <w:tc>
          <w:tcPr>
            <w:tcW w:w="0" w:type="auto"/>
            <w:hideMark/>
          </w:tcPr>
          <w:p w14:paraId="24F9A4C8" w14:textId="77777777" w:rsidR="00834CB5" w:rsidRPr="00834CB5" w:rsidRDefault="00834CB5" w:rsidP="00834CB5">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419"/>
              </w:rPr>
            </w:pPr>
            <w:r w:rsidRPr="00834CB5">
              <w:rPr>
                <w:rFonts w:ascii="Arial" w:hAnsi="Arial" w:cs="Arial"/>
                <w:sz w:val="24"/>
                <w:szCs w:val="24"/>
                <w:lang w:val="es-419"/>
              </w:rPr>
              <w:t xml:space="preserve">Managers &gt; Individual </w:t>
            </w:r>
            <w:proofErr w:type="spellStart"/>
            <w:r w:rsidRPr="00834CB5">
              <w:rPr>
                <w:rFonts w:ascii="Arial" w:hAnsi="Arial" w:cs="Arial"/>
                <w:sz w:val="24"/>
                <w:szCs w:val="24"/>
                <w:lang w:val="es-419"/>
              </w:rPr>
              <w:t>Contributors</w:t>
            </w:r>
            <w:proofErr w:type="spellEnd"/>
          </w:p>
        </w:tc>
      </w:tr>
      <w:tr w:rsidR="00834CB5" w:rsidRPr="00834CB5" w14:paraId="71D19643" w14:textId="77777777" w:rsidTr="00834CB5">
        <w:tc>
          <w:tcPr>
            <w:cnfStyle w:val="001000000000" w:firstRow="0" w:lastRow="0" w:firstColumn="1" w:lastColumn="0" w:oddVBand="0" w:evenVBand="0" w:oddHBand="0" w:evenHBand="0" w:firstRowFirstColumn="0" w:firstRowLastColumn="0" w:lastRowFirstColumn="0" w:lastRowLastColumn="0"/>
            <w:tcW w:w="0" w:type="auto"/>
            <w:hideMark/>
          </w:tcPr>
          <w:p w14:paraId="03A5ADB4" w14:textId="77777777" w:rsidR="00834CB5" w:rsidRPr="00834CB5" w:rsidRDefault="00834CB5" w:rsidP="00834CB5">
            <w:pPr>
              <w:autoSpaceDE w:val="0"/>
              <w:autoSpaceDN w:val="0"/>
              <w:adjustRightInd w:val="0"/>
              <w:spacing w:after="0" w:line="240" w:lineRule="auto"/>
              <w:jc w:val="both"/>
              <w:rPr>
                <w:rFonts w:ascii="Arial" w:hAnsi="Arial" w:cs="Arial"/>
                <w:sz w:val="24"/>
                <w:szCs w:val="24"/>
                <w:lang w:val="es-419"/>
              </w:rPr>
            </w:pPr>
            <w:r w:rsidRPr="00834CB5">
              <w:rPr>
                <w:rFonts w:ascii="Arial" w:hAnsi="Arial" w:cs="Arial"/>
                <w:sz w:val="24"/>
                <w:szCs w:val="24"/>
                <w:lang w:val="es-419"/>
              </w:rPr>
              <w:t>Stress</w:t>
            </w:r>
          </w:p>
        </w:tc>
        <w:tc>
          <w:tcPr>
            <w:tcW w:w="0" w:type="auto"/>
            <w:hideMark/>
          </w:tcPr>
          <w:p w14:paraId="060597A1" w14:textId="77777777" w:rsidR="00834CB5" w:rsidRPr="00834CB5" w:rsidRDefault="00834CB5" w:rsidP="00834CB5">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419"/>
              </w:rPr>
            </w:pPr>
            <w:proofErr w:type="spellStart"/>
            <w:r w:rsidRPr="00834CB5">
              <w:rPr>
                <w:rFonts w:ascii="Arial" w:hAnsi="Arial" w:cs="Arial"/>
                <w:sz w:val="24"/>
                <w:szCs w:val="24"/>
                <w:lang w:val="es-419"/>
              </w:rPr>
              <w:t>Confidence</w:t>
            </w:r>
            <w:proofErr w:type="spellEnd"/>
            <w:r w:rsidRPr="00834CB5">
              <w:rPr>
                <w:rFonts w:ascii="Arial" w:hAnsi="Arial" w:cs="Arial"/>
                <w:sz w:val="24"/>
                <w:szCs w:val="24"/>
                <w:lang w:val="es-419"/>
              </w:rPr>
              <w:t xml:space="preserve"> </w:t>
            </w:r>
            <w:proofErr w:type="spellStart"/>
            <w:r w:rsidRPr="00834CB5">
              <w:rPr>
                <w:rFonts w:ascii="Arial" w:hAnsi="Arial" w:cs="Arial"/>
                <w:sz w:val="24"/>
                <w:szCs w:val="24"/>
                <w:lang w:val="es-419"/>
              </w:rPr>
              <w:t>Level</w:t>
            </w:r>
            <w:proofErr w:type="spellEnd"/>
          </w:p>
        </w:tc>
        <w:tc>
          <w:tcPr>
            <w:tcW w:w="0" w:type="auto"/>
            <w:hideMark/>
          </w:tcPr>
          <w:p w14:paraId="1F96A8AC" w14:textId="77777777" w:rsidR="00834CB5" w:rsidRPr="00834CB5" w:rsidRDefault="00834CB5" w:rsidP="00834CB5">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419"/>
              </w:rPr>
            </w:pPr>
            <w:r w:rsidRPr="00834CB5">
              <w:rPr>
                <w:rFonts w:ascii="Arial" w:hAnsi="Arial" w:cs="Arial"/>
                <w:sz w:val="24"/>
                <w:szCs w:val="24"/>
                <w:lang w:val="es-419"/>
              </w:rPr>
              <w:t xml:space="preserve">Individual </w:t>
            </w:r>
            <w:proofErr w:type="spellStart"/>
            <w:r w:rsidRPr="00834CB5">
              <w:rPr>
                <w:rFonts w:ascii="Arial" w:hAnsi="Arial" w:cs="Arial"/>
                <w:sz w:val="24"/>
                <w:szCs w:val="24"/>
                <w:lang w:val="es-419"/>
              </w:rPr>
              <w:t>Contributors</w:t>
            </w:r>
            <w:proofErr w:type="spellEnd"/>
            <w:r w:rsidRPr="00834CB5">
              <w:rPr>
                <w:rFonts w:ascii="Arial" w:hAnsi="Arial" w:cs="Arial"/>
                <w:sz w:val="24"/>
                <w:szCs w:val="24"/>
                <w:lang w:val="es-419"/>
              </w:rPr>
              <w:t xml:space="preserve"> &gt; Managers</w:t>
            </w:r>
          </w:p>
        </w:tc>
      </w:tr>
      <w:tr w:rsidR="00834CB5" w:rsidRPr="00834CB5" w14:paraId="13F3C96D" w14:textId="77777777" w:rsidTr="00834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E88FF" w14:textId="77777777" w:rsidR="00834CB5" w:rsidRPr="00834CB5" w:rsidRDefault="00834CB5" w:rsidP="00834CB5">
            <w:pPr>
              <w:autoSpaceDE w:val="0"/>
              <w:autoSpaceDN w:val="0"/>
              <w:adjustRightInd w:val="0"/>
              <w:spacing w:after="0" w:line="240" w:lineRule="auto"/>
              <w:jc w:val="both"/>
              <w:rPr>
                <w:rFonts w:ascii="Arial" w:hAnsi="Arial" w:cs="Arial"/>
                <w:sz w:val="24"/>
                <w:szCs w:val="24"/>
                <w:lang w:val="es-419"/>
              </w:rPr>
            </w:pPr>
            <w:proofErr w:type="spellStart"/>
            <w:r w:rsidRPr="00834CB5">
              <w:rPr>
                <w:rFonts w:ascii="Arial" w:hAnsi="Arial" w:cs="Arial"/>
                <w:sz w:val="24"/>
                <w:szCs w:val="24"/>
                <w:lang w:val="es-419"/>
              </w:rPr>
              <w:t>Motivation</w:t>
            </w:r>
            <w:proofErr w:type="spellEnd"/>
          </w:p>
        </w:tc>
        <w:tc>
          <w:tcPr>
            <w:tcW w:w="0" w:type="auto"/>
            <w:hideMark/>
          </w:tcPr>
          <w:p w14:paraId="615A4D77" w14:textId="77777777" w:rsidR="00834CB5" w:rsidRPr="00834CB5" w:rsidRDefault="00834CB5" w:rsidP="00834CB5">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419"/>
              </w:rPr>
            </w:pPr>
            <w:proofErr w:type="spellStart"/>
            <w:r w:rsidRPr="00834CB5">
              <w:rPr>
                <w:rFonts w:ascii="Arial" w:hAnsi="Arial" w:cs="Arial"/>
                <w:sz w:val="24"/>
                <w:szCs w:val="24"/>
                <w:lang w:val="es-419"/>
              </w:rPr>
              <w:t>Work</w:t>
            </w:r>
            <w:proofErr w:type="spellEnd"/>
            <w:r w:rsidRPr="00834CB5">
              <w:rPr>
                <w:rFonts w:ascii="Arial" w:hAnsi="Arial" w:cs="Arial"/>
                <w:sz w:val="24"/>
                <w:szCs w:val="24"/>
                <w:lang w:val="es-419"/>
              </w:rPr>
              <w:t xml:space="preserve"> </w:t>
            </w:r>
            <w:proofErr w:type="spellStart"/>
            <w:r w:rsidRPr="00834CB5">
              <w:rPr>
                <w:rFonts w:ascii="Arial" w:hAnsi="Arial" w:cs="Arial"/>
                <w:sz w:val="24"/>
                <w:szCs w:val="24"/>
                <w:lang w:val="es-419"/>
              </w:rPr>
              <w:t>Environment</w:t>
            </w:r>
            <w:proofErr w:type="spellEnd"/>
          </w:p>
        </w:tc>
        <w:tc>
          <w:tcPr>
            <w:tcW w:w="0" w:type="auto"/>
            <w:hideMark/>
          </w:tcPr>
          <w:p w14:paraId="605ABC39" w14:textId="77777777" w:rsidR="00834CB5" w:rsidRPr="00834CB5" w:rsidRDefault="00834CB5" w:rsidP="00834CB5">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419"/>
              </w:rPr>
            </w:pPr>
            <w:r w:rsidRPr="00834CB5">
              <w:rPr>
                <w:rFonts w:ascii="Arial" w:hAnsi="Arial" w:cs="Arial"/>
                <w:sz w:val="24"/>
                <w:szCs w:val="24"/>
                <w:lang w:val="es-419"/>
              </w:rPr>
              <w:t xml:space="preserve">Individual </w:t>
            </w:r>
            <w:proofErr w:type="spellStart"/>
            <w:r w:rsidRPr="00834CB5">
              <w:rPr>
                <w:rFonts w:ascii="Arial" w:hAnsi="Arial" w:cs="Arial"/>
                <w:sz w:val="24"/>
                <w:szCs w:val="24"/>
                <w:lang w:val="es-419"/>
              </w:rPr>
              <w:t>Contributors</w:t>
            </w:r>
            <w:proofErr w:type="spellEnd"/>
            <w:r w:rsidRPr="00834CB5">
              <w:rPr>
                <w:rFonts w:ascii="Arial" w:hAnsi="Arial" w:cs="Arial"/>
                <w:sz w:val="24"/>
                <w:szCs w:val="24"/>
                <w:lang w:val="es-419"/>
              </w:rPr>
              <w:t xml:space="preserve"> &gt; Managers</w:t>
            </w:r>
          </w:p>
        </w:tc>
      </w:tr>
    </w:tbl>
    <w:p w14:paraId="5225F8A2" w14:textId="77777777" w:rsidR="00834CB5" w:rsidRDefault="00834CB5" w:rsidP="00AB09DE">
      <w:pPr>
        <w:autoSpaceDE w:val="0"/>
        <w:autoSpaceDN w:val="0"/>
        <w:adjustRightInd w:val="0"/>
        <w:spacing w:after="0" w:line="240" w:lineRule="auto"/>
        <w:jc w:val="both"/>
        <w:rPr>
          <w:rFonts w:ascii="Arial" w:hAnsi="Arial" w:cs="Arial"/>
          <w:sz w:val="24"/>
          <w:szCs w:val="24"/>
          <w:lang w:val="en-US"/>
        </w:rPr>
      </w:pPr>
    </w:p>
    <w:p w14:paraId="759ED565" w14:textId="364F04DE" w:rsidR="00530ECC" w:rsidRDefault="00530ECC" w:rsidP="00530ECC">
      <w:pPr>
        <w:autoSpaceDE w:val="0"/>
        <w:autoSpaceDN w:val="0"/>
        <w:adjustRightInd w:val="0"/>
        <w:spacing w:after="0" w:line="240" w:lineRule="auto"/>
        <w:jc w:val="both"/>
        <w:rPr>
          <w:rFonts w:ascii="Arial" w:hAnsi="Arial" w:cs="Arial"/>
          <w:sz w:val="24"/>
          <w:szCs w:val="24"/>
          <w:lang w:val="en-US"/>
        </w:rPr>
      </w:pPr>
      <w:r w:rsidRPr="00530ECC">
        <w:rPr>
          <w:rFonts w:ascii="Arial" w:hAnsi="Arial" w:cs="Arial"/>
          <w:sz w:val="24"/>
          <w:szCs w:val="24"/>
          <w:lang w:val="en-US"/>
        </w:rPr>
        <w:t>These baseline differences establish that managers face inherently higher stress and communication challenges while maintaining better interpersonal performance relationships. Individual contributors, conversely, report higher confidence levels and better work environment perceptions. These fundamental role-based differences provide important context for understanding how remote work affects each group differently, as explored in subsequent analyses.</w:t>
      </w:r>
    </w:p>
    <w:p w14:paraId="4C09531C" w14:textId="77777777" w:rsidR="00530ECC" w:rsidRDefault="00530ECC" w:rsidP="00530ECC">
      <w:pPr>
        <w:spacing w:after="0" w:line="278" w:lineRule="auto"/>
        <w:rPr>
          <w:rFonts w:ascii="Arial" w:hAnsi="Arial" w:cs="Arial"/>
          <w:i/>
          <w:iCs/>
          <w:sz w:val="24"/>
          <w:szCs w:val="24"/>
          <w:lang w:val="en-US"/>
        </w:rPr>
      </w:pPr>
    </w:p>
    <w:p w14:paraId="4B27C5B9" w14:textId="00678D3E" w:rsidR="00530ECC" w:rsidRPr="00530ECC" w:rsidRDefault="00530ECC" w:rsidP="00530ECC">
      <w:pPr>
        <w:spacing w:after="0" w:line="278" w:lineRule="auto"/>
        <w:rPr>
          <w:rFonts w:ascii="Arial" w:hAnsi="Arial" w:cs="Arial"/>
          <w:sz w:val="24"/>
          <w:szCs w:val="24"/>
          <w:lang w:val="en-US"/>
        </w:rPr>
      </w:pPr>
      <w:r w:rsidRPr="00AB181A">
        <w:rPr>
          <w:rFonts w:ascii="Arial" w:hAnsi="Arial" w:cs="Arial"/>
          <w:i/>
          <w:iCs/>
          <w:sz w:val="24"/>
          <w:szCs w:val="24"/>
          <w:lang w:val="en-US"/>
        </w:rPr>
        <w:t xml:space="preserve">Note: Complete statistical results for all </w:t>
      </w:r>
      <w:r w:rsidR="00CD5ABE">
        <w:rPr>
          <w:rFonts w:ascii="Arial" w:hAnsi="Arial" w:cs="Arial"/>
          <w:i/>
          <w:iCs/>
          <w:sz w:val="24"/>
          <w:szCs w:val="24"/>
          <w:lang w:val="en-US"/>
        </w:rPr>
        <w:t>3 category</w:t>
      </w:r>
      <w:r w:rsidRPr="00AB181A">
        <w:rPr>
          <w:rFonts w:ascii="Arial" w:hAnsi="Arial" w:cs="Arial"/>
          <w:i/>
          <w:iCs/>
          <w:sz w:val="24"/>
          <w:szCs w:val="24"/>
          <w:lang w:val="en-US"/>
        </w:rPr>
        <w:t xml:space="preserve"> metrics are provided in Annex </w:t>
      </w:r>
      <w:r w:rsidR="00CD5ABE">
        <w:rPr>
          <w:rFonts w:ascii="Arial" w:hAnsi="Arial" w:cs="Arial"/>
          <w:i/>
          <w:iCs/>
          <w:sz w:val="24"/>
          <w:szCs w:val="24"/>
          <w:lang w:val="en-US"/>
        </w:rPr>
        <w:t>A</w:t>
      </w:r>
      <w:r w:rsidRPr="00AB181A">
        <w:rPr>
          <w:rFonts w:ascii="Arial" w:hAnsi="Arial" w:cs="Arial"/>
          <w:i/>
          <w:iCs/>
          <w:sz w:val="24"/>
          <w:szCs w:val="24"/>
          <w:lang w:val="en-US"/>
        </w:rPr>
        <w:t>.</w:t>
      </w:r>
    </w:p>
    <w:p w14:paraId="57AC5BAB" w14:textId="77777777" w:rsidR="00530ECC" w:rsidRDefault="00530ECC" w:rsidP="00530ECC">
      <w:pPr>
        <w:autoSpaceDE w:val="0"/>
        <w:autoSpaceDN w:val="0"/>
        <w:adjustRightInd w:val="0"/>
        <w:spacing w:after="0" w:line="240" w:lineRule="auto"/>
        <w:jc w:val="both"/>
        <w:rPr>
          <w:rFonts w:ascii="Arial" w:hAnsi="Arial" w:cs="Arial"/>
          <w:b/>
          <w:bCs/>
          <w:sz w:val="24"/>
          <w:szCs w:val="24"/>
          <w:lang w:val="en-US"/>
        </w:rPr>
      </w:pPr>
    </w:p>
    <w:p w14:paraId="308DAA9F" w14:textId="6352AC0A" w:rsidR="00332A18" w:rsidRPr="00063259" w:rsidRDefault="00F33FA7" w:rsidP="00AB09DE">
      <w:pPr>
        <w:autoSpaceDE w:val="0"/>
        <w:autoSpaceDN w:val="0"/>
        <w:adjustRightInd w:val="0"/>
        <w:spacing w:after="0" w:line="240" w:lineRule="auto"/>
        <w:jc w:val="both"/>
        <w:rPr>
          <w:rFonts w:ascii="Arial" w:hAnsi="Arial" w:cs="Arial"/>
          <w:b/>
          <w:bCs/>
          <w:sz w:val="24"/>
          <w:szCs w:val="24"/>
          <w:lang w:val="en-US"/>
        </w:rPr>
      </w:pPr>
      <w:r w:rsidRPr="00063259">
        <w:rPr>
          <w:rFonts w:ascii="Arial" w:hAnsi="Arial" w:cs="Arial"/>
          <w:b/>
          <w:bCs/>
          <w:sz w:val="24"/>
          <w:szCs w:val="24"/>
          <w:lang w:val="en-US"/>
        </w:rPr>
        <w:t>4.</w:t>
      </w:r>
      <w:r w:rsidR="00ED5086" w:rsidRPr="00063259">
        <w:rPr>
          <w:rFonts w:ascii="Arial" w:hAnsi="Arial" w:cs="Arial"/>
          <w:b/>
          <w:bCs/>
          <w:sz w:val="24"/>
          <w:szCs w:val="24"/>
          <w:lang w:val="en-US"/>
        </w:rPr>
        <w:t xml:space="preserve">2 </w:t>
      </w:r>
      <w:r w:rsidR="00B810C4" w:rsidRPr="00063259">
        <w:rPr>
          <w:rFonts w:ascii="Arial" w:hAnsi="Arial" w:cs="Arial"/>
          <w:b/>
          <w:bCs/>
          <w:sz w:val="24"/>
          <w:szCs w:val="24"/>
          <w:lang w:val="en-US"/>
        </w:rPr>
        <w:t>Remote Work Impact by Leadership Role</w:t>
      </w:r>
    </w:p>
    <w:p w14:paraId="27E84EFD" w14:textId="77777777" w:rsidR="00AB09DE" w:rsidRPr="00063259" w:rsidRDefault="00AB09DE" w:rsidP="00AB09DE">
      <w:pPr>
        <w:spacing w:after="0" w:line="278" w:lineRule="auto"/>
        <w:rPr>
          <w:rFonts w:ascii="Arial" w:hAnsi="Arial" w:cs="Arial"/>
          <w:b/>
          <w:bCs/>
          <w:sz w:val="24"/>
          <w:szCs w:val="24"/>
          <w:lang w:val="en-US"/>
        </w:rPr>
      </w:pPr>
    </w:p>
    <w:p w14:paraId="4A9CF2C3" w14:textId="79ED83DB" w:rsidR="00AB181A" w:rsidRPr="00063259" w:rsidRDefault="00AB181A" w:rsidP="00E846CE">
      <w:pPr>
        <w:autoSpaceDE w:val="0"/>
        <w:autoSpaceDN w:val="0"/>
        <w:adjustRightInd w:val="0"/>
        <w:spacing w:after="0" w:line="240" w:lineRule="auto"/>
        <w:ind w:firstLine="708"/>
        <w:jc w:val="both"/>
        <w:rPr>
          <w:rFonts w:ascii="Arial" w:hAnsi="Arial" w:cs="Arial"/>
          <w:sz w:val="24"/>
          <w:szCs w:val="24"/>
          <w:lang w:val="en-US"/>
        </w:rPr>
      </w:pPr>
      <w:r w:rsidRPr="001E7596">
        <w:rPr>
          <w:rFonts w:ascii="Arial" w:hAnsi="Arial" w:cs="Arial"/>
          <w:sz w:val="24"/>
          <w:szCs w:val="24"/>
          <w:lang w:val="en-US"/>
        </w:rPr>
        <w:t xml:space="preserve">The most significant finding of our study is that remote work affects managerial and individual contributor roles dramatically differently, with managers deriving substantially greater </w:t>
      </w:r>
      <w:r w:rsidRPr="00AB181A">
        <w:rPr>
          <w:rFonts w:ascii="Arial" w:hAnsi="Arial" w:cs="Arial"/>
          <w:sz w:val="24"/>
          <w:szCs w:val="24"/>
          <w:lang w:val="en-US"/>
        </w:rPr>
        <w:t>benefits across multiple dimensions.</w:t>
      </w:r>
    </w:p>
    <w:p w14:paraId="661D1D4D" w14:textId="77777777" w:rsidR="00E846CE" w:rsidRPr="001E7596" w:rsidRDefault="00E846CE" w:rsidP="00E846CE">
      <w:pPr>
        <w:autoSpaceDE w:val="0"/>
        <w:autoSpaceDN w:val="0"/>
        <w:adjustRightInd w:val="0"/>
        <w:spacing w:after="0" w:line="240" w:lineRule="auto"/>
        <w:ind w:firstLine="708"/>
        <w:jc w:val="both"/>
        <w:rPr>
          <w:rFonts w:ascii="Arial" w:hAnsi="Arial" w:cs="Arial"/>
          <w:sz w:val="24"/>
          <w:szCs w:val="24"/>
          <w:lang w:val="en-US"/>
        </w:rPr>
      </w:pPr>
    </w:p>
    <w:p w14:paraId="021A0573" w14:textId="77777777" w:rsidR="00AB181A" w:rsidRPr="00AB181A" w:rsidRDefault="00AB181A" w:rsidP="00E846CE">
      <w:pPr>
        <w:autoSpaceDE w:val="0"/>
        <w:autoSpaceDN w:val="0"/>
        <w:adjustRightInd w:val="0"/>
        <w:spacing w:after="0" w:line="240" w:lineRule="auto"/>
        <w:jc w:val="both"/>
        <w:rPr>
          <w:rFonts w:ascii="Arial" w:hAnsi="Arial" w:cs="Arial"/>
          <w:b/>
          <w:bCs/>
          <w:sz w:val="24"/>
          <w:szCs w:val="24"/>
          <w:lang w:val="en-US"/>
        </w:rPr>
      </w:pPr>
      <w:r w:rsidRPr="00AB181A">
        <w:rPr>
          <w:rFonts w:ascii="Arial" w:hAnsi="Arial" w:cs="Arial"/>
          <w:b/>
          <w:bCs/>
          <w:sz w:val="24"/>
          <w:szCs w:val="24"/>
          <w:lang w:val="en-US"/>
        </w:rPr>
        <w:t>4.2.1 Remote Work Effects on Managers</w:t>
      </w:r>
    </w:p>
    <w:p w14:paraId="596AA6AA" w14:textId="77777777" w:rsidR="00E846CE" w:rsidRPr="00063259" w:rsidRDefault="00E846CE" w:rsidP="00E846CE">
      <w:pPr>
        <w:autoSpaceDE w:val="0"/>
        <w:autoSpaceDN w:val="0"/>
        <w:adjustRightInd w:val="0"/>
        <w:spacing w:after="0" w:line="240" w:lineRule="auto"/>
        <w:jc w:val="both"/>
        <w:rPr>
          <w:rFonts w:ascii="Arial" w:hAnsi="Arial" w:cs="Arial"/>
          <w:sz w:val="24"/>
          <w:szCs w:val="24"/>
          <w:lang w:val="en-US"/>
        </w:rPr>
      </w:pPr>
    </w:p>
    <w:p w14:paraId="3B4FC1C1" w14:textId="7E74944F" w:rsidR="00AB181A" w:rsidRPr="00063259" w:rsidRDefault="00AB181A" w:rsidP="00E846CE">
      <w:pPr>
        <w:autoSpaceDE w:val="0"/>
        <w:autoSpaceDN w:val="0"/>
        <w:adjustRightInd w:val="0"/>
        <w:spacing w:after="0" w:line="240" w:lineRule="auto"/>
        <w:jc w:val="both"/>
        <w:rPr>
          <w:rFonts w:ascii="Arial" w:hAnsi="Arial" w:cs="Arial"/>
          <w:sz w:val="24"/>
          <w:szCs w:val="24"/>
          <w:lang w:val="en-US"/>
        </w:rPr>
      </w:pPr>
      <w:r w:rsidRPr="00AB181A">
        <w:rPr>
          <w:rFonts w:ascii="Arial" w:hAnsi="Arial" w:cs="Arial"/>
          <w:sz w:val="24"/>
          <w:szCs w:val="24"/>
          <w:lang w:val="en-US"/>
        </w:rPr>
        <w:t>Managers</w:t>
      </w:r>
      <w:r w:rsidRPr="00AB181A">
        <w:rPr>
          <w:rFonts w:ascii="Arial" w:hAnsi="Arial" w:cs="Arial"/>
          <w:b/>
          <w:bCs/>
          <w:sz w:val="24"/>
          <w:szCs w:val="24"/>
          <w:lang w:val="en-US"/>
        </w:rPr>
        <w:t xml:space="preserve"> </w:t>
      </w:r>
      <w:r w:rsidRPr="00AB181A">
        <w:rPr>
          <w:rFonts w:ascii="Arial" w:hAnsi="Arial" w:cs="Arial"/>
          <w:sz w:val="24"/>
          <w:szCs w:val="24"/>
          <w:lang w:val="en-US"/>
        </w:rPr>
        <w:t>experience dramatic benefits from remote work across multiple dimensions. The most significant positive effects include:</w:t>
      </w:r>
    </w:p>
    <w:p w14:paraId="7082F9A4" w14:textId="77777777" w:rsidR="00E846CE" w:rsidRPr="00AB181A" w:rsidRDefault="00E846CE" w:rsidP="00E846CE">
      <w:pPr>
        <w:autoSpaceDE w:val="0"/>
        <w:autoSpaceDN w:val="0"/>
        <w:adjustRightInd w:val="0"/>
        <w:spacing w:after="0" w:line="240" w:lineRule="auto"/>
        <w:jc w:val="both"/>
        <w:rPr>
          <w:rFonts w:ascii="Arial" w:hAnsi="Arial" w:cs="Arial"/>
          <w:sz w:val="24"/>
          <w:szCs w:val="24"/>
          <w:lang w:val="en-US"/>
        </w:rPr>
      </w:pPr>
    </w:p>
    <w:p w14:paraId="7DC8CCB3" w14:textId="77777777" w:rsidR="00AB181A" w:rsidRPr="00AB181A" w:rsidRDefault="00AB181A" w:rsidP="00AB181A">
      <w:pPr>
        <w:spacing w:after="160" w:line="278" w:lineRule="auto"/>
        <w:rPr>
          <w:rFonts w:ascii="Arial" w:hAnsi="Arial" w:cs="Arial"/>
          <w:sz w:val="24"/>
          <w:szCs w:val="24"/>
          <w:lang w:val="en-US"/>
        </w:rPr>
      </w:pPr>
      <w:r w:rsidRPr="00AB181A">
        <w:rPr>
          <w:rFonts w:ascii="Arial" w:hAnsi="Arial" w:cs="Arial"/>
          <w:b/>
          <w:bCs/>
          <w:sz w:val="24"/>
          <w:szCs w:val="24"/>
          <w:lang w:val="en-US"/>
        </w:rPr>
        <w:t>Major Positive Effects for Managers in Remote-First Environments:</w:t>
      </w:r>
    </w:p>
    <w:p w14:paraId="1B61D9BA" w14:textId="77777777" w:rsidR="00AB181A" w:rsidRPr="008226D3" w:rsidRDefault="00AB181A" w:rsidP="003A1AEA">
      <w:pPr>
        <w:pStyle w:val="ListParagraph"/>
        <w:numPr>
          <w:ilvl w:val="0"/>
          <w:numId w:val="13"/>
        </w:numPr>
        <w:spacing w:after="160" w:line="278" w:lineRule="auto"/>
        <w:rPr>
          <w:rFonts w:ascii="Arial" w:hAnsi="Arial" w:cs="Arial"/>
          <w:sz w:val="24"/>
          <w:szCs w:val="24"/>
          <w:lang w:val="en-US"/>
        </w:rPr>
      </w:pPr>
      <w:r w:rsidRPr="008226D3">
        <w:rPr>
          <w:rFonts w:ascii="Arial" w:hAnsi="Arial" w:cs="Arial"/>
          <w:b/>
          <w:bCs/>
          <w:sz w:val="24"/>
          <w:szCs w:val="24"/>
          <w:lang w:val="en-US"/>
        </w:rPr>
        <w:t>Team Milestones:</w:t>
      </w:r>
      <w:r w:rsidRPr="008226D3">
        <w:rPr>
          <w:rFonts w:ascii="Arial" w:hAnsi="Arial" w:cs="Arial"/>
          <w:sz w:val="24"/>
          <w:szCs w:val="24"/>
          <w:lang w:val="en-US"/>
        </w:rPr>
        <w:t xml:space="preserve"> +1.34 points (p=0.0005) - Large effect indicating substantially better milestone achievement</w:t>
      </w:r>
    </w:p>
    <w:p w14:paraId="13EA813A" w14:textId="77777777" w:rsidR="00AB181A" w:rsidRPr="008226D3" w:rsidRDefault="00AB181A" w:rsidP="003A1AEA">
      <w:pPr>
        <w:pStyle w:val="ListParagraph"/>
        <w:numPr>
          <w:ilvl w:val="0"/>
          <w:numId w:val="13"/>
        </w:numPr>
        <w:spacing w:after="160" w:line="278" w:lineRule="auto"/>
        <w:rPr>
          <w:rFonts w:ascii="Arial" w:hAnsi="Arial" w:cs="Arial"/>
          <w:sz w:val="24"/>
          <w:szCs w:val="24"/>
          <w:lang w:val="en-US"/>
        </w:rPr>
      </w:pPr>
      <w:r w:rsidRPr="008226D3">
        <w:rPr>
          <w:rFonts w:ascii="Arial" w:hAnsi="Arial" w:cs="Arial"/>
          <w:b/>
          <w:bCs/>
          <w:sz w:val="24"/>
          <w:szCs w:val="24"/>
          <w:lang w:val="en-US"/>
        </w:rPr>
        <w:t>Motivation:</w:t>
      </w:r>
      <w:r w:rsidRPr="008226D3">
        <w:rPr>
          <w:rFonts w:ascii="Arial" w:hAnsi="Arial" w:cs="Arial"/>
          <w:sz w:val="24"/>
          <w:szCs w:val="24"/>
          <w:lang w:val="en-US"/>
        </w:rPr>
        <w:t xml:space="preserve"> +1.30 points (p&lt;0.0001) - Large effect showing enhanced personal motivation</w:t>
      </w:r>
    </w:p>
    <w:p w14:paraId="266C3A94" w14:textId="77777777" w:rsidR="00AB181A" w:rsidRPr="008226D3" w:rsidRDefault="00AB181A" w:rsidP="003A1AEA">
      <w:pPr>
        <w:pStyle w:val="ListParagraph"/>
        <w:numPr>
          <w:ilvl w:val="0"/>
          <w:numId w:val="13"/>
        </w:numPr>
        <w:spacing w:after="160" w:line="278" w:lineRule="auto"/>
        <w:rPr>
          <w:rFonts w:ascii="Arial" w:hAnsi="Arial" w:cs="Arial"/>
          <w:sz w:val="24"/>
          <w:szCs w:val="24"/>
          <w:lang w:val="en-US"/>
        </w:rPr>
      </w:pPr>
      <w:r w:rsidRPr="008226D3">
        <w:rPr>
          <w:rFonts w:ascii="Arial" w:hAnsi="Arial" w:cs="Arial"/>
          <w:b/>
          <w:bCs/>
          <w:sz w:val="24"/>
          <w:szCs w:val="24"/>
          <w:lang w:val="en-US"/>
        </w:rPr>
        <w:t>Problem Solving:</w:t>
      </w:r>
      <w:r w:rsidRPr="008226D3">
        <w:rPr>
          <w:rFonts w:ascii="Arial" w:hAnsi="Arial" w:cs="Arial"/>
          <w:sz w:val="24"/>
          <w:szCs w:val="24"/>
          <w:lang w:val="en-US"/>
        </w:rPr>
        <w:t xml:space="preserve"> +1.30 points (p=0.0013) - Large effect demonstrating improved problem-solving capabilities</w:t>
      </w:r>
    </w:p>
    <w:p w14:paraId="21101590" w14:textId="77777777" w:rsidR="00AB181A" w:rsidRPr="008226D3" w:rsidRDefault="00AB181A" w:rsidP="003A1AEA">
      <w:pPr>
        <w:pStyle w:val="ListParagraph"/>
        <w:numPr>
          <w:ilvl w:val="0"/>
          <w:numId w:val="13"/>
        </w:numPr>
        <w:spacing w:after="160" w:line="278" w:lineRule="auto"/>
        <w:rPr>
          <w:rFonts w:ascii="Arial" w:hAnsi="Arial" w:cs="Arial"/>
          <w:sz w:val="24"/>
          <w:szCs w:val="24"/>
          <w:lang w:val="en-US"/>
        </w:rPr>
      </w:pPr>
      <w:r w:rsidRPr="008226D3">
        <w:rPr>
          <w:rFonts w:ascii="Arial" w:hAnsi="Arial" w:cs="Arial"/>
          <w:b/>
          <w:bCs/>
          <w:sz w:val="24"/>
          <w:szCs w:val="24"/>
          <w:lang w:val="en-US"/>
        </w:rPr>
        <w:t>Team Productivity:</w:t>
      </w:r>
      <w:r w:rsidRPr="008226D3">
        <w:rPr>
          <w:rFonts w:ascii="Arial" w:hAnsi="Arial" w:cs="Arial"/>
          <w:sz w:val="24"/>
          <w:szCs w:val="24"/>
          <w:lang w:val="en-US"/>
        </w:rPr>
        <w:t xml:space="preserve"> +1.23 points (p=0.0135) - Large effect reflecting better team coordination</w:t>
      </w:r>
    </w:p>
    <w:p w14:paraId="0117E7F8" w14:textId="77777777" w:rsidR="00AB181A" w:rsidRPr="008226D3" w:rsidRDefault="00AB181A" w:rsidP="003A1AEA">
      <w:pPr>
        <w:pStyle w:val="ListParagraph"/>
        <w:numPr>
          <w:ilvl w:val="0"/>
          <w:numId w:val="13"/>
        </w:numPr>
        <w:spacing w:after="160" w:line="278" w:lineRule="auto"/>
        <w:rPr>
          <w:rFonts w:ascii="Arial" w:hAnsi="Arial" w:cs="Arial"/>
          <w:sz w:val="24"/>
          <w:szCs w:val="24"/>
          <w:lang w:val="en-US"/>
        </w:rPr>
      </w:pPr>
      <w:r w:rsidRPr="008226D3">
        <w:rPr>
          <w:rFonts w:ascii="Arial" w:hAnsi="Arial" w:cs="Arial"/>
          <w:b/>
          <w:bCs/>
          <w:sz w:val="24"/>
          <w:szCs w:val="24"/>
          <w:lang w:val="en-US"/>
        </w:rPr>
        <w:t>Feedback:</w:t>
      </w:r>
      <w:r w:rsidRPr="008226D3">
        <w:rPr>
          <w:rFonts w:ascii="Arial" w:hAnsi="Arial" w:cs="Arial"/>
          <w:sz w:val="24"/>
          <w:szCs w:val="24"/>
          <w:lang w:val="en-US"/>
        </w:rPr>
        <w:t xml:space="preserve"> +1.31 points (p&lt;0.0001) - Large effect indicating improved feedback processes</w:t>
      </w:r>
    </w:p>
    <w:p w14:paraId="0D2AC07B" w14:textId="77777777" w:rsidR="00AB181A" w:rsidRPr="00AB181A" w:rsidRDefault="00AB181A" w:rsidP="00AB181A">
      <w:pPr>
        <w:spacing w:after="160" w:line="278" w:lineRule="auto"/>
        <w:rPr>
          <w:rFonts w:ascii="Arial" w:hAnsi="Arial" w:cs="Arial"/>
          <w:sz w:val="24"/>
          <w:szCs w:val="24"/>
          <w:lang w:val="en-US"/>
        </w:rPr>
      </w:pPr>
      <w:r w:rsidRPr="00AB181A">
        <w:rPr>
          <w:rFonts w:ascii="Arial" w:hAnsi="Arial" w:cs="Arial"/>
          <w:b/>
          <w:bCs/>
          <w:sz w:val="24"/>
          <w:szCs w:val="24"/>
          <w:lang w:val="en-US"/>
        </w:rPr>
        <w:lastRenderedPageBreak/>
        <w:t>Major Reductions in Workplace Problems:</w:t>
      </w:r>
    </w:p>
    <w:p w14:paraId="3C26E8AE" w14:textId="77777777" w:rsidR="00AB181A" w:rsidRPr="00AB181A" w:rsidRDefault="00AB181A" w:rsidP="003A1AEA">
      <w:pPr>
        <w:pStyle w:val="ListParagraph"/>
        <w:numPr>
          <w:ilvl w:val="0"/>
          <w:numId w:val="13"/>
        </w:numPr>
        <w:spacing w:after="160" w:line="278" w:lineRule="auto"/>
        <w:rPr>
          <w:rFonts w:ascii="Arial" w:hAnsi="Arial" w:cs="Arial"/>
          <w:sz w:val="24"/>
          <w:szCs w:val="24"/>
          <w:lang w:val="en-US"/>
        </w:rPr>
      </w:pPr>
      <w:r w:rsidRPr="00AB181A">
        <w:rPr>
          <w:rFonts w:ascii="Arial" w:hAnsi="Arial" w:cs="Arial"/>
          <w:b/>
          <w:bCs/>
          <w:sz w:val="24"/>
          <w:szCs w:val="24"/>
          <w:lang w:val="en-US"/>
        </w:rPr>
        <w:t>Coordination Issues:</w:t>
      </w:r>
      <w:r w:rsidRPr="00AB181A">
        <w:rPr>
          <w:rFonts w:ascii="Arial" w:hAnsi="Arial" w:cs="Arial"/>
          <w:sz w:val="24"/>
          <w:szCs w:val="24"/>
          <w:lang w:val="en-US"/>
        </w:rPr>
        <w:t xml:space="preserve"> -1.04 points (p=0.0053) - Large reduction in coordination difficulties</w:t>
      </w:r>
    </w:p>
    <w:p w14:paraId="3BB930D1" w14:textId="77777777" w:rsidR="00AB181A" w:rsidRPr="00AB181A" w:rsidRDefault="00AB181A" w:rsidP="003A1AEA">
      <w:pPr>
        <w:pStyle w:val="ListParagraph"/>
        <w:numPr>
          <w:ilvl w:val="0"/>
          <w:numId w:val="13"/>
        </w:numPr>
        <w:spacing w:after="160" w:line="278" w:lineRule="auto"/>
        <w:rPr>
          <w:rFonts w:ascii="Arial" w:hAnsi="Arial" w:cs="Arial"/>
          <w:sz w:val="24"/>
          <w:szCs w:val="24"/>
          <w:lang w:val="en-US"/>
        </w:rPr>
      </w:pPr>
      <w:r w:rsidRPr="00AB181A">
        <w:rPr>
          <w:rFonts w:ascii="Arial" w:hAnsi="Arial" w:cs="Arial"/>
          <w:b/>
          <w:bCs/>
          <w:sz w:val="24"/>
          <w:szCs w:val="24"/>
          <w:lang w:val="en-US"/>
        </w:rPr>
        <w:t>Communication Issues:</w:t>
      </w:r>
      <w:r w:rsidRPr="00AB181A">
        <w:rPr>
          <w:rFonts w:ascii="Arial" w:hAnsi="Arial" w:cs="Arial"/>
          <w:sz w:val="24"/>
          <w:szCs w:val="24"/>
          <w:lang w:val="en-US"/>
        </w:rPr>
        <w:t xml:space="preserve"> -0.94 points (p=0.0003) - Large reduction in communication problems</w:t>
      </w:r>
    </w:p>
    <w:p w14:paraId="4A929CBD" w14:textId="77777777" w:rsidR="00AB181A" w:rsidRPr="00AB181A" w:rsidRDefault="00AB181A" w:rsidP="003A1AEA">
      <w:pPr>
        <w:pStyle w:val="ListParagraph"/>
        <w:numPr>
          <w:ilvl w:val="0"/>
          <w:numId w:val="13"/>
        </w:numPr>
        <w:spacing w:after="160" w:line="278" w:lineRule="auto"/>
        <w:rPr>
          <w:rFonts w:ascii="Arial" w:hAnsi="Arial" w:cs="Arial"/>
          <w:sz w:val="24"/>
          <w:szCs w:val="24"/>
          <w:lang w:val="en-US"/>
        </w:rPr>
      </w:pPr>
      <w:r w:rsidRPr="00AB181A">
        <w:rPr>
          <w:rFonts w:ascii="Arial" w:hAnsi="Arial" w:cs="Arial"/>
          <w:b/>
          <w:bCs/>
          <w:sz w:val="24"/>
          <w:szCs w:val="24"/>
          <w:lang w:val="en-US"/>
        </w:rPr>
        <w:t>Frustration:</w:t>
      </w:r>
      <w:r w:rsidRPr="00AB181A">
        <w:rPr>
          <w:rFonts w:ascii="Arial" w:hAnsi="Arial" w:cs="Arial"/>
          <w:sz w:val="24"/>
          <w:szCs w:val="24"/>
          <w:lang w:val="en-US"/>
        </w:rPr>
        <w:t xml:space="preserve"> -0.85 points (p=0.0167) - Large reduction in workplace frustration</w:t>
      </w:r>
    </w:p>
    <w:p w14:paraId="7593DE31" w14:textId="77777777" w:rsidR="00AB181A" w:rsidRPr="00AB181A" w:rsidRDefault="00AB181A" w:rsidP="003A1AEA">
      <w:pPr>
        <w:pStyle w:val="ListParagraph"/>
        <w:numPr>
          <w:ilvl w:val="0"/>
          <w:numId w:val="13"/>
        </w:numPr>
        <w:spacing w:after="160" w:line="278" w:lineRule="auto"/>
        <w:rPr>
          <w:rFonts w:ascii="Arial" w:hAnsi="Arial" w:cs="Arial"/>
          <w:sz w:val="24"/>
          <w:szCs w:val="24"/>
          <w:lang w:val="en-US"/>
        </w:rPr>
      </w:pPr>
      <w:r w:rsidRPr="00AB181A">
        <w:rPr>
          <w:rFonts w:ascii="Arial" w:hAnsi="Arial" w:cs="Arial"/>
          <w:b/>
          <w:bCs/>
          <w:sz w:val="24"/>
          <w:szCs w:val="24"/>
          <w:lang w:val="en-US"/>
        </w:rPr>
        <w:t>Project Management Problems:</w:t>
      </w:r>
      <w:r w:rsidRPr="00AB181A">
        <w:rPr>
          <w:rFonts w:ascii="Arial" w:hAnsi="Arial" w:cs="Arial"/>
          <w:sz w:val="24"/>
          <w:szCs w:val="24"/>
          <w:lang w:val="en-US"/>
        </w:rPr>
        <w:t xml:space="preserve"> -0.83 points (p=0.0020) - Large reduction in project management difficulties</w:t>
      </w:r>
    </w:p>
    <w:p w14:paraId="12277938" w14:textId="77777777" w:rsidR="00AB181A" w:rsidRPr="00AB181A" w:rsidRDefault="00AB181A" w:rsidP="00AB181A">
      <w:pPr>
        <w:spacing w:after="160" w:line="278" w:lineRule="auto"/>
        <w:rPr>
          <w:rFonts w:ascii="Arial" w:hAnsi="Arial" w:cs="Arial"/>
          <w:b/>
          <w:bCs/>
          <w:sz w:val="24"/>
          <w:szCs w:val="24"/>
          <w:lang w:val="en-US"/>
        </w:rPr>
      </w:pPr>
      <w:r w:rsidRPr="00AB181A">
        <w:rPr>
          <w:rFonts w:ascii="Arial" w:hAnsi="Arial" w:cs="Arial"/>
          <w:b/>
          <w:bCs/>
          <w:sz w:val="24"/>
          <w:szCs w:val="24"/>
          <w:lang w:val="en-US"/>
        </w:rPr>
        <w:t>4.2.2 Remote Work Effects on Individual Contributors</w:t>
      </w:r>
    </w:p>
    <w:p w14:paraId="0F620541" w14:textId="77777777" w:rsidR="00AB181A" w:rsidRPr="00AB181A" w:rsidRDefault="00AB181A" w:rsidP="00AB181A">
      <w:pPr>
        <w:spacing w:after="160" w:line="278" w:lineRule="auto"/>
        <w:rPr>
          <w:rFonts w:ascii="Arial" w:hAnsi="Arial" w:cs="Arial"/>
          <w:sz w:val="24"/>
          <w:szCs w:val="24"/>
          <w:lang w:val="en-US"/>
        </w:rPr>
      </w:pPr>
      <w:r w:rsidRPr="00AB181A">
        <w:rPr>
          <w:rFonts w:ascii="Arial" w:hAnsi="Arial" w:cs="Arial"/>
          <w:sz w:val="24"/>
          <w:szCs w:val="24"/>
          <w:lang w:val="en-US"/>
        </w:rPr>
        <w:t>Individual contributors benefit from remote work, but their gains are more modest and focused on personal well-being rather than team outcomes:</w:t>
      </w:r>
    </w:p>
    <w:p w14:paraId="3E705306" w14:textId="77777777" w:rsidR="00AB181A" w:rsidRPr="00AB181A" w:rsidRDefault="00AB181A" w:rsidP="00AB181A">
      <w:pPr>
        <w:spacing w:after="160" w:line="278" w:lineRule="auto"/>
        <w:rPr>
          <w:rFonts w:ascii="Arial" w:hAnsi="Arial" w:cs="Arial"/>
          <w:sz w:val="24"/>
          <w:szCs w:val="24"/>
          <w:lang w:val="en-US"/>
        </w:rPr>
      </w:pPr>
      <w:r w:rsidRPr="00AB181A">
        <w:rPr>
          <w:rFonts w:ascii="Arial" w:hAnsi="Arial" w:cs="Arial"/>
          <w:b/>
          <w:bCs/>
          <w:sz w:val="24"/>
          <w:szCs w:val="24"/>
          <w:lang w:val="en-US"/>
        </w:rPr>
        <w:t>Positive Effects for Individual Contributors in Remote-First Environments:</w:t>
      </w:r>
    </w:p>
    <w:p w14:paraId="762DE0CC" w14:textId="77777777" w:rsidR="00AB181A" w:rsidRPr="009170E9" w:rsidRDefault="00AB181A" w:rsidP="003A1AEA">
      <w:pPr>
        <w:pStyle w:val="ListParagraph"/>
        <w:numPr>
          <w:ilvl w:val="0"/>
          <w:numId w:val="13"/>
        </w:numPr>
        <w:spacing w:after="160" w:line="278" w:lineRule="auto"/>
        <w:rPr>
          <w:rFonts w:ascii="Arial" w:hAnsi="Arial" w:cs="Arial"/>
          <w:b/>
          <w:bCs/>
          <w:sz w:val="24"/>
          <w:szCs w:val="24"/>
          <w:lang w:val="en-US"/>
        </w:rPr>
      </w:pPr>
      <w:r w:rsidRPr="009170E9">
        <w:rPr>
          <w:rFonts w:ascii="Arial" w:hAnsi="Arial" w:cs="Arial"/>
          <w:b/>
          <w:bCs/>
          <w:sz w:val="24"/>
          <w:szCs w:val="24"/>
          <w:lang w:val="en-US"/>
        </w:rPr>
        <w:t xml:space="preserve">Comfort: </w:t>
      </w:r>
      <w:r w:rsidRPr="009170E9">
        <w:rPr>
          <w:rFonts w:ascii="Arial" w:hAnsi="Arial" w:cs="Arial"/>
          <w:sz w:val="24"/>
          <w:szCs w:val="24"/>
          <w:lang w:val="en-US"/>
        </w:rPr>
        <w:t>+0.59 points (p=0.0030) - Moderate increase in workplace comfort</w:t>
      </w:r>
    </w:p>
    <w:p w14:paraId="5915E739" w14:textId="77777777" w:rsidR="00AB181A" w:rsidRPr="009170E9" w:rsidRDefault="00AB181A" w:rsidP="003A1AEA">
      <w:pPr>
        <w:pStyle w:val="ListParagraph"/>
        <w:numPr>
          <w:ilvl w:val="0"/>
          <w:numId w:val="13"/>
        </w:numPr>
        <w:spacing w:after="160" w:line="278" w:lineRule="auto"/>
        <w:rPr>
          <w:rFonts w:ascii="Arial" w:hAnsi="Arial" w:cs="Arial"/>
          <w:b/>
          <w:bCs/>
          <w:sz w:val="24"/>
          <w:szCs w:val="24"/>
          <w:lang w:val="en-US"/>
        </w:rPr>
      </w:pPr>
      <w:r w:rsidRPr="009170E9">
        <w:rPr>
          <w:rFonts w:ascii="Arial" w:hAnsi="Arial" w:cs="Arial"/>
          <w:b/>
          <w:bCs/>
          <w:sz w:val="24"/>
          <w:szCs w:val="24"/>
          <w:lang w:val="en-US"/>
        </w:rPr>
        <w:t xml:space="preserve">Autonomy: </w:t>
      </w:r>
      <w:r w:rsidRPr="009170E9">
        <w:rPr>
          <w:rFonts w:ascii="Arial" w:hAnsi="Arial" w:cs="Arial"/>
          <w:sz w:val="24"/>
          <w:szCs w:val="24"/>
          <w:lang w:val="en-US"/>
        </w:rPr>
        <w:t>+0.39 points (p=0.0115) - Small but significant increase in autonomy</w:t>
      </w:r>
    </w:p>
    <w:p w14:paraId="38544BF3" w14:textId="77777777" w:rsidR="00AB181A" w:rsidRPr="009170E9" w:rsidRDefault="00AB181A" w:rsidP="003A1AEA">
      <w:pPr>
        <w:pStyle w:val="ListParagraph"/>
        <w:numPr>
          <w:ilvl w:val="0"/>
          <w:numId w:val="13"/>
        </w:numPr>
        <w:spacing w:after="160" w:line="278" w:lineRule="auto"/>
        <w:rPr>
          <w:rFonts w:ascii="Arial" w:hAnsi="Arial" w:cs="Arial"/>
          <w:b/>
          <w:bCs/>
          <w:sz w:val="24"/>
          <w:szCs w:val="24"/>
          <w:lang w:val="en-US"/>
        </w:rPr>
      </w:pPr>
      <w:r w:rsidRPr="009170E9">
        <w:rPr>
          <w:rFonts w:ascii="Arial" w:hAnsi="Arial" w:cs="Arial"/>
          <w:b/>
          <w:bCs/>
          <w:sz w:val="24"/>
          <w:szCs w:val="24"/>
          <w:lang w:val="en-US"/>
        </w:rPr>
        <w:t>Performance:</w:t>
      </w:r>
      <w:r w:rsidRPr="009170E9">
        <w:rPr>
          <w:rFonts w:ascii="Arial" w:hAnsi="Arial" w:cs="Arial"/>
          <w:sz w:val="24"/>
          <w:szCs w:val="24"/>
          <w:lang w:val="en-US"/>
        </w:rPr>
        <w:t xml:space="preserve"> +0.37 points (p=0.0256) - Small improvement in individual performance</w:t>
      </w:r>
    </w:p>
    <w:p w14:paraId="14F285BE" w14:textId="77777777" w:rsidR="00AB181A" w:rsidRPr="009170E9" w:rsidRDefault="00AB181A" w:rsidP="003A1AEA">
      <w:pPr>
        <w:pStyle w:val="ListParagraph"/>
        <w:numPr>
          <w:ilvl w:val="0"/>
          <w:numId w:val="13"/>
        </w:numPr>
        <w:spacing w:after="160" w:line="278" w:lineRule="auto"/>
        <w:rPr>
          <w:rFonts w:ascii="Arial" w:hAnsi="Arial" w:cs="Arial"/>
          <w:b/>
          <w:bCs/>
          <w:sz w:val="24"/>
          <w:szCs w:val="24"/>
          <w:lang w:val="en-US"/>
        </w:rPr>
      </w:pPr>
      <w:r w:rsidRPr="009170E9">
        <w:rPr>
          <w:rFonts w:ascii="Arial" w:hAnsi="Arial" w:cs="Arial"/>
          <w:b/>
          <w:bCs/>
          <w:sz w:val="24"/>
          <w:szCs w:val="24"/>
          <w:lang w:val="en-US"/>
        </w:rPr>
        <w:t xml:space="preserve">Creativity: </w:t>
      </w:r>
      <w:r w:rsidRPr="009170E9">
        <w:rPr>
          <w:rFonts w:ascii="Arial" w:hAnsi="Arial" w:cs="Arial"/>
          <w:sz w:val="24"/>
          <w:szCs w:val="24"/>
          <w:lang w:val="en-US"/>
        </w:rPr>
        <w:t>+0.34 points (p=0.0366) - Small enhancement in creative work</w:t>
      </w:r>
    </w:p>
    <w:p w14:paraId="3701830B" w14:textId="77777777" w:rsidR="00AB181A" w:rsidRPr="009170E9" w:rsidRDefault="00AB181A" w:rsidP="003A1AEA">
      <w:pPr>
        <w:pStyle w:val="ListParagraph"/>
        <w:numPr>
          <w:ilvl w:val="0"/>
          <w:numId w:val="13"/>
        </w:numPr>
        <w:spacing w:after="160" w:line="278" w:lineRule="auto"/>
        <w:rPr>
          <w:rFonts w:ascii="Arial" w:hAnsi="Arial" w:cs="Arial"/>
          <w:b/>
          <w:bCs/>
          <w:sz w:val="24"/>
          <w:szCs w:val="24"/>
          <w:lang w:val="en-US"/>
        </w:rPr>
      </w:pPr>
      <w:r w:rsidRPr="009170E9">
        <w:rPr>
          <w:rFonts w:ascii="Arial" w:hAnsi="Arial" w:cs="Arial"/>
          <w:b/>
          <w:bCs/>
          <w:sz w:val="24"/>
          <w:szCs w:val="24"/>
          <w:lang w:val="en-US"/>
        </w:rPr>
        <w:t xml:space="preserve">Confidence Level: </w:t>
      </w:r>
      <w:r w:rsidRPr="009170E9">
        <w:rPr>
          <w:rFonts w:ascii="Arial" w:hAnsi="Arial" w:cs="Arial"/>
          <w:sz w:val="24"/>
          <w:szCs w:val="24"/>
          <w:lang w:val="en-US"/>
        </w:rPr>
        <w:t>+0.34 points (p=0.0297) - Small increase in confidence</w:t>
      </w:r>
    </w:p>
    <w:p w14:paraId="5C7D93B6" w14:textId="77777777" w:rsidR="00F81347" w:rsidRPr="00F81347" w:rsidRDefault="00F81347" w:rsidP="00F81347">
      <w:pPr>
        <w:spacing w:after="160" w:line="278" w:lineRule="auto"/>
        <w:rPr>
          <w:rFonts w:ascii="Arial" w:hAnsi="Arial" w:cs="Arial"/>
          <w:sz w:val="24"/>
          <w:szCs w:val="24"/>
          <w:lang w:val="en-US"/>
        </w:rPr>
      </w:pPr>
      <w:r w:rsidRPr="00F81347">
        <w:rPr>
          <w:rFonts w:ascii="Arial" w:hAnsi="Arial" w:cs="Arial"/>
          <w:i/>
          <w:iCs/>
          <w:sz w:val="24"/>
          <w:szCs w:val="24"/>
          <w:lang w:val="en-US"/>
        </w:rPr>
        <w:t>Note: Complete statistical results for all 47 metrics are provided in Annex B.</w:t>
      </w:r>
    </w:p>
    <w:p w14:paraId="500D1F9A" w14:textId="77777777" w:rsidR="00AB181A" w:rsidRPr="00AB181A" w:rsidRDefault="00AB181A" w:rsidP="00AB181A">
      <w:pPr>
        <w:spacing w:after="160" w:line="278" w:lineRule="auto"/>
        <w:rPr>
          <w:rFonts w:ascii="Arial" w:hAnsi="Arial" w:cs="Arial"/>
          <w:sz w:val="24"/>
          <w:szCs w:val="24"/>
          <w:lang w:val="es-419"/>
        </w:rPr>
      </w:pPr>
      <w:proofErr w:type="spellStart"/>
      <w:r w:rsidRPr="00AB181A">
        <w:rPr>
          <w:rFonts w:ascii="Arial" w:hAnsi="Arial" w:cs="Arial"/>
          <w:b/>
          <w:bCs/>
          <w:sz w:val="24"/>
          <w:szCs w:val="24"/>
          <w:lang w:val="es-419"/>
        </w:rPr>
        <w:t>Challenges</w:t>
      </w:r>
      <w:proofErr w:type="spellEnd"/>
      <w:r w:rsidRPr="00AB181A">
        <w:rPr>
          <w:rFonts w:ascii="Arial" w:hAnsi="Arial" w:cs="Arial"/>
          <w:b/>
          <w:bCs/>
          <w:sz w:val="24"/>
          <w:szCs w:val="24"/>
          <w:lang w:val="es-419"/>
        </w:rPr>
        <w:t xml:space="preserve"> </w:t>
      </w:r>
      <w:proofErr w:type="spellStart"/>
      <w:r w:rsidRPr="00AB181A">
        <w:rPr>
          <w:rFonts w:ascii="Arial" w:hAnsi="Arial" w:cs="Arial"/>
          <w:b/>
          <w:bCs/>
          <w:sz w:val="24"/>
          <w:szCs w:val="24"/>
          <w:lang w:val="es-419"/>
        </w:rPr>
        <w:t>for</w:t>
      </w:r>
      <w:proofErr w:type="spellEnd"/>
      <w:r w:rsidRPr="00AB181A">
        <w:rPr>
          <w:rFonts w:ascii="Arial" w:hAnsi="Arial" w:cs="Arial"/>
          <w:b/>
          <w:bCs/>
          <w:sz w:val="24"/>
          <w:szCs w:val="24"/>
          <w:lang w:val="es-419"/>
        </w:rPr>
        <w:t xml:space="preserve"> Individual </w:t>
      </w:r>
      <w:proofErr w:type="spellStart"/>
      <w:r w:rsidRPr="00AB181A">
        <w:rPr>
          <w:rFonts w:ascii="Arial" w:hAnsi="Arial" w:cs="Arial"/>
          <w:b/>
          <w:bCs/>
          <w:sz w:val="24"/>
          <w:szCs w:val="24"/>
          <w:lang w:val="es-419"/>
        </w:rPr>
        <w:t>Contributors</w:t>
      </w:r>
      <w:proofErr w:type="spellEnd"/>
      <w:r w:rsidRPr="00AB181A">
        <w:rPr>
          <w:rFonts w:ascii="Arial" w:hAnsi="Arial" w:cs="Arial"/>
          <w:b/>
          <w:bCs/>
          <w:sz w:val="24"/>
          <w:szCs w:val="24"/>
          <w:lang w:val="es-419"/>
        </w:rPr>
        <w:t>:</w:t>
      </w:r>
    </w:p>
    <w:p w14:paraId="22823249" w14:textId="77777777" w:rsidR="00AB181A" w:rsidRPr="009170E9" w:rsidRDefault="00AB181A" w:rsidP="003A1AEA">
      <w:pPr>
        <w:pStyle w:val="ListParagraph"/>
        <w:numPr>
          <w:ilvl w:val="0"/>
          <w:numId w:val="13"/>
        </w:numPr>
        <w:spacing w:after="160" w:line="278" w:lineRule="auto"/>
        <w:rPr>
          <w:rFonts w:ascii="Arial" w:hAnsi="Arial" w:cs="Arial"/>
          <w:sz w:val="24"/>
          <w:szCs w:val="24"/>
          <w:lang w:val="en-US"/>
        </w:rPr>
      </w:pPr>
      <w:r w:rsidRPr="009170E9">
        <w:rPr>
          <w:rFonts w:ascii="Arial" w:hAnsi="Arial" w:cs="Arial"/>
          <w:b/>
          <w:bCs/>
          <w:sz w:val="24"/>
          <w:szCs w:val="24"/>
          <w:lang w:val="en-US"/>
        </w:rPr>
        <w:t>Conflict Relationships:</w:t>
      </w:r>
      <w:r w:rsidRPr="009170E9">
        <w:rPr>
          <w:rFonts w:ascii="Arial" w:hAnsi="Arial" w:cs="Arial"/>
          <w:sz w:val="24"/>
          <w:szCs w:val="24"/>
          <w:lang w:val="en-US"/>
        </w:rPr>
        <w:t xml:space="preserve"> -0.29 points (p=0.049) - Small but significant increase in relationship conflicts</w:t>
      </w:r>
    </w:p>
    <w:p w14:paraId="7C888580" w14:textId="77777777" w:rsidR="00AB181A" w:rsidRPr="00AB181A" w:rsidRDefault="00AB181A" w:rsidP="00AB181A">
      <w:pPr>
        <w:spacing w:after="160" w:line="278" w:lineRule="auto"/>
        <w:rPr>
          <w:rFonts w:ascii="Arial" w:hAnsi="Arial" w:cs="Arial"/>
          <w:b/>
          <w:bCs/>
          <w:sz w:val="24"/>
          <w:szCs w:val="24"/>
          <w:lang w:val="en-US"/>
        </w:rPr>
      </w:pPr>
      <w:r w:rsidRPr="00AB181A">
        <w:rPr>
          <w:rFonts w:ascii="Arial" w:hAnsi="Arial" w:cs="Arial"/>
          <w:b/>
          <w:bCs/>
          <w:sz w:val="24"/>
          <w:szCs w:val="24"/>
          <w:lang w:val="en-US"/>
        </w:rPr>
        <w:t>4.2.3 Role-Based Comparative Analysis</w:t>
      </w:r>
    </w:p>
    <w:p w14:paraId="1C767BA9" w14:textId="1DD103D7" w:rsidR="00AB181A" w:rsidRPr="00AB181A" w:rsidRDefault="00AB181A" w:rsidP="00AB181A">
      <w:pPr>
        <w:spacing w:after="160" w:line="278" w:lineRule="auto"/>
        <w:rPr>
          <w:rFonts w:ascii="Arial" w:hAnsi="Arial" w:cs="Arial"/>
          <w:sz w:val="24"/>
          <w:szCs w:val="24"/>
          <w:lang w:val="en-US"/>
        </w:rPr>
      </w:pPr>
      <w:r w:rsidRPr="00AB181A">
        <w:rPr>
          <w:rFonts w:ascii="Arial" w:hAnsi="Arial" w:cs="Arial"/>
          <w:sz w:val="24"/>
          <w:szCs w:val="24"/>
          <w:lang w:val="en-US"/>
        </w:rPr>
        <w:t>The analysis reveals a</w:t>
      </w:r>
      <w:r w:rsidR="00F67DDD">
        <w:rPr>
          <w:rFonts w:ascii="Arial" w:hAnsi="Arial" w:cs="Arial"/>
          <w:sz w:val="24"/>
          <w:szCs w:val="24"/>
          <w:lang w:val="en-US"/>
        </w:rPr>
        <w:t xml:space="preserve">n interesting </w:t>
      </w:r>
      <w:r w:rsidRPr="00AB181A">
        <w:rPr>
          <w:rFonts w:ascii="Arial" w:hAnsi="Arial" w:cs="Arial"/>
          <w:sz w:val="24"/>
          <w:szCs w:val="24"/>
          <w:lang w:val="en-US"/>
        </w:rPr>
        <w:t>pattern: managers experience remote work benefits that are 3-4 times larger in magnitude than those experienced by individual contributors. For managers, remote work creates substantial improvements in team coordination, motivation, and productivity metrics, while simultaneously reducing workplace problems and frustrations. Individual contributors, while still benefiting from remote work, experience much more modest gains focused primarily on personal well-being rather than team or organizational outcomes.</w:t>
      </w:r>
    </w:p>
    <w:p w14:paraId="0872B520" w14:textId="03BBC807" w:rsidR="00AB181A" w:rsidRPr="00AB181A" w:rsidRDefault="00AB181A" w:rsidP="00AB181A">
      <w:pPr>
        <w:spacing w:after="160" w:line="278" w:lineRule="auto"/>
        <w:rPr>
          <w:rFonts w:ascii="Arial" w:hAnsi="Arial" w:cs="Arial"/>
          <w:sz w:val="24"/>
          <w:szCs w:val="24"/>
          <w:lang w:val="es-419"/>
        </w:rPr>
      </w:pPr>
      <w:proofErr w:type="spellStart"/>
      <w:r w:rsidRPr="00AB181A">
        <w:rPr>
          <w:rFonts w:ascii="Arial" w:hAnsi="Arial" w:cs="Arial"/>
          <w:b/>
          <w:bCs/>
          <w:sz w:val="24"/>
          <w:szCs w:val="24"/>
          <w:lang w:val="es-419"/>
        </w:rPr>
        <w:t>Critical</w:t>
      </w:r>
      <w:proofErr w:type="spellEnd"/>
      <w:r w:rsidRPr="00AB181A">
        <w:rPr>
          <w:rFonts w:ascii="Arial" w:hAnsi="Arial" w:cs="Arial"/>
          <w:b/>
          <w:bCs/>
          <w:sz w:val="24"/>
          <w:szCs w:val="24"/>
          <w:lang w:val="es-419"/>
        </w:rPr>
        <w:t xml:space="preserve"> </w:t>
      </w:r>
      <w:proofErr w:type="spellStart"/>
      <w:r w:rsidRPr="00AB181A">
        <w:rPr>
          <w:rFonts w:ascii="Arial" w:hAnsi="Arial" w:cs="Arial"/>
          <w:b/>
          <w:bCs/>
          <w:sz w:val="24"/>
          <w:szCs w:val="24"/>
          <w:lang w:val="es-419"/>
        </w:rPr>
        <w:t>Differences</w:t>
      </w:r>
      <w:proofErr w:type="spellEnd"/>
      <w:r w:rsidRPr="00AB181A">
        <w:rPr>
          <w:rFonts w:ascii="Arial" w:hAnsi="Arial" w:cs="Arial"/>
          <w:b/>
          <w:bCs/>
          <w:sz w:val="24"/>
          <w:szCs w:val="24"/>
          <w:lang w:val="es-419"/>
        </w:rPr>
        <w:t>:</w:t>
      </w:r>
    </w:p>
    <w:p w14:paraId="339B3EFA" w14:textId="1648CA71" w:rsidR="00AB181A" w:rsidRPr="00AB181A" w:rsidRDefault="00AB181A" w:rsidP="003A1AEA">
      <w:pPr>
        <w:numPr>
          <w:ilvl w:val="0"/>
          <w:numId w:val="12"/>
        </w:numPr>
        <w:spacing w:after="160" w:line="278" w:lineRule="auto"/>
        <w:rPr>
          <w:rFonts w:ascii="Arial" w:hAnsi="Arial" w:cs="Arial"/>
          <w:sz w:val="24"/>
          <w:szCs w:val="24"/>
          <w:lang w:val="en-US"/>
        </w:rPr>
      </w:pPr>
      <w:r w:rsidRPr="00AB181A">
        <w:rPr>
          <w:rFonts w:ascii="Arial" w:hAnsi="Arial" w:cs="Arial"/>
          <w:b/>
          <w:bCs/>
          <w:sz w:val="24"/>
          <w:szCs w:val="24"/>
          <w:lang w:val="en-US"/>
        </w:rPr>
        <w:lastRenderedPageBreak/>
        <w:t>Leadership Problems:</w:t>
      </w:r>
      <w:r w:rsidRPr="00AB181A">
        <w:rPr>
          <w:rFonts w:ascii="Arial" w:hAnsi="Arial" w:cs="Arial"/>
          <w:sz w:val="24"/>
          <w:szCs w:val="24"/>
          <w:lang w:val="en-US"/>
        </w:rPr>
        <w:t xml:space="preserve"> Individual contributors report significantly more leadership problems in remote environments (+0.30), while </w:t>
      </w:r>
      <w:proofErr w:type="spellStart"/>
      <w:r w:rsidR="00F125D4" w:rsidRPr="00AB181A">
        <w:rPr>
          <w:rFonts w:ascii="Arial" w:hAnsi="Arial" w:cs="Arial"/>
          <w:sz w:val="24"/>
          <w:szCs w:val="24"/>
          <w:lang w:val="en-US"/>
        </w:rPr>
        <w:t>managers</w:t>
      </w:r>
      <w:proofErr w:type="spellEnd"/>
      <w:r w:rsidR="00F85C92">
        <w:rPr>
          <w:rFonts w:ascii="Arial" w:hAnsi="Arial" w:cs="Arial"/>
          <w:sz w:val="24"/>
          <w:szCs w:val="24"/>
          <w:lang w:val="en-US"/>
        </w:rPr>
        <w:t xml:space="preserve"> </w:t>
      </w:r>
      <w:r w:rsidRPr="00AB181A">
        <w:rPr>
          <w:rFonts w:ascii="Arial" w:hAnsi="Arial" w:cs="Arial"/>
          <w:sz w:val="24"/>
          <w:szCs w:val="24"/>
          <w:lang w:val="en-US"/>
        </w:rPr>
        <w:t>report fewer leadership problems (-0.67), suggesting managers find remote leadership easier while individual contributors feel less supported.</w:t>
      </w:r>
    </w:p>
    <w:p w14:paraId="65CBD90E" w14:textId="77777777" w:rsidR="00AB181A" w:rsidRPr="00AB181A" w:rsidRDefault="00AB181A" w:rsidP="003A1AEA">
      <w:pPr>
        <w:numPr>
          <w:ilvl w:val="0"/>
          <w:numId w:val="12"/>
        </w:numPr>
        <w:spacing w:after="160" w:line="278" w:lineRule="auto"/>
        <w:rPr>
          <w:rFonts w:ascii="Arial" w:hAnsi="Arial" w:cs="Arial"/>
          <w:sz w:val="24"/>
          <w:szCs w:val="24"/>
          <w:lang w:val="en-US"/>
        </w:rPr>
      </w:pPr>
      <w:r w:rsidRPr="00AB181A">
        <w:rPr>
          <w:rFonts w:ascii="Arial" w:hAnsi="Arial" w:cs="Arial"/>
          <w:b/>
          <w:bCs/>
          <w:sz w:val="24"/>
          <w:szCs w:val="24"/>
          <w:lang w:val="en-US"/>
        </w:rPr>
        <w:t>Team Coordination:</w:t>
      </w:r>
      <w:r w:rsidRPr="00AB181A">
        <w:rPr>
          <w:rFonts w:ascii="Arial" w:hAnsi="Arial" w:cs="Arial"/>
          <w:sz w:val="24"/>
          <w:szCs w:val="24"/>
          <w:lang w:val="en-US"/>
        </w:rPr>
        <w:t xml:space="preserve"> Managers report dramatically fewer coordination issues (-1.04) in remote work, while individual contributors show no significant improvement, indicating managers may be better equipped to handle remote coordination challenges.</w:t>
      </w:r>
    </w:p>
    <w:p w14:paraId="5852DEED" w14:textId="77777777" w:rsidR="00AB181A" w:rsidRDefault="00AB181A" w:rsidP="003A1AEA">
      <w:pPr>
        <w:numPr>
          <w:ilvl w:val="0"/>
          <w:numId w:val="12"/>
        </w:numPr>
        <w:spacing w:after="160" w:line="278" w:lineRule="auto"/>
        <w:rPr>
          <w:rFonts w:ascii="Arial" w:hAnsi="Arial" w:cs="Arial"/>
          <w:sz w:val="24"/>
          <w:szCs w:val="24"/>
          <w:lang w:val="en-US"/>
        </w:rPr>
      </w:pPr>
      <w:r w:rsidRPr="00AB181A">
        <w:rPr>
          <w:rFonts w:ascii="Arial" w:hAnsi="Arial" w:cs="Arial"/>
          <w:b/>
          <w:bCs/>
          <w:sz w:val="24"/>
          <w:szCs w:val="24"/>
          <w:lang w:val="en-US"/>
        </w:rPr>
        <w:t>Motivation and Performance:</w:t>
      </w:r>
      <w:r w:rsidRPr="00AB181A">
        <w:rPr>
          <w:rFonts w:ascii="Arial" w:hAnsi="Arial" w:cs="Arial"/>
          <w:sz w:val="24"/>
          <w:szCs w:val="24"/>
          <w:lang w:val="en-US"/>
        </w:rPr>
        <w:t xml:space="preserve"> Managers show large gains in motivation (+1.30) and team productivity (+1.23), while individual contributors show smaller performance gains (+0.37) and non-significant motivation changes.</w:t>
      </w:r>
    </w:p>
    <w:p w14:paraId="143BCD43" w14:textId="160E65F0" w:rsidR="00F81347" w:rsidRPr="00AB181A" w:rsidRDefault="00F81347" w:rsidP="00F81347">
      <w:pPr>
        <w:spacing w:after="160" w:line="278" w:lineRule="auto"/>
        <w:rPr>
          <w:rFonts w:ascii="Arial" w:hAnsi="Arial" w:cs="Arial"/>
          <w:sz w:val="24"/>
          <w:szCs w:val="24"/>
          <w:lang w:val="en-US"/>
        </w:rPr>
      </w:pPr>
      <w:r w:rsidRPr="00F81347">
        <w:rPr>
          <w:rFonts w:ascii="Arial" w:hAnsi="Arial" w:cs="Arial"/>
          <w:i/>
          <w:iCs/>
          <w:sz w:val="24"/>
          <w:szCs w:val="24"/>
          <w:lang w:val="en-US"/>
        </w:rPr>
        <w:t>Note: Complete statistical results comparing high vs. low remote work for individual contributors are provided in Annex C.</w:t>
      </w:r>
    </w:p>
    <w:p w14:paraId="0A5E25B9" w14:textId="0A1FA51E" w:rsidR="00E61914" w:rsidRPr="00747507" w:rsidRDefault="00BC641D" w:rsidP="00EE37DF">
      <w:pPr>
        <w:spacing w:after="160" w:line="278" w:lineRule="auto"/>
        <w:rPr>
          <w:rFonts w:ascii="Arial" w:hAnsi="Arial" w:cs="Arial"/>
          <w:b/>
          <w:bCs/>
          <w:sz w:val="24"/>
          <w:szCs w:val="24"/>
          <w:lang w:val="en-US"/>
        </w:rPr>
      </w:pPr>
      <w:r w:rsidRPr="00BC641D">
        <w:rPr>
          <w:rFonts w:ascii="Arial" w:hAnsi="Arial" w:cs="Arial"/>
          <w:b/>
          <w:bCs/>
          <w:sz w:val="24"/>
          <w:szCs w:val="24"/>
          <w:lang w:val="en-US"/>
        </w:rPr>
        <w:t xml:space="preserve">4.3 </w:t>
      </w:r>
      <w:r>
        <w:rPr>
          <w:rFonts w:ascii="Arial" w:hAnsi="Arial" w:cs="Arial"/>
          <w:b/>
          <w:bCs/>
          <w:sz w:val="24"/>
          <w:szCs w:val="24"/>
          <w:lang w:val="en-US"/>
        </w:rPr>
        <w:t>Demographic Interactions with Leadership Roles</w:t>
      </w:r>
    </w:p>
    <w:p w14:paraId="44FF6BFD" w14:textId="4B7ACF96" w:rsidR="007D24AA" w:rsidRDefault="007D24AA" w:rsidP="00EE37DF">
      <w:pPr>
        <w:spacing w:after="160" w:line="278" w:lineRule="auto"/>
        <w:rPr>
          <w:rFonts w:ascii="Arial" w:hAnsi="Arial" w:cs="Arial"/>
          <w:b/>
          <w:bCs/>
          <w:sz w:val="24"/>
          <w:szCs w:val="24"/>
          <w:lang w:val="en-US"/>
        </w:rPr>
      </w:pPr>
      <w:r>
        <w:rPr>
          <w:rFonts w:ascii="Arial" w:hAnsi="Arial" w:cs="Arial"/>
          <w:b/>
          <w:bCs/>
          <w:sz w:val="24"/>
          <w:szCs w:val="24"/>
          <w:lang w:val="en-US"/>
        </w:rPr>
        <w:t>4.3.1 Gender Analysis</w:t>
      </w:r>
    </w:p>
    <w:p w14:paraId="72903350" w14:textId="0EF292B3" w:rsidR="00FE17AE" w:rsidRPr="00B54372" w:rsidRDefault="00FE17AE" w:rsidP="00FE17AE">
      <w:pPr>
        <w:spacing w:after="160" w:line="278" w:lineRule="auto"/>
        <w:rPr>
          <w:rFonts w:ascii="Arial" w:hAnsi="Arial" w:cs="Arial"/>
          <w:sz w:val="24"/>
          <w:szCs w:val="24"/>
          <w:lang w:val="en-US"/>
        </w:rPr>
      </w:pPr>
      <w:r w:rsidRPr="00B54372">
        <w:rPr>
          <w:rFonts w:ascii="Arial" w:hAnsi="Arial" w:cs="Arial"/>
          <w:sz w:val="24"/>
          <w:szCs w:val="24"/>
          <w:lang w:val="en-US"/>
        </w:rPr>
        <w:t>Our gender analysis reveals significant variations in how remote work affects males and females in different leadership positions. This breakdown provides valuable insights into how gender and leadership roles interact to influence remote work experiences.</w:t>
      </w:r>
    </w:p>
    <w:p w14:paraId="210D7C66" w14:textId="1303208B" w:rsidR="00FE17AE" w:rsidRPr="00B54372" w:rsidRDefault="004E5D2C" w:rsidP="00FE17AE">
      <w:pPr>
        <w:spacing w:after="160" w:line="278" w:lineRule="auto"/>
        <w:rPr>
          <w:rFonts w:ascii="Arial" w:hAnsi="Arial" w:cs="Arial"/>
          <w:b/>
          <w:bCs/>
          <w:sz w:val="24"/>
          <w:szCs w:val="24"/>
          <w:lang w:val="en-US"/>
        </w:rPr>
      </w:pPr>
      <w:r>
        <w:rPr>
          <w:rFonts w:ascii="Arial" w:hAnsi="Arial" w:cs="Arial"/>
          <w:b/>
          <w:bCs/>
          <w:sz w:val="24"/>
          <w:szCs w:val="24"/>
          <w:lang w:val="en-US"/>
        </w:rPr>
        <w:t>4.3</w:t>
      </w:r>
      <w:r w:rsidR="00FE17AE" w:rsidRPr="00B54372">
        <w:rPr>
          <w:rFonts w:ascii="Arial" w:hAnsi="Arial" w:cs="Arial"/>
          <w:b/>
          <w:bCs/>
          <w:sz w:val="24"/>
          <w:szCs w:val="24"/>
          <w:lang w:val="en-US"/>
        </w:rPr>
        <w:t>.</w:t>
      </w:r>
      <w:r>
        <w:rPr>
          <w:rFonts w:ascii="Arial" w:hAnsi="Arial" w:cs="Arial"/>
          <w:b/>
          <w:bCs/>
          <w:sz w:val="24"/>
          <w:szCs w:val="24"/>
          <w:lang w:val="en-US"/>
        </w:rPr>
        <w:t>1</w:t>
      </w:r>
      <w:r w:rsidR="00FE17AE" w:rsidRPr="00B54372">
        <w:rPr>
          <w:rFonts w:ascii="Arial" w:hAnsi="Arial" w:cs="Arial"/>
          <w:b/>
          <w:bCs/>
          <w:sz w:val="24"/>
          <w:szCs w:val="24"/>
          <w:lang w:val="en-US"/>
        </w:rPr>
        <w:t>.1 Gender-Leadership Distribution</w:t>
      </w:r>
    </w:p>
    <w:p w14:paraId="1D6A241B" w14:textId="68715B54" w:rsidR="00FE17AE" w:rsidRPr="00B54372" w:rsidRDefault="00845BBF" w:rsidP="00FE17AE">
      <w:pPr>
        <w:spacing w:after="160" w:line="278" w:lineRule="auto"/>
        <w:rPr>
          <w:rFonts w:ascii="Arial" w:hAnsi="Arial" w:cs="Arial"/>
          <w:lang w:val="en-US"/>
        </w:rPr>
      </w:pPr>
      <w:r w:rsidRPr="00845BBF">
        <w:rPr>
          <w:rFonts w:ascii="Arial" w:hAnsi="Arial" w:cs="Arial"/>
          <w:b/>
          <w:bCs/>
          <w:lang w:val="en-US"/>
        </w:rPr>
        <w:t xml:space="preserve">Table </w:t>
      </w:r>
      <w:r>
        <w:rPr>
          <w:rFonts w:ascii="Arial" w:hAnsi="Arial" w:cs="Arial"/>
          <w:b/>
          <w:bCs/>
          <w:lang w:val="en-US"/>
        </w:rPr>
        <w:t>2</w:t>
      </w:r>
      <w:r w:rsidRPr="00845BBF">
        <w:rPr>
          <w:rFonts w:ascii="Arial" w:hAnsi="Arial" w:cs="Arial"/>
          <w:b/>
          <w:bCs/>
          <w:lang w:val="en-US"/>
        </w:rPr>
        <w:t>: Distribution of Participants by Gender and Leadership Role</w:t>
      </w:r>
    </w:p>
    <w:tbl>
      <w:tblPr>
        <w:tblStyle w:val="PlainTable1"/>
        <w:tblW w:w="0" w:type="auto"/>
        <w:tblLook w:val="04A0" w:firstRow="1" w:lastRow="0" w:firstColumn="1" w:lastColumn="0" w:noHBand="0" w:noVBand="1"/>
      </w:tblPr>
      <w:tblGrid>
        <w:gridCol w:w="987"/>
        <w:gridCol w:w="1244"/>
        <w:gridCol w:w="2600"/>
        <w:gridCol w:w="742"/>
      </w:tblGrid>
      <w:tr w:rsidR="00FE17AE" w:rsidRPr="00B54372" w14:paraId="5E39E87B"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7EB7D" w14:textId="77777777" w:rsidR="00FE17AE" w:rsidRPr="00883ADD" w:rsidRDefault="00FE17AE" w:rsidP="007E136D">
            <w:pPr>
              <w:spacing w:after="160" w:line="278" w:lineRule="auto"/>
              <w:rPr>
                <w:rFonts w:ascii="Arial" w:hAnsi="Arial" w:cs="Arial"/>
                <w:lang w:val="en-US"/>
              </w:rPr>
            </w:pPr>
            <w:r w:rsidRPr="00883ADD">
              <w:rPr>
                <w:rFonts w:ascii="Arial" w:hAnsi="Arial" w:cs="Arial"/>
                <w:lang w:val="en-US"/>
              </w:rPr>
              <w:t>Gender</w:t>
            </w:r>
          </w:p>
        </w:tc>
        <w:tc>
          <w:tcPr>
            <w:tcW w:w="0" w:type="auto"/>
            <w:hideMark/>
          </w:tcPr>
          <w:p w14:paraId="4111DF6B" w14:textId="77777777" w:rsidR="00FE17AE" w:rsidRPr="00B54372" w:rsidRDefault="00FE17AE"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Managers</w:t>
            </w:r>
          </w:p>
        </w:tc>
        <w:tc>
          <w:tcPr>
            <w:tcW w:w="0" w:type="auto"/>
            <w:hideMark/>
          </w:tcPr>
          <w:p w14:paraId="65B4F0DF" w14:textId="77777777" w:rsidR="00FE17AE" w:rsidRPr="00B54372" w:rsidRDefault="00FE17AE"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Pr>
                <w:rFonts w:ascii="Arial" w:hAnsi="Arial" w:cs="Arial"/>
                <w:lang w:val="es-419"/>
              </w:rPr>
              <w:t xml:space="preserve">Individual </w:t>
            </w:r>
            <w:r w:rsidRPr="00883ADD">
              <w:rPr>
                <w:rFonts w:ascii="Arial" w:hAnsi="Arial" w:cs="Arial"/>
                <w:lang w:val="en-US"/>
              </w:rPr>
              <w:t>contributors</w:t>
            </w:r>
          </w:p>
        </w:tc>
        <w:tc>
          <w:tcPr>
            <w:tcW w:w="0" w:type="auto"/>
            <w:hideMark/>
          </w:tcPr>
          <w:p w14:paraId="69899584" w14:textId="77777777" w:rsidR="00FE17AE" w:rsidRPr="00B54372" w:rsidRDefault="00FE17AE"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Total</w:t>
            </w:r>
          </w:p>
        </w:tc>
      </w:tr>
      <w:tr w:rsidR="00FE17AE" w:rsidRPr="00B54372" w14:paraId="35CCB4C0"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8965D" w14:textId="77777777" w:rsidR="00FE17AE" w:rsidRPr="00B54372" w:rsidRDefault="00FE17AE" w:rsidP="007E136D">
            <w:pPr>
              <w:spacing w:after="160" w:line="278" w:lineRule="auto"/>
              <w:rPr>
                <w:rFonts w:ascii="Arial" w:hAnsi="Arial" w:cs="Arial"/>
                <w:lang w:val="es-419"/>
              </w:rPr>
            </w:pPr>
            <w:r>
              <w:rPr>
                <w:rFonts w:ascii="Arial" w:hAnsi="Arial" w:cs="Arial"/>
                <w:lang w:val="es-419"/>
              </w:rPr>
              <w:t>Male</w:t>
            </w:r>
          </w:p>
        </w:tc>
        <w:tc>
          <w:tcPr>
            <w:tcW w:w="0" w:type="auto"/>
            <w:hideMark/>
          </w:tcPr>
          <w:p w14:paraId="6ECD6C43"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42</w:t>
            </w:r>
          </w:p>
        </w:tc>
        <w:tc>
          <w:tcPr>
            <w:tcW w:w="0" w:type="auto"/>
            <w:hideMark/>
          </w:tcPr>
          <w:p w14:paraId="59BF378E"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142</w:t>
            </w:r>
          </w:p>
        </w:tc>
        <w:tc>
          <w:tcPr>
            <w:tcW w:w="0" w:type="auto"/>
            <w:hideMark/>
          </w:tcPr>
          <w:p w14:paraId="17C32E1C"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184</w:t>
            </w:r>
          </w:p>
        </w:tc>
      </w:tr>
      <w:tr w:rsidR="00FE17AE" w:rsidRPr="00B54372" w14:paraId="1CBB8358"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93EF5A8" w14:textId="77777777" w:rsidR="00FE17AE" w:rsidRPr="00883ADD" w:rsidRDefault="00FE17AE" w:rsidP="007E136D">
            <w:pPr>
              <w:spacing w:after="160" w:line="278" w:lineRule="auto"/>
              <w:rPr>
                <w:rFonts w:ascii="Arial" w:hAnsi="Arial" w:cs="Arial"/>
                <w:lang w:val="en-US"/>
              </w:rPr>
            </w:pPr>
            <w:r w:rsidRPr="00883ADD">
              <w:rPr>
                <w:rFonts w:ascii="Arial" w:hAnsi="Arial" w:cs="Arial"/>
                <w:lang w:val="en-US"/>
              </w:rPr>
              <w:t>Female</w:t>
            </w:r>
          </w:p>
        </w:tc>
        <w:tc>
          <w:tcPr>
            <w:tcW w:w="0" w:type="auto"/>
            <w:hideMark/>
          </w:tcPr>
          <w:p w14:paraId="4F62E195"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15</w:t>
            </w:r>
          </w:p>
        </w:tc>
        <w:tc>
          <w:tcPr>
            <w:tcW w:w="0" w:type="auto"/>
            <w:hideMark/>
          </w:tcPr>
          <w:p w14:paraId="1F74E9C5"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32</w:t>
            </w:r>
          </w:p>
        </w:tc>
        <w:tc>
          <w:tcPr>
            <w:tcW w:w="0" w:type="auto"/>
            <w:hideMark/>
          </w:tcPr>
          <w:p w14:paraId="6338FFD5"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47</w:t>
            </w:r>
          </w:p>
        </w:tc>
      </w:tr>
      <w:tr w:rsidR="00FE17AE" w:rsidRPr="00B54372" w14:paraId="060F2D0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A8F33" w14:textId="77777777" w:rsidR="00FE17AE" w:rsidRPr="00B54372" w:rsidRDefault="00FE17AE" w:rsidP="007E136D">
            <w:pPr>
              <w:spacing w:after="160" w:line="278" w:lineRule="auto"/>
              <w:rPr>
                <w:rFonts w:ascii="Arial" w:hAnsi="Arial" w:cs="Arial"/>
                <w:lang w:val="es-419"/>
              </w:rPr>
            </w:pPr>
            <w:r w:rsidRPr="00B54372">
              <w:rPr>
                <w:rFonts w:ascii="Arial" w:hAnsi="Arial" w:cs="Arial"/>
                <w:lang w:val="es-419"/>
              </w:rPr>
              <w:t>Total</w:t>
            </w:r>
          </w:p>
        </w:tc>
        <w:tc>
          <w:tcPr>
            <w:tcW w:w="0" w:type="auto"/>
            <w:hideMark/>
          </w:tcPr>
          <w:p w14:paraId="0A447544"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57</w:t>
            </w:r>
          </w:p>
        </w:tc>
        <w:tc>
          <w:tcPr>
            <w:tcW w:w="0" w:type="auto"/>
            <w:hideMark/>
          </w:tcPr>
          <w:p w14:paraId="7F536E17"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174</w:t>
            </w:r>
          </w:p>
        </w:tc>
        <w:tc>
          <w:tcPr>
            <w:tcW w:w="0" w:type="auto"/>
            <w:hideMark/>
          </w:tcPr>
          <w:p w14:paraId="3EB377FE"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231</w:t>
            </w:r>
          </w:p>
        </w:tc>
      </w:tr>
    </w:tbl>
    <w:p w14:paraId="706549FC" w14:textId="77777777" w:rsidR="00883ADD" w:rsidRDefault="00883ADD" w:rsidP="00883ADD">
      <w:pPr>
        <w:spacing w:after="0" w:line="278" w:lineRule="auto"/>
        <w:rPr>
          <w:rFonts w:ascii="Arial" w:hAnsi="Arial" w:cs="Arial"/>
          <w:sz w:val="24"/>
          <w:szCs w:val="24"/>
        </w:rPr>
      </w:pPr>
    </w:p>
    <w:p w14:paraId="30E9F20E" w14:textId="5D786FC9" w:rsidR="00FE17AE" w:rsidRPr="00B54372" w:rsidRDefault="00FE17AE" w:rsidP="00FE17AE">
      <w:pPr>
        <w:spacing w:after="160" w:line="278" w:lineRule="auto"/>
        <w:rPr>
          <w:rFonts w:ascii="Arial" w:hAnsi="Arial" w:cs="Arial"/>
          <w:sz w:val="24"/>
          <w:szCs w:val="24"/>
          <w:lang w:val="en-US"/>
        </w:rPr>
      </w:pPr>
      <w:r w:rsidRPr="00B54372">
        <w:rPr>
          <w:rFonts w:ascii="Arial" w:hAnsi="Arial" w:cs="Arial"/>
          <w:sz w:val="24"/>
          <w:szCs w:val="24"/>
          <w:lang w:val="en-US"/>
        </w:rPr>
        <w:t>The sample includes predominantly male participants (79.7%), with gender disparities more pronounced in management positions where males constitute 73.7% of managers compared to females at 26.3%. This distribution reflects typical gender imbalances in technical leadership roles in the software industry.</w:t>
      </w:r>
    </w:p>
    <w:p w14:paraId="19F7D2AA" w14:textId="01558855" w:rsidR="00FE17AE" w:rsidRPr="00B54372" w:rsidRDefault="0053463F" w:rsidP="00FE17AE">
      <w:pPr>
        <w:spacing w:after="160" w:line="278" w:lineRule="auto"/>
        <w:rPr>
          <w:rFonts w:ascii="Arial" w:hAnsi="Arial" w:cs="Arial"/>
          <w:b/>
          <w:bCs/>
          <w:sz w:val="24"/>
          <w:szCs w:val="24"/>
          <w:lang w:val="en-US"/>
        </w:rPr>
      </w:pPr>
      <w:r>
        <w:rPr>
          <w:rFonts w:ascii="Arial" w:hAnsi="Arial" w:cs="Arial"/>
          <w:b/>
          <w:bCs/>
          <w:sz w:val="24"/>
          <w:szCs w:val="24"/>
          <w:lang w:val="en-US"/>
        </w:rPr>
        <w:t>4</w:t>
      </w:r>
      <w:r w:rsidR="00FE17AE" w:rsidRPr="00B54372">
        <w:rPr>
          <w:rFonts w:ascii="Arial" w:hAnsi="Arial" w:cs="Arial"/>
          <w:b/>
          <w:bCs/>
          <w:sz w:val="24"/>
          <w:szCs w:val="24"/>
          <w:lang w:val="en-US"/>
        </w:rPr>
        <w:t>.</w:t>
      </w:r>
      <w:r>
        <w:rPr>
          <w:rFonts w:ascii="Arial" w:hAnsi="Arial" w:cs="Arial"/>
          <w:b/>
          <w:bCs/>
          <w:sz w:val="24"/>
          <w:szCs w:val="24"/>
          <w:lang w:val="en-US"/>
        </w:rPr>
        <w:t>3</w:t>
      </w:r>
      <w:r w:rsidR="00FE17AE" w:rsidRPr="00B54372">
        <w:rPr>
          <w:rFonts w:ascii="Arial" w:hAnsi="Arial" w:cs="Arial"/>
          <w:b/>
          <w:bCs/>
          <w:sz w:val="24"/>
          <w:szCs w:val="24"/>
          <w:lang w:val="en-US"/>
        </w:rPr>
        <w:t>.</w:t>
      </w:r>
      <w:r w:rsidR="006F7E6B">
        <w:rPr>
          <w:rFonts w:ascii="Arial" w:hAnsi="Arial" w:cs="Arial"/>
          <w:b/>
          <w:bCs/>
          <w:sz w:val="24"/>
          <w:szCs w:val="24"/>
          <w:lang w:val="en-US"/>
        </w:rPr>
        <w:t>1</w:t>
      </w:r>
      <w:r w:rsidR="00FE17AE" w:rsidRPr="00B54372">
        <w:rPr>
          <w:rFonts w:ascii="Arial" w:hAnsi="Arial" w:cs="Arial"/>
          <w:b/>
          <w:bCs/>
          <w:sz w:val="24"/>
          <w:szCs w:val="24"/>
          <w:lang w:val="en-US"/>
        </w:rPr>
        <w:t>.2 Remote Work Effects by Gender-Leadership Combinations</w:t>
      </w:r>
    </w:p>
    <w:p w14:paraId="5359737C" w14:textId="6481B752" w:rsidR="00FE17AE" w:rsidRPr="00B54372" w:rsidRDefault="00FE17AE" w:rsidP="00FE17AE">
      <w:pPr>
        <w:spacing w:after="160" w:line="278" w:lineRule="auto"/>
        <w:rPr>
          <w:rFonts w:ascii="Arial" w:hAnsi="Arial" w:cs="Arial"/>
          <w:lang w:val="en-US"/>
        </w:rPr>
      </w:pPr>
      <w:r w:rsidRPr="00B54372">
        <w:rPr>
          <w:rFonts w:ascii="Arial" w:hAnsi="Arial" w:cs="Arial"/>
          <w:b/>
          <w:bCs/>
          <w:lang w:val="en-US"/>
        </w:rPr>
        <w:t xml:space="preserve">Table </w:t>
      </w:r>
      <w:r w:rsidR="00845BBF">
        <w:rPr>
          <w:rFonts w:ascii="Arial" w:hAnsi="Arial" w:cs="Arial"/>
          <w:b/>
          <w:bCs/>
          <w:lang w:val="en-US"/>
        </w:rPr>
        <w:t>3</w:t>
      </w:r>
      <w:r w:rsidRPr="00B54372">
        <w:rPr>
          <w:rFonts w:ascii="Arial" w:hAnsi="Arial" w:cs="Arial"/>
          <w:b/>
          <w:bCs/>
          <w:lang w:val="en-US"/>
        </w:rPr>
        <w:t xml:space="preserve">: Performance </w:t>
      </w:r>
      <w:r>
        <w:rPr>
          <w:rFonts w:ascii="Arial" w:hAnsi="Arial" w:cs="Arial"/>
          <w:b/>
          <w:bCs/>
          <w:lang w:val="en-US"/>
        </w:rPr>
        <w:t xml:space="preserve">and Stress </w:t>
      </w:r>
      <w:r w:rsidRPr="00B54372">
        <w:rPr>
          <w:rFonts w:ascii="Arial" w:hAnsi="Arial" w:cs="Arial"/>
          <w:b/>
          <w:bCs/>
          <w:lang w:val="en-US"/>
        </w:rPr>
        <w:t>Metric Differences (High Remote - Low Remote) by Gender and Leadership Role</w:t>
      </w:r>
    </w:p>
    <w:tbl>
      <w:tblPr>
        <w:tblStyle w:val="PlainTable1"/>
        <w:tblW w:w="0" w:type="auto"/>
        <w:tblLook w:val="04A0" w:firstRow="1" w:lastRow="0" w:firstColumn="1" w:lastColumn="0" w:noHBand="0" w:noVBand="1"/>
      </w:tblPr>
      <w:tblGrid>
        <w:gridCol w:w="1709"/>
        <w:gridCol w:w="1385"/>
        <w:gridCol w:w="1930"/>
        <w:gridCol w:w="1471"/>
        <w:gridCol w:w="1999"/>
      </w:tblGrid>
      <w:tr w:rsidR="00FE17AE" w:rsidRPr="00B54372" w14:paraId="151BB92B"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050F0" w14:textId="77777777" w:rsidR="00FE17AE" w:rsidRPr="00B54372" w:rsidRDefault="00FE17AE" w:rsidP="007E136D">
            <w:pPr>
              <w:spacing w:after="160" w:line="278" w:lineRule="auto"/>
              <w:rPr>
                <w:rFonts w:ascii="Arial" w:hAnsi="Arial" w:cs="Arial"/>
                <w:lang w:val="es-419"/>
              </w:rPr>
            </w:pPr>
            <w:proofErr w:type="spellStart"/>
            <w:r w:rsidRPr="00B54372">
              <w:rPr>
                <w:rFonts w:ascii="Arial" w:hAnsi="Arial" w:cs="Arial"/>
                <w:lang w:val="es-419"/>
              </w:rPr>
              <w:lastRenderedPageBreak/>
              <w:t>Metric</w:t>
            </w:r>
            <w:proofErr w:type="spellEnd"/>
          </w:p>
        </w:tc>
        <w:tc>
          <w:tcPr>
            <w:tcW w:w="0" w:type="auto"/>
            <w:hideMark/>
          </w:tcPr>
          <w:p w14:paraId="6C1DC873" w14:textId="77777777" w:rsidR="00FE17AE" w:rsidRPr="00B54372" w:rsidRDefault="00FE17AE"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Male Managers</w:t>
            </w:r>
          </w:p>
        </w:tc>
        <w:tc>
          <w:tcPr>
            <w:tcW w:w="0" w:type="auto"/>
            <w:hideMark/>
          </w:tcPr>
          <w:p w14:paraId="4D9FC5A2" w14:textId="77777777" w:rsidR="00FE17AE" w:rsidRPr="00B54372" w:rsidRDefault="00FE17AE"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 xml:space="preserve">Male </w:t>
            </w:r>
            <w:r>
              <w:rPr>
                <w:rFonts w:ascii="Arial" w:hAnsi="Arial" w:cs="Arial"/>
                <w:lang w:val="es-419"/>
              </w:rPr>
              <w:t xml:space="preserve">Individual </w:t>
            </w:r>
            <w:proofErr w:type="spellStart"/>
            <w:r>
              <w:rPr>
                <w:rFonts w:ascii="Arial" w:hAnsi="Arial" w:cs="Arial"/>
                <w:lang w:val="es-419"/>
              </w:rPr>
              <w:t>contributors</w:t>
            </w:r>
            <w:proofErr w:type="spellEnd"/>
          </w:p>
        </w:tc>
        <w:tc>
          <w:tcPr>
            <w:tcW w:w="0" w:type="auto"/>
            <w:hideMark/>
          </w:tcPr>
          <w:p w14:paraId="056DBA63" w14:textId="77777777" w:rsidR="00FE17AE" w:rsidRPr="00B54372" w:rsidRDefault="00FE17AE"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Female</w:t>
            </w:r>
            <w:proofErr w:type="spellEnd"/>
            <w:r w:rsidRPr="00B54372">
              <w:rPr>
                <w:rFonts w:ascii="Arial" w:hAnsi="Arial" w:cs="Arial"/>
                <w:lang w:val="es-419"/>
              </w:rPr>
              <w:t xml:space="preserve"> Managers</w:t>
            </w:r>
          </w:p>
        </w:tc>
        <w:tc>
          <w:tcPr>
            <w:tcW w:w="0" w:type="auto"/>
            <w:hideMark/>
          </w:tcPr>
          <w:p w14:paraId="5D9415F8" w14:textId="77777777" w:rsidR="00FE17AE" w:rsidRPr="00B54372" w:rsidRDefault="00FE17AE"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Female</w:t>
            </w:r>
            <w:proofErr w:type="spellEnd"/>
            <w:r w:rsidRPr="00B54372">
              <w:rPr>
                <w:rFonts w:ascii="Arial" w:hAnsi="Arial" w:cs="Arial"/>
                <w:lang w:val="es-419"/>
              </w:rPr>
              <w:t xml:space="preserve"> </w:t>
            </w:r>
            <w:r>
              <w:rPr>
                <w:rFonts w:ascii="Arial" w:hAnsi="Arial" w:cs="Arial"/>
                <w:lang w:val="es-419"/>
              </w:rPr>
              <w:t xml:space="preserve">Individual </w:t>
            </w:r>
            <w:proofErr w:type="spellStart"/>
            <w:r>
              <w:rPr>
                <w:rFonts w:ascii="Arial" w:hAnsi="Arial" w:cs="Arial"/>
                <w:lang w:val="es-419"/>
              </w:rPr>
              <w:t>contributors</w:t>
            </w:r>
            <w:proofErr w:type="spellEnd"/>
          </w:p>
        </w:tc>
      </w:tr>
      <w:tr w:rsidR="00FE17AE" w:rsidRPr="00651BD5" w14:paraId="2598DD3D"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B5394" w14:textId="77777777" w:rsidR="00FE17AE" w:rsidRPr="00B54372" w:rsidRDefault="00FE17AE" w:rsidP="007E136D">
            <w:pPr>
              <w:spacing w:after="160" w:line="278" w:lineRule="auto"/>
              <w:rPr>
                <w:rFonts w:ascii="Arial" w:hAnsi="Arial" w:cs="Arial"/>
                <w:lang w:val="es-419"/>
              </w:rPr>
            </w:pPr>
            <w:r w:rsidRPr="00B54372">
              <w:rPr>
                <w:rFonts w:ascii="Arial" w:hAnsi="Arial" w:cs="Arial"/>
                <w:lang w:val="es-419"/>
              </w:rPr>
              <w:t>Performance</w:t>
            </w:r>
          </w:p>
        </w:tc>
        <w:tc>
          <w:tcPr>
            <w:tcW w:w="0" w:type="auto"/>
            <w:hideMark/>
          </w:tcPr>
          <w:p w14:paraId="58E22E01"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+0.97*</w:t>
            </w:r>
          </w:p>
        </w:tc>
        <w:tc>
          <w:tcPr>
            <w:tcW w:w="0" w:type="auto"/>
            <w:hideMark/>
          </w:tcPr>
          <w:p w14:paraId="780BC303"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+0.48*</w:t>
            </w:r>
          </w:p>
        </w:tc>
        <w:tc>
          <w:tcPr>
            <w:tcW w:w="0" w:type="auto"/>
            <w:hideMark/>
          </w:tcPr>
          <w:p w14:paraId="76454472"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hideMark/>
          </w:tcPr>
          <w:p w14:paraId="5A5FBB14"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+0.13</w:t>
            </w:r>
          </w:p>
        </w:tc>
      </w:tr>
      <w:tr w:rsidR="00FE17AE" w:rsidRPr="00B54372" w14:paraId="7AC9E888"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746C2102" w14:textId="77777777" w:rsidR="00FE17AE" w:rsidRPr="00B54372" w:rsidRDefault="00FE17AE" w:rsidP="007E136D">
            <w:pPr>
              <w:spacing w:after="160" w:line="278" w:lineRule="auto"/>
              <w:rPr>
                <w:rFonts w:ascii="Arial" w:hAnsi="Arial" w:cs="Arial"/>
                <w:lang w:val="es-419"/>
              </w:rPr>
            </w:pPr>
            <w:proofErr w:type="spellStart"/>
            <w:r w:rsidRPr="00B54372">
              <w:rPr>
                <w:rFonts w:ascii="Arial" w:hAnsi="Arial" w:cs="Arial"/>
                <w:lang w:val="es-419"/>
              </w:rPr>
              <w:t>Team</w:t>
            </w:r>
            <w:proofErr w:type="spellEnd"/>
            <w:r w:rsidRPr="00B54372">
              <w:rPr>
                <w:rFonts w:ascii="Arial" w:hAnsi="Arial" w:cs="Arial"/>
                <w:lang w:val="es-419"/>
              </w:rPr>
              <w:t xml:space="preserve"> </w:t>
            </w:r>
            <w:proofErr w:type="spellStart"/>
            <w:r w:rsidRPr="00B54372">
              <w:rPr>
                <w:rFonts w:ascii="Arial" w:hAnsi="Arial" w:cs="Arial"/>
                <w:lang w:val="es-419"/>
              </w:rPr>
              <w:t>Productivity</w:t>
            </w:r>
            <w:proofErr w:type="spellEnd"/>
          </w:p>
        </w:tc>
        <w:tc>
          <w:tcPr>
            <w:tcW w:w="0" w:type="auto"/>
            <w:hideMark/>
          </w:tcPr>
          <w:p w14:paraId="733B3E3D"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+1.47*</w:t>
            </w:r>
          </w:p>
        </w:tc>
        <w:tc>
          <w:tcPr>
            <w:tcW w:w="0" w:type="auto"/>
            <w:hideMark/>
          </w:tcPr>
          <w:p w14:paraId="42CF9562"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+0.40*</w:t>
            </w:r>
          </w:p>
        </w:tc>
        <w:tc>
          <w:tcPr>
            <w:tcW w:w="0" w:type="auto"/>
            <w:hideMark/>
          </w:tcPr>
          <w:p w14:paraId="30A2A7BF"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hideMark/>
          </w:tcPr>
          <w:p w14:paraId="6B0A0760"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-0.22</w:t>
            </w:r>
          </w:p>
        </w:tc>
      </w:tr>
      <w:tr w:rsidR="00FE17AE" w:rsidRPr="00651BD5" w14:paraId="1667170C"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A9095" w14:textId="77777777" w:rsidR="00FE17AE" w:rsidRPr="00B54372" w:rsidRDefault="00FE17AE" w:rsidP="007E136D">
            <w:pPr>
              <w:spacing w:after="160" w:line="278" w:lineRule="auto"/>
              <w:rPr>
                <w:rFonts w:ascii="Arial" w:hAnsi="Arial" w:cs="Arial"/>
                <w:lang w:val="es-419"/>
              </w:rPr>
            </w:pPr>
            <w:proofErr w:type="spellStart"/>
            <w:r w:rsidRPr="00B54372">
              <w:rPr>
                <w:rFonts w:ascii="Arial" w:hAnsi="Arial" w:cs="Arial"/>
                <w:lang w:val="es-419"/>
              </w:rPr>
              <w:t>Team</w:t>
            </w:r>
            <w:proofErr w:type="spellEnd"/>
            <w:r w:rsidRPr="00B54372">
              <w:rPr>
                <w:rFonts w:ascii="Arial" w:hAnsi="Arial" w:cs="Arial"/>
                <w:lang w:val="es-419"/>
              </w:rPr>
              <w:t xml:space="preserve"> </w:t>
            </w:r>
            <w:proofErr w:type="spellStart"/>
            <w:r w:rsidRPr="00B54372">
              <w:rPr>
                <w:rFonts w:ascii="Arial" w:hAnsi="Arial" w:cs="Arial"/>
                <w:lang w:val="es-419"/>
              </w:rPr>
              <w:t>Milestones</w:t>
            </w:r>
            <w:proofErr w:type="spellEnd"/>
          </w:p>
        </w:tc>
        <w:tc>
          <w:tcPr>
            <w:tcW w:w="0" w:type="auto"/>
            <w:hideMark/>
          </w:tcPr>
          <w:p w14:paraId="77B9829C"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+1.36*</w:t>
            </w:r>
          </w:p>
        </w:tc>
        <w:tc>
          <w:tcPr>
            <w:tcW w:w="0" w:type="auto"/>
            <w:hideMark/>
          </w:tcPr>
          <w:p w14:paraId="22D49CC0"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+0.24</w:t>
            </w:r>
          </w:p>
        </w:tc>
        <w:tc>
          <w:tcPr>
            <w:tcW w:w="0" w:type="auto"/>
            <w:hideMark/>
          </w:tcPr>
          <w:p w14:paraId="518E31D0"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hideMark/>
          </w:tcPr>
          <w:p w14:paraId="5719DE04"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+0.23</w:t>
            </w:r>
          </w:p>
        </w:tc>
      </w:tr>
      <w:tr w:rsidR="00FE17AE" w:rsidRPr="00B54372" w14:paraId="7886BFDD"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BEBE7CD" w14:textId="77777777" w:rsidR="00FE17AE" w:rsidRPr="00B54372" w:rsidRDefault="00FE17AE" w:rsidP="007E136D">
            <w:pPr>
              <w:spacing w:after="160" w:line="278" w:lineRule="auto"/>
              <w:rPr>
                <w:rFonts w:ascii="Arial" w:hAnsi="Arial" w:cs="Arial"/>
                <w:lang w:val="es-419"/>
              </w:rPr>
            </w:pPr>
            <w:proofErr w:type="spellStart"/>
            <w:r w:rsidRPr="00B54372">
              <w:rPr>
                <w:rFonts w:ascii="Arial" w:hAnsi="Arial" w:cs="Arial"/>
                <w:lang w:val="es-419"/>
              </w:rPr>
              <w:t>Motivation</w:t>
            </w:r>
            <w:proofErr w:type="spellEnd"/>
          </w:p>
        </w:tc>
        <w:tc>
          <w:tcPr>
            <w:tcW w:w="0" w:type="auto"/>
            <w:hideMark/>
          </w:tcPr>
          <w:p w14:paraId="74285F0A"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+1.25*</w:t>
            </w:r>
          </w:p>
        </w:tc>
        <w:tc>
          <w:tcPr>
            <w:tcW w:w="0" w:type="auto"/>
            <w:hideMark/>
          </w:tcPr>
          <w:p w14:paraId="4BD2EBFB"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+0.35</w:t>
            </w:r>
          </w:p>
        </w:tc>
        <w:tc>
          <w:tcPr>
            <w:tcW w:w="0" w:type="auto"/>
            <w:hideMark/>
          </w:tcPr>
          <w:p w14:paraId="75B3E501"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hideMark/>
          </w:tcPr>
          <w:p w14:paraId="11655BFD"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+0.34</w:t>
            </w:r>
          </w:p>
        </w:tc>
      </w:tr>
      <w:tr w:rsidR="00FE17AE" w:rsidRPr="00651BD5" w14:paraId="3B5DD877"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B8203" w14:textId="77777777" w:rsidR="00FE17AE" w:rsidRPr="00B54372" w:rsidRDefault="00FE17AE" w:rsidP="007E136D">
            <w:pPr>
              <w:spacing w:after="160" w:line="278" w:lineRule="auto"/>
              <w:rPr>
                <w:rFonts w:ascii="Arial" w:hAnsi="Arial" w:cs="Arial"/>
                <w:lang w:val="es-419"/>
              </w:rPr>
            </w:pPr>
            <w:proofErr w:type="spellStart"/>
            <w:r w:rsidRPr="00B54372">
              <w:rPr>
                <w:rFonts w:ascii="Arial" w:hAnsi="Arial" w:cs="Arial"/>
                <w:lang w:val="es-419"/>
              </w:rPr>
              <w:t>Work</w:t>
            </w:r>
            <w:proofErr w:type="spellEnd"/>
            <w:r w:rsidRPr="00B54372">
              <w:rPr>
                <w:rFonts w:ascii="Arial" w:hAnsi="Arial" w:cs="Arial"/>
                <w:lang w:val="es-419"/>
              </w:rPr>
              <w:t xml:space="preserve"> </w:t>
            </w:r>
            <w:proofErr w:type="spellStart"/>
            <w:r w:rsidRPr="00B54372">
              <w:rPr>
                <w:rFonts w:ascii="Arial" w:hAnsi="Arial" w:cs="Arial"/>
                <w:lang w:val="es-419"/>
              </w:rPr>
              <w:t>Enjoyment</w:t>
            </w:r>
            <w:proofErr w:type="spellEnd"/>
          </w:p>
        </w:tc>
        <w:tc>
          <w:tcPr>
            <w:tcW w:w="0" w:type="auto"/>
            <w:hideMark/>
          </w:tcPr>
          <w:p w14:paraId="71378953"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+1.31*</w:t>
            </w:r>
          </w:p>
        </w:tc>
        <w:tc>
          <w:tcPr>
            <w:tcW w:w="0" w:type="auto"/>
            <w:hideMark/>
          </w:tcPr>
          <w:p w14:paraId="7A9C25FE"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+0.48*</w:t>
            </w:r>
          </w:p>
        </w:tc>
        <w:tc>
          <w:tcPr>
            <w:tcW w:w="0" w:type="auto"/>
            <w:hideMark/>
          </w:tcPr>
          <w:p w14:paraId="536A7064"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hideMark/>
          </w:tcPr>
          <w:p w14:paraId="3566948E"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+0.04</w:t>
            </w:r>
          </w:p>
        </w:tc>
      </w:tr>
      <w:tr w:rsidR="00FE17AE" w:rsidRPr="00B54372" w14:paraId="2302252C"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A460EA5" w14:textId="77777777" w:rsidR="00FE17AE" w:rsidRPr="00B54372" w:rsidRDefault="00FE17AE" w:rsidP="007E136D">
            <w:pPr>
              <w:spacing w:after="160" w:line="278" w:lineRule="auto"/>
              <w:rPr>
                <w:rFonts w:ascii="Arial" w:hAnsi="Arial" w:cs="Arial"/>
                <w:lang w:val="es-419"/>
              </w:rPr>
            </w:pPr>
            <w:proofErr w:type="spellStart"/>
            <w:r w:rsidRPr="00B54372">
              <w:rPr>
                <w:rFonts w:ascii="Arial" w:hAnsi="Arial" w:cs="Arial"/>
                <w:lang w:val="es-419"/>
              </w:rPr>
              <w:t>Creativity</w:t>
            </w:r>
            <w:proofErr w:type="spellEnd"/>
          </w:p>
        </w:tc>
        <w:tc>
          <w:tcPr>
            <w:tcW w:w="0" w:type="auto"/>
            <w:hideMark/>
          </w:tcPr>
          <w:p w14:paraId="0CAC9960"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+1.03</w:t>
            </w:r>
          </w:p>
        </w:tc>
        <w:tc>
          <w:tcPr>
            <w:tcW w:w="0" w:type="auto"/>
            <w:hideMark/>
          </w:tcPr>
          <w:p w14:paraId="5484ABA6"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+0.41*</w:t>
            </w:r>
          </w:p>
        </w:tc>
        <w:tc>
          <w:tcPr>
            <w:tcW w:w="0" w:type="auto"/>
            <w:hideMark/>
          </w:tcPr>
          <w:p w14:paraId="00B9ECDB"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hideMark/>
          </w:tcPr>
          <w:p w14:paraId="77C03019" w14:textId="77777777" w:rsidR="00FE17AE" w:rsidRPr="00B54372"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+0.34</w:t>
            </w:r>
          </w:p>
        </w:tc>
      </w:tr>
      <w:tr w:rsidR="00FE17AE" w:rsidRPr="00651BD5" w14:paraId="2E3B4B28"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8D231" w14:textId="77777777" w:rsidR="00FE17AE" w:rsidRPr="00B54372" w:rsidRDefault="00FE17AE" w:rsidP="007E136D">
            <w:pPr>
              <w:spacing w:after="160" w:line="278" w:lineRule="auto"/>
              <w:rPr>
                <w:rFonts w:ascii="Arial" w:hAnsi="Arial" w:cs="Arial"/>
                <w:lang w:val="es-419"/>
              </w:rPr>
            </w:pPr>
            <w:proofErr w:type="spellStart"/>
            <w:r w:rsidRPr="00B54372">
              <w:rPr>
                <w:rFonts w:ascii="Arial" w:hAnsi="Arial" w:cs="Arial"/>
                <w:lang w:val="es-419"/>
              </w:rPr>
              <w:t>Work-Life</w:t>
            </w:r>
            <w:proofErr w:type="spellEnd"/>
            <w:r w:rsidRPr="00B54372">
              <w:rPr>
                <w:rFonts w:ascii="Arial" w:hAnsi="Arial" w:cs="Arial"/>
                <w:lang w:val="es-419"/>
              </w:rPr>
              <w:t xml:space="preserve"> Balance</w:t>
            </w:r>
          </w:p>
        </w:tc>
        <w:tc>
          <w:tcPr>
            <w:tcW w:w="0" w:type="auto"/>
            <w:hideMark/>
          </w:tcPr>
          <w:p w14:paraId="7E846708"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+0.61</w:t>
            </w:r>
          </w:p>
        </w:tc>
        <w:tc>
          <w:tcPr>
            <w:tcW w:w="0" w:type="auto"/>
            <w:hideMark/>
          </w:tcPr>
          <w:p w14:paraId="387197D1"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+0.44</w:t>
            </w:r>
          </w:p>
        </w:tc>
        <w:tc>
          <w:tcPr>
            <w:tcW w:w="0" w:type="auto"/>
            <w:hideMark/>
          </w:tcPr>
          <w:p w14:paraId="78D9F4C7"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hideMark/>
          </w:tcPr>
          <w:p w14:paraId="5C907DE9" w14:textId="77777777" w:rsidR="00FE17AE" w:rsidRPr="00B54372"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+0.41</w:t>
            </w:r>
          </w:p>
        </w:tc>
      </w:tr>
      <w:tr w:rsidR="00FE17AE" w:rsidRPr="00651BD5" w14:paraId="1A1476AC" w14:textId="77777777" w:rsidTr="007E136D">
        <w:tc>
          <w:tcPr>
            <w:cnfStyle w:val="001000000000" w:firstRow="0" w:lastRow="0" w:firstColumn="1" w:lastColumn="0" w:oddVBand="0" w:evenVBand="0" w:oddHBand="0" w:evenHBand="0" w:firstRowFirstColumn="0" w:firstRowLastColumn="0" w:lastRowFirstColumn="0" w:lastRowLastColumn="0"/>
            <w:tcW w:w="0" w:type="auto"/>
            <w:vAlign w:val="center"/>
          </w:tcPr>
          <w:p w14:paraId="33BF0C82" w14:textId="77777777" w:rsidR="00FE17AE" w:rsidRPr="00651BD5" w:rsidRDefault="00FE17AE" w:rsidP="007E136D">
            <w:pPr>
              <w:spacing w:after="160" w:line="278" w:lineRule="auto"/>
              <w:rPr>
                <w:rFonts w:ascii="Arial" w:hAnsi="Arial" w:cs="Arial"/>
                <w:lang w:val="es-419"/>
              </w:rPr>
            </w:pPr>
            <w:r w:rsidRPr="00B54372">
              <w:rPr>
                <w:rFonts w:ascii="Arial" w:hAnsi="Arial" w:cs="Arial"/>
                <w:lang w:val="es-419"/>
              </w:rPr>
              <w:t xml:space="preserve">Stress </w:t>
            </w:r>
            <w:proofErr w:type="spellStart"/>
            <w:r w:rsidRPr="00B54372">
              <w:rPr>
                <w:rFonts w:ascii="Arial" w:hAnsi="Arial" w:cs="Arial"/>
                <w:lang w:val="es-419"/>
              </w:rPr>
              <w:t>Level</w:t>
            </w:r>
            <w:proofErr w:type="spellEnd"/>
          </w:p>
        </w:tc>
        <w:tc>
          <w:tcPr>
            <w:tcW w:w="0" w:type="auto"/>
            <w:vAlign w:val="center"/>
          </w:tcPr>
          <w:p w14:paraId="434F9BF0"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-0.69</w:t>
            </w:r>
          </w:p>
        </w:tc>
        <w:tc>
          <w:tcPr>
            <w:tcW w:w="0" w:type="auto"/>
            <w:vAlign w:val="center"/>
          </w:tcPr>
          <w:p w14:paraId="601E0F51"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-0.11</w:t>
            </w:r>
          </w:p>
        </w:tc>
        <w:tc>
          <w:tcPr>
            <w:tcW w:w="0" w:type="auto"/>
            <w:vAlign w:val="center"/>
          </w:tcPr>
          <w:p w14:paraId="7C3E7B0D"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vAlign w:val="center"/>
          </w:tcPr>
          <w:p w14:paraId="04039FC2"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+0.19</w:t>
            </w:r>
          </w:p>
        </w:tc>
      </w:tr>
      <w:tr w:rsidR="00FE17AE" w:rsidRPr="00651BD5" w14:paraId="2E178263"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1969DF" w14:textId="77777777" w:rsidR="00FE17AE" w:rsidRPr="00651BD5" w:rsidRDefault="00FE17AE" w:rsidP="007E136D">
            <w:pPr>
              <w:spacing w:after="160" w:line="278" w:lineRule="auto"/>
              <w:rPr>
                <w:rFonts w:ascii="Arial" w:hAnsi="Arial" w:cs="Arial"/>
                <w:lang w:val="es-419"/>
              </w:rPr>
            </w:pPr>
            <w:proofErr w:type="spellStart"/>
            <w:r w:rsidRPr="00B54372">
              <w:rPr>
                <w:rFonts w:ascii="Arial" w:hAnsi="Arial" w:cs="Arial"/>
                <w:lang w:val="es-419"/>
              </w:rPr>
              <w:t>Confidence</w:t>
            </w:r>
            <w:proofErr w:type="spellEnd"/>
            <w:r w:rsidRPr="00B54372">
              <w:rPr>
                <w:rFonts w:ascii="Arial" w:hAnsi="Arial" w:cs="Arial"/>
                <w:lang w:val="es-419"/>
              </w:rPr>
              <w:t xml:space="preserve"> </w:t>
            </w:r>
            <w:proofErr w:type="spellStart"/>
            <w:r w:rsidRPr="00B54372">
              <w:rPr>
                <w:rFonts w:ascii="Arial" w:hAnsi="Arial" w:cs="Arial"/>
                <w:lang w:val="es-419"/>
              </w:rPr>
              <w:t>Level</w:t>
            </w:r>
            <w:proofErr w:type="spellEnd"/>
          </w:p>
        </w:tc>
        <w:tc>
          <w:tcPr>
            <w:tcW w:w="0" w:type="auto"/>
            <w:vAlign w:val="center"/>
          </w:tcPr>
          <w:p w14:paraId="4FFF4B21" w14:textId="77777777" w:rsidR="00FE17AE" w:rsidRPr="00651BD5"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+0.81*</w:t>
            </w:r>
          </w:p>
        </w:tc>
        <w:tc>
          <w:tcPr>
            <w:tcW w:w="0" w:type="auto"/>
            <w:vAlign w:val="center"/>
          </w:tcPr>
          <w:p w14:paraId="0FF216E5" w14:textId="77777777" w:rsidR="00FE17AE" w:rsidRPr="00651BD5"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+0.44*</w:t>
            </w:r>
          </w:p>
        </w:tc>
        <w:tc>
          <w:tcPr>
            <w:tcW w:w="0" w:type="auto"/>
            <w:vAlign w:val="center"/>
          </w:tcPr>
          <w:p w14:paraId="556503DD" w14:textId="77777777" w:rsidR="00FE17AE" w:rsidRPr="00651BD5"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vAlign w:val="center"/>
          </w:tcPr>
          <w:p w14:paraId="1F5229BA" w14:textId="77777777" w:rsidR="00FE17AE" w:rsidRPr="00651BD5" w:rsidRDefault="00FE17AE"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54372">
              <w:rPr>
                <w:rFonts w:ascii="Arial" w:hAnsi="Arial" w:cs="Arial"/>
                <w:lang w:val="es-419"/>
              </w:rPr>
              <w:t>+0.16</w:t>
            </w:r>
          </w:p>
        </w:tc>
      </w:tr>
      <w:tr w:rsidR="00FE17AE" w:rsidRPr="00651BD5" w14:paraId="051316BD" w14:textId="77777777" w:rsidTr="007E136D">
        <w:tc>
          <w:tcPr>
            <w:cnfStyle w:val="001000000000" w:firstRow="0" w:lastRow="0" w:firstColumn="1" w:lastColumn="0" w:oddVBand="0" w:evenVBand="0" w:oddHBand="0" w:evenHBand="0" w:firstRowFirstColumn="0" w:firstRowLastColumn="0" w:lastRowFirstColumn="0" w:lastRowLastColumn="0"/>
            <w:tcW w:w="0" w:type="auto"/>
            <w:vAlign w:val="center"/>
          </w:tcPr>
          <w:p w14:paraId="56F1E42F" w14:textId="77777777" w:rsidR="00FE17AE" w:rsidRPr="00651BD5" w:rsidRDefault="00FE17AE" w:rsidP="007E136D">
            <w:pPr>
              <w:spacing w:after="160" w:line="278" w:lineRule="auto"/>
              <w:rPr>
                <w:rFonts w:ascii="Arial" w:hAnsi="Arial" w:cs="Arial"/>
                <w:lang w:val="es-419"/>
              </w:rPr>
            </w:pPr>
            <w:proofErr w:type="spellStart"/>
            <w:r w:rsidRPr="00B54372">
              <w:rPr>
                <w:rFonts w:ascii="Arial" w:hAnsi="Arial" w:cs="Arial"/>
                <w:lang w:val="es-419"/>
              </w:rPr>
              <w:t>Task</w:t>
            </w:r>
            <w:proofErr w:type="spellEnd"/>
            <w:r w:rsidRPr="00B54372">
              <w:rPr>
                <w:rFonts w:ascii="Arial" w:hAnsi="Arial" w:cs="Arial"/>
                <w:lang w:val="es-419"/>
              </w:rPr>
              <w:t xml:space="preserve"> </w:t>
            </w:r>
            <w:proofErr w:type="spellStart"/>
            <w:r w:rsidRPr="00B54372">
              <w:rPr>
                <w:rFonts w:ascii="Arial" w:hAnsi="Arial" w:cs="Arial"/>
                <w:lang w:val="es-419"/>
              </w:rPr>
              <w:t>Pressure</w:t>
            </w:r>
            <w:proofErr w:type="spellEnd"/>
          </w:p>
        </w:tc>
        <w:tc>
          <w:tcPr>
            <w:tcW w:w="0" w:type="auto"/>
            <w:vAlign w:val="center"/>
          </w:tcPr>
          <w:p w14:paraId="18CBBF36"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-0.53</w:t>
            </w:r>
          </w:p>
        </w:tc>
        <w:tc>
          <w:tcPr>
            <w:tcW w:w="0" w:type="auto"/>
            <w:vAlign w:val="center"/>
          </w:tcPr>
          <w:p w14:paraId="5B732FD1"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-0.21</w:t>
            </w:r>
          </w:p>
        </w:tc>
        <w:tc>
          <w:tcPr>
            <w:tcW w:w="0" w:type="auto"/>
            <w:vAlign w:val="center"/>
          </w:tcPr>
          <w:p w14:paraId="6CFE3D6A"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54372">
              <w:rPr>
                <w:rFonts w:ascii="Arial" w:hAnsi="Arial" w:cs="Arial"/>
                <w:lang w:val="es-419"/>
              </w:rPr>
              <w:t>Insufficient</w:t>
            </w:r>
            <w:proofErr w:type="spellEnd"/>
            <w:r w:rsidRPr="00B54372">
              <w:rPr>
                <w:rFonts w:ascii="Arial" w:hAnsi="Arial" w:cs="Arial"/>
                <w:lang w:val="es-419"/>
              </w:rPr>
              <w:t xml:space="preserve"> data</w:t>
            </w:r>
          </w:p>
        </w:tc>
        <w:tc>
          <w:tcPr>
            <w:tcW w:w="0" w:type="auto"/>
            <w:vAlign w:val="center"/>
          </w:tcPr>
          <w:p w14:paraId="7086F933" w14:textId="77777777" w:rsidR="00FE17AE" w:rsidRPr="00651BD5" w:rsidRDefault="00FE17AE"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54372">
              <w:rPr>
                <w:rFonts w:ascii="Arial" w:hAnsi="Arial" w:cs="Arial"/>
                <w:lang w:val="es-419"/>
              </w:rPr>
              <w:t>-0.13</w:t>
            </w:r>
          </w:p>
        </w:tc>
      </w:tr>
    </w:tbl>
    <w:p w14:paraId="485BF1DA" w14:textId="77777777" w:rsidR="00FE17AE" w:rsidRPr="00B54372" w:rsidRDefault="00FE17AE" w:rsidP="00FE17AE">
      <w:pPr>
        <w:spacing w:after="160" w:line="278" w:lineRule="auto"/>
        <w:rPr>
          <w:rFonts w:ascii="Arial" w:hAnsi="Arial" w:cs="Arial"/>
          <w:lang w:val="es-419"/>
        </w:rPr>
      </w:pPr>
      <w:r w:rsidRPr="00B54372">
        <w:rPr>
          <w:rFonts w:ascii="Arial" w:hAnsi="Arial" w:cs="Arial"/>
          <w:lang w:val="es-419"/>
        </w:rPr>
        <w:t>*</w:t>
      </w:r>
      <w:proofErr w:type="spellStart"/>
      <w:r w:rsidRPr="00B54372">
        <w:rPr>
          <w:rFonts w:ascii="Arial" w:hAnsi="Arial" w:cs="Arial"/>
          <w:lang w:val="es-419"/>
        </w:rPr>
        <w:t>Statistically</w:t>
      </w:r>
      <w:proofErr w:type="spellEnd"/>
      <w:r w:rsidRPr="00B54372">
        <w:rPr>
          <w:rFonts w:ascii="Arial" w:hAnsi="Arial" w:cs="Arial"/>
          <w:lang w:val="es-419"/>
        </w:rPr>
        <w:t xml:space="preserve"> </w:t>
      </w:r>
      <w:proofErr w:type="spellStart"/>
      <w:r w:rsidRPr="00B54372">
        <w:rPr>
          <w:rFonts w:ascii="Arial" w:hAnsi="Arial" w:cs="Arial"/>
          <w:lang w:val="es-419"/>
        </w:rPr>
        <w:t>significant</w:t>
      </w:r>
      <w:proofErr w:type="spellEnd"/>
      <w:r w:rsidRPr="00B54372">
        <w:rPr>
          <w:rFonts w:ascii="Arial" w:hAnsi="Arial" w:cs="Arial"/>
          <w:lang w:val="es-419"/>
        </w:rPr>
        <w:t xml:space="preserve"> at p&lt;0.05</w:t>
      </w:r>
    </w:p>
    <w:p w14:paraId="0A5A23F2" w14:textId="77777777" w:rsidR="00FE17AE" w:rsidRPr="00B54372" w:rsidRDefault="00FE17AE" w:rsidP="00FE17AE">
      <w:pPr>
        <w:spacing w:after="160" w:line="278" w:lineRule="auto"/>
        <w:rPr>
          <w:rFonts w:ascii="Arial" w:hAnsi="Arial" w:cs="Arial"/>
          <w:sz w:val="24"/>
          <w:szCs w:val="24"/>
          <w:lang w:val="en-US"/>
        </w:rPr>
      </w:pPr>
      <w:r w:rsidRPr="00B54372">
        <w:rPr>
          <w:rFonts w:ascii="Arial" w:hAnsi="Arial" w:cs="Arial"/>
          <w:sz w:val="24"/>
          <w:szCs w:val="24"/>
          <w:lang w:val="en-US"/>
        </w:rPr>
        <w:t>Our analysis reveals several</w:t>
      </w:r>
      <w:r>
        <w:rPr>
          <w:rFonts w:ascii="Arial" w:hAnsi="Arial" w:cs="Arial"/>
          <w:sz w:val="24"/>
          <w:szCs w:val="24"/>
          <w:lang w:val="en-US"/>
        </w:rPr>
        <w:t xml:space="preserve"> interesting</w:t>
      </w:r>
      <w:r w:rsidRPr="00B54372">
        <w:rPr>
          <w:rFonts w:ascii="Arial" w:hAnsi="Arial" w:cs="Arial"/>
          <w:sz w:val="24"/>
          <w:szCs w:val="24"/>
          <w:lang w:val="en-US"/>
        </w:rPr>
        <w:t xml:space="preserve"> patterns in how remote work affects different gender-leadership combinations:</w:t>
      </w:r>
    </w:p>
    <w:p w14:paraId="3F21B608" w14:textId="77777777" w:rsidR="00FE17AE" w:rsidRPr="00B54372" w:rsidRDefault="00FE17AE" w:rsidP="003A1AEA">
      <w:pPr>
        <w:numPr>
          <w:ilvl w:val="0"/>
          <w:numId w:val="3"/>
        </w:numPr>
        <w:spacing w:after="160" w:line="278" w:lineRule="auto"/>
        <w:rPr>
          <w:rFonts w:ascii="Arial" w:hAnsi="Arial" w:cs="Arial"/>
          <w:sz w:val="24"/>
          <w:szCs w:val="24"/>
          <w:lang w:val="en-US"/>
        </w:rPr>
      </w:pPr>
      <w:r w:rsidRPr="00B54372">
        <w:rPr>
          <w:rFonts w:ascii="Arial" w:hAnsi="Arial" w:cs="Arial"/>
          <w:b/>
          <w:bCs/>
          <w:sz w:val="24"/>
          <w:szCs w:val="24"/>
          <w:lang w:val="en-US"/>
        </w:rPr>
        <w:t>Male Managers</w:t>
      </w:r>
      <w:r w:rsidRPr="00B54372">
        <w:rPr>
          <w:rFonts w:ascii="Arial" w:hAnsi="Arial" w:cs="Arial"/>
          <w:sz w:val="24"/>
          <w:szCs w:val="24"/>
          <w:lang w:val="en-US"/>
        </w:rPr>
        <w:t xml:space="preserve"> experience the strongest positive effects from remote work across nearly all metrics. For this group, remote work is associated with substantial improvements in performance (+0.97 points), team productivity (+1.47 points), and team milestones (+1.36 points). They also report the largest increases in motivation (+1.25 points) and work enjoyment (+1.31 points). These effects are statistically significant and notably stronger than those observed in other groups.</w:t>
      </w:r>
    </w:p>
    <w:p w14:paraId="0B5136D0" w14:textId="77777777" w:rsidR="00FE17AE" w:rsidRPr="00B54372" w:rsidRDefault="00FE17AE" w:rsidP="003A1AEA">
      <w:pPr>
        <w:numPr>
          <w:ilvl w:val="0"/>
          <w:numId w:val="3"/>
        </w:numPr>
        <w:spacing w:after="160" w:line="278" w:lineRule="auto"/>
        <w:rPr>
          <w:rFonts w:ascii="Arial" w:hAnsi="Arial" w:cs="Arial"/>
          <w:sz w:val="24"/>
          <w:szCs w:val="24"/>
          <w:lang w:val="en-US"/>
        </w:rPr>
      </w:pPr>
      <w:r w:rsidRPr="00B54372">
        <w:rPr>
          <w:rFonts w:ascii="Arial" w:hAnsi="Arial" w:cs="Arial"/>
          <w:b/>
          <w:bCs/>
          <w:sz w:val="24"/>
          <w:szCs w:val="24"/>
          <w:lang w:val="en-US"/>
        </w:rPr>
        <w:t xml:space="preserve">Male </w:t>
      </w:r>
      <w:r>
        <w:rPr>
          <w:rFonts w:ascii="Arial" w:hAnsi="Arial" w:cs="Arial"/>
          <w:b/>
          <w:bCs/>
          <w:sz w:val="24"/>
          <w:szCs w:val="24"/>
          <w:lang w:val="en-US"/>
        </w:rPr>
        <w:t>Individual contributors</w:t>
      </w:r>
      <w:r w:rsidRPr="00B54372">
        <w:rPr>
          <w:rFonts w:ascii="Arial" w:hAnsi="Arial" w:cs="Arial"/>
          <w:sz w:val="24"/>
          <w:szCs w:val="24"/>
          <w:lang w:val="en-US"/>
        </w:rPr>
        <w:t xml:space="preserve"> show moderate positive effects from remote work, with significant improvements in performance (+0.48 points), team productivity (+0.40 points), work enjoyment (+0.48 points), and creativity (+0.41 points). While beneficial, these effects are consistently smaller in magnitude compared to those for male managers.</w:t>
      </w:r>
    </w:p>
    <w:p w14:paraId="45B07E3D" w14:textId="77777777" w:rsidR="00FE17AE" w:rsidRPr="00B54372" w:rsidRDefault="00FE17AE" w:rsidP="003A1AEA">
      <w:pPr>
        <w:numPr>
          <w:ilvl w:val="0"/>
          <w:numId w:val="3"/>
        </w:numPr>
        <w:spacing w:after="160" w:line="278" w:lineRule="auto"/>
        <w:rPr>
          <w:rFonts w:ascii="Arial" w:hAnsi="Arial" w:cs="Arial"/>
          <w:sz w:val="24"/>
          <w:szCs w:val="24"/>
          <w:lang w:val="en-US"/>
        </w:rPr>
      </w:pPr>
      <w:r w:rsidRPr="00B54372">
        <w:rPr>
          <w:rFonts w:ascii="Arial" w:hAnsi="Arial" w:cs="Arial"/>
          <w:b/>
          <w:bCs/>
          <w:sz w:val="24"/>
          <w:szCs w:val="24"/>
          <w:lang w:val="en-US"/>
        </w:rPr>
        <w:lastRenderedPageBreak/>
        <w:t xml:space="preserve">Female </w:t>
      </w:r>
      <w:r>
        <w:rPr>
          <w:rFonts w:ascii="Arial" w:hAnsi="Arial" w:cs="Arial"/>
          <w:b/>
          <w:bCs/>
          <w:sz w:val="24"/>
          <w:szCs w:val="24"/>
          <w:lang w:val="en-US"/>
        </w:rPr>
        <w:t>Individual contributors</w:t>
      </w:r>
      <w:r w:rsidRPr="00B54372">
        <w:rPr>
          <w:rFonts w:ascii="Arial" w:hAnsi="Arial" w:cs="Arial"/>
          <w:sz w:val="24"/>
          <w:szCs w:val="24"/>
          <w:lang w:val="en-US"/>
        </w:rPr>
        <w:t xml:space="preserve"> show mixed but generally positive effects from remote work. Their improvements in performance (+0.13 points), creativity (+0.34 points), and work-life balance (+0.41 points) are modest and not statistically significant. Interestingly, this is the only group showing a negative effect on team productivity (-0.22 points), suggesting potential challenges with team collaboration in remote settings.</w:t>
      </w:r>
    </w:p>
    <w:p w14:paraId="116A219F" w14:textId="760A4890" w:rsidR="00FE17AE" w:rsidRPr="00B24507" w:rsidRDefault="00FE17AE" w:rsidP="003A1AEA">
      <w:pPr>
        <w:numPr>
          <w:ilvl w:val="0"/>
          <w:numId w:val="3"/>
        </w:numPr>
        <w:spacing w:after="160" w:line="278" w:lineRule="auto"/>
        <w:rPr>
          <w:rFonts w:ascii="Arial" w:hAnsi="Arial" w:cs="Arial"/>
          <w:sz w:val="24"/>
          <w:szCs w:val="24"/>
          <w:lang w:val="en-US"/>
        </w:rPr>
      </w:pPr>
      <w:r w:rsidRPr="00B54372">
        <w:rPr>
          <w:rFonts w:ascii="Arial" w:hAnsi="Arial" w:cs="Arial"/>
          <w:b/>
          <w:bCs/>
          <w:sz w:val="24"/>
          <w:szCs w:val="24"/>
          <w:lang w:val="en-US"/>
        </w:rPr>
        <w:t>Female Managers</w:t>
      </w:r>
      <w:r w:rsidRPr="00B54372">
        <w:rPr>
          <w:rFonts w:ascii="Arial" w:hAnsi="Arial" w:cs="Arial"/>
          <w:sz w:val="24"/>
          <w:szCs w:val="24"/>
          <w:lang w:val="en-US"/>
        </w:rPr>
        <w:t xml:space="preserve"> had insufficient data for reliable statistical analysis, highlighting a gap in our understanding of how remote work affects women in leadership positions.</w:t>
      </w:r>
    </w:p>
    <w:p w14:paraId="434E71B7" w14:textId="67DDD9F5" w:rsidR="00EE37DF" w:rsidRPr="00646645" w:rsidRDefault="00747507" w:rsidP="00EE37DF">
      <w:pPr>
        <w:spacing w:after="160" w:line="278" w:lineRule="auto"/>
        <w:rPr>
          <w:rFonts w:ascii="Arial" w:hAnsi="Arial" w:cs="Arial"/>
          <w:b/>
          <w:bCs/>
          <w:sz w:val="24"/>
          <w:szCs w:val="24"/>
          <w:lang w:val="en-US"/>
        </w:rPr>
      </w:pPr>
      <w:r>
        <w:rPr>
          <w:rFonts w:ascii="Arial" w:hAnsi="Arial" w:cs="Arial"/>
          <w:b/>
          <w:bCs/>
          <w:sz w:val="24"/>
          <w:szCs w:val="24"/>
          <w:lang w:val="en-US"/>
        </w:rPr>
        <w:t>4</w:t>
      </w:r>
      <w:r w:rsidR="00EE37DF" w:rsidRPr="1F1470BD">
        <w:rPr>
          <w:rFonts w:ascii="Arial" w:hAnsi="Arial" w:cs="Arial"/>
          <w:b/>
          <w:bCs/>
          <w:sz w:val="24"/>
          <w:szCs w:val="24"/>
          <w:lang w:val="en-US"/>
        </w:rPr>
        <w:t>.3</w:t>
      </w:r>
      <w:r>
        <w:rPr>
          <w:rFonts w:ascii="Arial" w:hAnsi="Arial" w:cs="Arial"/>
          <w:b/>
          <w:bCs/>
          <w:sz w:val="24"/>
          <w:szCs w:val="24"/>
          <w:lang w:val="en-US"/>
        </w:rPr>
        <w:t>.</w:t>
      </w:r>
      <w:r w:rsidR="007D24AA">
        <w:rPr>
          <w:rFonts w:ascii="Arial" w:hAnsi="Arial" w:cs="Arial"/>
          <w:b/>
          <w:bCs/>
          <w:sz w:val="24"/>
          <w:szCs w:val="24"/>
          <w:lang w:val="en-US"/>
        </w:rPr>
        <w:t>2</w:t>
      </w:r>
      <w:r w:rsidR="00EE37DF" w:rsidRPr="1F1470BD">
        <w:rPr>
          <w:rFonts w:ascii="Arial" w:hAnsi="Arial" w:cs="Arial"/>
          <w:b/>
          <w:bCs/>
          <w:sz w:val="24"/>
          <w:szCs w:val="24"/>
          <w:lang w:val="en-US"/>
        </w:rPr>
        <w:t xml:space="preserve"> Country Analysis</w:t>
      </w:r>
    </w:p>
    <w:p w14:paraId="3C1EB808" w14:textId="77777777" w:rsidR="007D24AA" w:rsidRPr="007D24AA" w:rsidRDefault="007D24AA" w:rsidP="007D24AA">
      <w:pPr>
        <w:spacing w:after="160" w:line="278" w:lineRule="auto"/>
        <w:rPr>
          <w:rFonts w:ascii="Arial" w:hAnsi="Arial" w:cs="Arial"/>
          <w:sz w:val="24"/>
          <w:szCs w:val="24"/>
          <w:lang w:val="en-US"/>
        </w:rPr>
      </w:pPr>
      <w:r w:rsidRPr="007D24AA">
        <w:rPr>
          <w:rFonts w:ascii="Arial" w:hAnsi="Arial" w:cs="Arial"/>
          <w:sz w:val="24"/>
          <w:szCs w:val="24"/>
          <w:lang w:val="en-US"/>
        </w:rPr>
        <w:t xml:space="preserve">Role-based differences manifest differently across </w:t>
      </w:r>
      <w:proofErr w:type="spellStart"/>
      <w:r w:rsidRPr="007D24AA">
        <w:rPr>
          <w:rFonts w:ascii="Arial" w:hAnsi="Arial" w:cs="Arial"/>
          <w:sz w:val="24"/>
          <w:szCs w:val="24"/>
          <w:lang w:val="en-US"/>
        </w:rPr>
        <w:t>Iberoamerican</w:t>
      </w:r>
      <w:proofErr w:type="spellEnd"/>
      <w:r w:rsidRPr="007D24AA">
        <w:rPr>
          <w:rFonts w:ascii="Arial" w:hAnsi="Arial" w:cs="Arial"/>
          <w:sz w:val="24"/>
          <w:szCs w:val="24"/>
          <w:lang w:val="en-US"/>
        </w:rPr>
        <w:t xml:space="preserve"> countries:</w:t>
      </w:r>
    </w:p>
    <w:p w14:paraId="0186D64A" w14:textId="77777777" w:rsidR="007D24AA" w:rsidRPr="007D24AA" w:rsidRDefault="007D24AA" w:rsidP="007D24AA">
      <w:pPr>
        <w:spacing w:after="160" w:line="278" w:lineRule="auto"/>
        <w:rPr>
          <w:rFonts w:ascii="Arial" w:hAnsi="Arial" w:cs="Arial"/>
          <w:sz w:val="24"/>
          <w:szCs w:val="24"/>
          <w:lang w:val="en-US"/>
        </w:rPr>
      </w:pPr>
      <w:r w:rsidRPr="007D24AA">
        <w:rPr>
          <w:rFonts w:ascii="Arial" w:hAnsi="Arial" w:cs="Arial"/>
          <w:b/>
          <w:bCs/>
          <w:sz w:val="24"/>
          <w:szCs w:val="24"/>
          <w:lang w:val="en-US"/>
        </w:rPr>
        <w:t>Spain:</w:t>
      </w:r>
      <w:r w:rsidRPr="007D24AA">
        <w:rPr>
          <w:rFonts w:ascii="Arial" w:hAnsi="Arial" w:cs="Arial"/>
          <w:sz w:val="24"/>
          <w:szCs w:val="24"/>
          <w:lang w:val="en-US"/>
        </w:rPr>
        <w:t xml:space="preserve"> Managers show particularly strong performance benefits (+0.50 points significant effect), while individual contributors show more modest gains.</w:t>
      </w:r>
    </w:p>
    <w:p w14:paraId="2CD77E05" w14:textId="77777777" w:rsidR="007D24AA" w:rsidRPr="007D24AA" w:rsidRDefault="007D24AA" w:rsidP="007D24AA">
      <w:pPr>
        <w:spacing w:after="160" w:line="278" w:lineRule="auto"/>
        <w:rPr>
          <w:rFonts w:ascii="Arial" w:hAnsi="Arial" w:cs="Arial"/>
          <w:sz w:val="24"/>
          <w:szCs w:val="24"/>
          <w:lang w:val="en-US"/>
        </w:rPr>
      </w:pPr>
      <w:r w:rsidRPr="007D24AA">
        <w:rPr>
          <w:rFonts w:ascii="Arial" w:hAnsi="Arial" w:cs="Arial"/>
          <w:b/>
          <w:bCs/>
          <w:sz w:val="24"/>
          <w:szCs w:val="24"/>
          <w:lang w:val="en-US"/>
        </w:rPr>
        <w:t>Mexico:</w:t>
      </w:r>
      <w:r w:rsidRPr="007D24AA">
        <w:rPr>
          <w:rFonts w:ascii="Arial" w:hAnsi="Arial" w:cs="Arial"/>
          <w:sz w:val="24"/>
          <w:szCs w:val="24"/>
          <w:lang w:val="en-US"/>
        </w:rPr>
        <w:t xml:space="preserve"> Both roles benefit from remote work, but managers show stronger motivation improvements (+0.80 points significant for overall sample, with managers driving this effect).</w:t>
      </w:r>
    </w:p>
    <w:p w14:paraId="620A54F1" w14:textId="77777777" w:rsidR="007D24AA" w:rsidRPr="007D24AA" w:rsidRDefault="007D24AA" w:rsidP="007D24AA">
      <w:pPr>
        <w:spacing w:after="160" w:line="278" w:lineRule="auto"/>
        <w:rPr>
          <w:rFonts w:ascii="Arial" w:hAnsi="Arial" w:cs="Arial"/>
          <w:sz w:val="24"/>
          <w:szCs w:val="24"/>
          <w:lang w:val="en-US"/>
        </w:rPr>
      </w:pPr>
      <w:r w:rsidRPr="007D24AA">
        <w:rPr>
          <w:rFonts w:ascii="Arial" w:hAnsi="Arial" w:cs="Arial"/>
          <w:b/>
          <w:bCs/>
          <w:sz w:val="24"/>
          <w:szCs w:val="24"/>
          <w:lang w:val="en-US"/>
        </w:rPr>
        <w:t>Argentina and Colombia:</w:t>
      </w:r>
      <w:r w:rsidRPr="007D24AA">
        <w:rPr>
          <w:rFonts w:ascii="Arial" w:hAnsi="Arial" w:cs="Arial"/>
          <w:sz w:val="24"/>
          <w:szCs w:val="24"/>
          <w:lang w:val="en-US"/>
        </w:rPr>
        <w:t xml:space="preserve"> Limited sample sizes within role categories prevent definitive conclusions, but trends suggest similar patterns of stronger managerial benefits.</w:t>
      </w:r>
    </w:p>
    <w:p w14:paraId="5D04CD4E" w14:textId="77777777" w:rsidR="00085117" w:rsidRPr="00FC650E" w:rsidRDefault="00085117" w:rsidP="00FC650E">
      <w:pPr>
        <w:autoSpaceDE w:val="0"/>
        <w:autoSpaceDN w:val="0"/>
        <w:adjustRightInd w:val="0"/>
        <w:spacing w:after="0" w:line="240" w:lineRule="auto"/>
        <w:jc w:val="both"/>
        <w:rPr>
          <w:rFonts w:ascii="Arial" w:hAnsi="Arial" w:cs="Arial"/>
          <w:b/>
          <w:bCs/>
          <w:sz w:val="24"/>
          <w:szCs w:val="24"/>
          <w:lang w:val="en-US"/>
        </w:rPr>
      </w:pPr>
    </w:p>
    <w:p w14:paraId="5A9B5A9D" w14:textId="09ED8F31" w:rsidR="004976BA" w:rsidRPr="004976BA" w:rsidRDefault="004B0324" w:rsidP="004976BA">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4</w:t>
      </w:r>
      <w:r w:rsidR="004976BA" w:rsidRPr="004976BA">
        <w:rPr>
          <w:rFonts w:ascii="Arial" w:hAnsi="Arial" w:cs="Arial"/>
          <w:b/>
          <w:bCs/>
          <w:sz w:val="24"/>
          <w:szCs w:val="24"/>
          <w:lang w:val="en-US"/>
        </w:rPr>
        <w:t>.</w:t>
      </w:r>
      <w:r>
        <w:rPr>
          <w:rFonts w:ascii="Arial" w:hAnsi="Arial" w:cs="Arial"/>
          <w:b/>
          <w:bCs/>
          <w:sz w:val="24"/>
          <w:szCs w:val="24"/>
          <w:lang w:val="en-US"/>
        </w:rPr>
        <w:t>4</w:t>
      </w:r>
      <w:r w:rsidR="004976BA" w:rsidRPr="004976BA">
        <w:rPr>
          <w:rFonts w:ascii="Arial" w:hAnsi="Arial" w:cs="Arial"/>
          <w:b/>
          <w:bCs/>
          <w:sz w:val="24"/>
          <w:szCs w:val="24"/>
          <w:lang w:val="en-US"/>
        </w:rPr>
        <w:t xml:space="preserve"> Summary of Key Findings</w:t>
      </w:r>
    </w:p>
    <w:p w14:paraId="14F027DB" w14:textId="77777777" w:rsidR="004976BA" w:rsidRPr="004976BA" w:rsidRDefault="004976BA" w:rsidP="00541FCE">
      <w:p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Our comprehensive analysis of remote work's impact on software developers reveals several important patterns:</w:t>
      </w:r>
    </w:p>
    <w:p w14:paraId="5C35C8D6" w14:textId="77777777" w:rsidR="004976BA" w:rsidRPr="004976BA" w:rsidRDefault="004976BA" w:rsidP="003A1AEA">
      <w:pPr>
        <w:numPr>
          <w:ilvl w:val="0"/>
          <w:numId w:val="4"/>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b/>
          <w:bCs/>
          <w:sz w:val="24"/>
          <w:szCs w:val="24"/>
          <w:lang w:val="en-US"/>
        </w:rPr>
        <w:t>Overall Positive Impact:</w:t>
      </w:r>
      <w:r w:rsidRPr="004976BA">
        <w:rPr>
          <w:rFonts w:ascii="Arial" w:hAnsi="Arial" w:cs="Arial"/>
          <w:sz w:val="24"/>
          <w:szCs w:val="24"/>
          <w:lang w:val="en-US"/>
        </w:rPr>
        <w:t xml:space="preserve"> Remote work is generally associated with positive outcomes across multiple metrics, with high remote work participants reporting better performance, motivation, work enjoyment, and creativity compared to low remote work participants.</w:t>
      </w:r>
    </w:p>
    <w:p w14:paraId="16669023" w14:textId="033F71EE" w:rsidR="004976BA" w:rsidRPr="004976BA" w:rsidRDefault="004976BA" w:rsidP="003A1AEA">
      <w:pPr>
        <w:numPr>
          <w:ilvl w:val="0"/>
          <w:numId w:val="4"/>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b/>
          <w:bCs/>
          <w:sz w:val="24"/>
          <w:szCs w:val="24"/>
          <w:lang w:val="en-US"/>
        </w:rPr>
        <w:t>Leadership Role Differences:</w:t>
      </w:r>
      <w:r w:rsidRPr="004976BA">
        <w:rPr>
          <w:rFonts w:ascii="Arial" w:hAnsi="Arial" w:cs="Arial"/>
          <w:sz w:val="24"/>
          <w:szCs w:val="24"/>
          <w:lang w:val="en-US"/>
        </w:rPr>
        <w:t xml:space="preserve"> Managers and </w:t>
      </w:r>
      <w:r w:rsidR="00C31995">
        <w:rPr>
          <w:rFonts w:ascii="Arial" w:hAnsi="Arial" w:cs="Arial"/>
          <w:sz w:val="24"/>
          <w:szCs w:val="24"/>
          <w:lang w:val="en-US"/>
        </w:rPr>
        <w:t>individual contributors</w:t>
      </w:r>
      <w:r w:rsidRPr="004976BA">
        <w:rPr>
          <w:rFonts w:ascii="Arial" w:hAnsi="Arial" w:cs="Arial"/>
          <w:sz w:val="24"/>
          <w:szCs w:val="24"/>
          <w:lang w:val="en-US"/>
        </w:rPr>
        <w:t xml:space="preserve"> experience remote work differently: </w:t>
      </w:r>
    </w:p>
    <w:p w14:paraId="77B452BF" w14:textId="77777777" w:rsidR="004976BA" w:rsidRPr="004976BA" w:rsidRDefault="004976BA" w:rsidP="003A1AEA">
      <w:pPr>
        <w:numPr>
          <w:ilvl w:val="1"/>
          <w:numId w:val="17"/>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Managers experience more substantial benefits in team productivity, team milestones, and motivation</w:t>
      </w:r>
    </w:p>
    <w:p w14:paraId="5BD766E4" w14:textId="77777777" w:rsidR="004976BA" w:rsidRPr="004976BA" w:rsidRDefault="004976BA" w:rsidP="003A1AEA">
      <w:pPr>
        <w:numPr>
          <w:ilvl w:val="1"/>
          <w:numId w:val="17"/>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Managers also report reduced frustration and task pressure in high remote work settings</w:t>
      </w:r>
    </w:p>
    <w:p w14:paraId="71931C41" w14:textId="5D87F6F2" w:rsidR="004976BA" w:rsidRPr="004976BA" w:rsidRDefault="00C31995" w:rsidP="003A1AEA">
      <w:pPr>
        <w:numPr>
          <w:ilvl w:val="1"/>
          <w:numId w:val="17"/>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Individual contributors</w:t>
      </w:r>
      <w:r w:rsidR="004976BA" w:rsidRPr="004976BA">
        <w:rPr>
          <w:rFonts w:ascii="Arial" w:hAnsi="Arial" w:cs="Arial"/>
          <w:sz w:val="24"/>
          <w:szCs w:val="24"/>
          <w:lang w:val="en-US"/>
        </w:rPr>
        <w:t xml:space="preserve"> see more modest benefits in performance and creativity</w:t>
      </w:r>
    </w:p>
    <w:p w14:paraId="33AFEB3E" w14:textId="28846A9D" w:rsidR="004976BA" w:rsidRPr="004976BA" w:rsidRDefault="004976BA" w:rsidP="003A1AEA">
      <w:pPr>
        <w:numPr>
          <w:ilvl w:val="1"/>
          <w:numId w:val="17"/>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 xml:space="preserve">Coordination issues show opposite effects: </w:t>
      </w:r>
      <w:proofErr w:type="spellStart"/>
      <w:r w:rsidRPr="004976BA">
        <w:rPr>
          <w:rFonts w:ascii="Arial" w:hAnsi="Arial" w:cs="Arial"/>
          <w:sz w:val="24"/>
          <w:szCs w:val="24"/>
          <w:lang w:val="en-US"/>
        </w:rPr>
        <w:t>managers</w:t>
      </w:r>
      <w:proofErr w:type="spellEnd"/>
      <w:r w:rsidRPr="004976BA">
        <w:rPr>
          <w:rFonts w:ascii="Arial" w:hAnsi="Arial" w:cs="Arial"/>
          <w:sz w:val="24"/>
          <w:szCs w:val="24"/>
          <w:lang w:val="en-US"/>
        </w:rPr>
        <w:t xml:space="preserve"> report fewer issues with high remote work, while </w:t>
      </w:r>
      <w:r w:rsidR="00C31995">
        <w:rPr>
          <w:rFonts w:ascii="Arial" w:hAnsi="Arial" w:cs="Arial"/>
          <w:sz w:val="24"/>
          <w:szCs w:val="24"/>
          <w:lang w:val="en-US"/>
        </w:rPr>
        <w:t>individual contributors</w:t>
      </w:r>
      <w:r w:rsidRPr="004976BA">
        <w:rPr>
          <w:rFonts w:ascii="Arial" w:hAnsi="Arial" w:cs="Arial"/>
          <w:sz w:val="24"/>
          <w:szCs w:val="24"/>
          <w:lang w:val="en-US"/>
        </w:rPr>
        <w:t xml:space="preserve"> report</w:t>
      </w:r>
      <w:r w:rsidR="00E63FF9">
        <w:rPr>
          <w:rFonts w:ascii="Arial" w:hAnsi="Arial" w:cs="Arial"/>
          <w:sz w:val="24"/>
          <w:szCs w:val="24"/>
          <w:lang w:val="en-US"/>
        </w:rPr>
        <w:t xml:space="preserve"> the same or</w:t>
      </w:r>
      <w:r w:rsidRPr="004976BA">
        <w:rPr>
          <w:rFonts w:ascii="Arial" w:hAnsi="Arial" w:cs="Arial"/>
          <w:sz w:val="24"/>
          <w:szCs w:val="24"/>
          <w:lang w:val="en-US"/>
        </w:rPr>
        <w:t xml:space="preserve"> more</w:t>
      </w:r>
    </w:p>
    <w:p w14:paraId="2D60783D" w14:textId="77777777" w:rsidR="004976BA" w:rsidRPr="004976BA" w:rsidRDefault="004976BA" w:rsidP="003A1AEA">
      <w:pPr>
        <w:numPr>
          <w:ilvl w:val="0"/>
          <w:numId w:val="4"/>
        </w:numPr>
        <w:autoSpaceDE w:val="0"/>
        <w:autoSpaceDN w:val="0"/>
        <w:adjustRightInd w:val="0"/>
        <w:spacing w:after="0" w:line="240" w:lineRule="auto"/>
        <w:jc w:val="both"/>
        <w:rPr>
          <w:rFonts w:ascii="Arial" w:hAnsi="Arial" w:cs="Arial"/>
          <w:b/>
          <w:bCs/>
          <w:sz w:val="24"/>
          <w:szCs w:val="24"/>
          <w:lang w:val="es-419"/>
        </w:rPr>
      </w:pPr>
      <w:r w:rsidRPr="004976BA">
        <w:rPr>
          <w:rFonts w:ascii="Arial" w:hAnsi="Arial" w:cs="Arial"/>
          <w:b/>
          <w:bCs/>
          <w:sz w:val="24"/>
          <w:szCs w:val="24"/>
          <w:lang w:val="es-419"/>
        </w:rPr>
        <w:t xml:space="preserve">Country </w:t>
      </w:r>
      <w:proofErr w:type="spellStart"/>
      <w:r w:rsidRPr="004976BA">
        <w:rPr>
          <w:rFonts w:ascii="Arial" w:hAnsi="Arial" w:cs="Arial"/>
          <w:b/>
          <w:bCs/>
          <w:sz w:val="24"/>
          <w:szCs w:val="24"/>
          <w:lang w:val="es-419"/>
        </w:rPr>
        <w:t>Differences</w:t>
      </w:r>
      <w:proofErr w:type="spellEnd"/>
      <w:r w:rsidRPr="004976BA">
        <w:rPr>
          <w:rFonts w:ascii="Arial" w:hAnsi="Arial" w:cs="Arial"/>
          <w:b/>
          <w:bCs/>
          <w:sz w:val="24"/>
          <w:szCs w:val="24"/>
          <w:lang w:val="es-419"/>
        </w:rPr>
        <w:t xml:space="preserve">: </w:t>
      </w:r>
    </w:p>
    <w:p w14:paraId="68F18F1B" w14:textId="503E3C1D" w:rsidR="004976BA" w:rsidRPr="004976BA" w:rsidRDefault="004976BA" w:rsidP="003A1AEA">
      <w:pPr>
        <w:numPr>
          <w:ilvl w:val="1"/>
          <w:numId w:val="16"/>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Spain shows significant improvements in performance with high remote work</w:t>
      </w:r>
      <w:r w:rsidR="004B3A14">
        <w:rPr>
          <w:rFonts w:ascii="Arial" w:hAnsi="Arial" w:cs="Arial"/>
          <w:sz w:val="24"/>
          <w:szCs w:val="24"/>
          <w:lang w:val="en-US"/>
        </w:rPr>
        <w:t xml:space="preserve">, </w:t>
      </w:r>
      <w:r w:rsidR="00B02F82">
        <w:rPr>
          <w:rFonts w:ascii="Arial" w:hAnsi="Arial" w:cs="Arial"/>
          <w:sz w:val="24"/>
          <w:szCs w:val="24"/>
          <w:lang w:val="en-US"/>
        </w:rPr>
        <w:t>especially</w:t>
      </w:r>
      <w:r w:rsidR="00CE2BB4">
        <w:rPr>
          <w:rFonts w:ascii="Arial" w:hAnsi="Arial" w:cs="Arial"/>
          <w:sz w:val="24"/>
          <w:szCs w:val="24"/>
          <w:lang w:val="en-US"/>
        </w:rPr>
        <w:t xml:space="preserve"> for Managerial roles</w:t>
      </w:r>
    </w:p>
    <w:p w14:paraId="160BDB93" w14:textId="17CF4541" w:rsidR="004976BA" w:rsidRPr="004976BA" w:rsidRDefault="004976BA" w:rsidP="003A1AEA">
      <w:pPr>
        <w:numPr>
          <w:ilvl w:val="1"/>
          <w:numId w:val="16"/>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lastRenderedPageBreak/>
        <w:t>Mexico shows significant improvements in motivation</w:t>
      </w:r>
      <w:r w:rsidR="00CE2BB4">
        <w:rPr>
          <w:rFonts w:ascii="Arial" w:hAnsi="Arial" w:cs="Arial"/>
          <w:sz w:val="24"/>
          <w:szCs w:val="24"/>
          <w:lang w:val="en-US"/>
        </w:rPr>
        <w:t xml:space="preserve"> for both Managerial and individual </w:t>
      </w:r>
      <w:r w:rsidR="00B02F82">
        <w:rPr>
          <w:rFonts w:ascii="Arial" w:hAnsi="Arial" w:cs="Arial"/>
          <w:sz w:val="24"/>
          <w:szCs w:val="24"/>
          <w:lang w:val="en-US"/>
        </w:rPr>
        <w:t>contributor’s</w:t>
      </w:r>
      <w:r w:rsidR="00CE2BB4">
        <w:rPr>
          <w:rFonts w:ascii="Arial" w:hAnsi="Arial" w:cs="Arial"/>
          <w:sz w:val="24"/>
          <w:szCs w:val="24"/>
          <w:lang w:val="en-US"/>
        </w:rPr>
        <w:t xml:space="preserve"> roles</w:t>
      </w:r>
    </w:p>
    <w:p w14:paraId="12A856F3" w14:textId="77777777" w:rsidR="004976BA" w:rsidRPr="004976BA" w:rsidRDefault="004976BA" w:rsidP="003A1AEA">
      <w:pPr>
        <w:numPr>
          <w:ilvl w:val="0"/>
          <w:numId w:val="4"/>
        </w:numPr>
        <w:autoSpaceDE w:val="0"/>
        <w:autoSpaceDN w:val="0"/>
        <w:adjustRightInd w:val="0"/>
        <w:spacing w:after="0" w:line="240" w:lineRule="auto"/>
        <w:jc w:val="both"/>
        <w:rPr>
          <w:rFonts w:ascii="Arial" w:hAnsi="Arial" w:cs="Arial"/>
          <w:b/>
          <w:bCs/>
          <w:sz w:val="24"/>
          <w:szCs w:val="24"/>
          <w:lang w:val="es-419"/>
        </w:rPr>
      </w:pPr>
      <w:proofErr w:type="spellStart"/>
      <w:r w:rsidRPr="1F1470BD">
        <w:rPr>
          <w:rFonts w:ascii="Arial" w:hAnsi="Arial" w:cs="Arial"/>
          <w:b/>
          <w:bCs/>
          <w:sz w:val="24"/>
          <w:szCs w:val="24"/>
          <w:lang w:val="es-419"/>
        </w:rPr>
        <w:t>Gender</w:t>
      </w:r>
      <w:proofErr w:type="spellEnd"/>
      <w:r w:rsidRPr="1F1470BD">
        <w:rPr>
          <w:rFonts w:ascii="Arial" w:hAnsi="Arial" w:cs="Arial"/>
          <w:b/>
          <w:bCs/>
          <w:sz w:val="24"/>
          <w:szCs w:val="24"/>
          <w:lang w:val="es-419"/>
        </w:rPr>
        <w:t xml:space="preserve"> </w:t>
      </w:r>
      <w:proofErr w:type="spellStart"/>
      <w:r w:rsidRPr="1F1470BD">
        <w:rPr>
          <w:rFonts w:ascii="Arial" w:hAnsi="Arial" w:cs="Arial"/>
          <w:b/>
          <w:bCs/>
          <w:sz w:val="24"/>
          <w:szCs w:val="24"/>
          <w:lang w:val="es-419"/>
        </w:rPr>
        <w:t>Differences</w:t>
      </w:r>
      <w:proofErr w:type="spellEnd"/>
      <w:r w:rsidRPr="1F1470BD">
        <w:rPr>
          <w:rFonts w:ascii="Arial" w:hAnsi="Arial" w:cs="Arial"/>
          <w:b/>
          <w:bCs/>
          <w:sz w:val="24"/>
          <w:szCs w:val="24"/>
          <w:lang w:val="es-419"/>
        </w:rPr>
        <w:t xml:space="preserve">: </w:t>
      </w:r>
    </w:p>
    <w:p w14:paraId="5F1C5EC0" w14:textId="77777777" w:rsidR="004976BA" w:rsidRPr="00B02F82" w:rsidRDefault="004976BA" w:rsidP="003A1AEA">
      <w:pPr>
        <w:pStyle w:val="ListParagraph"/>
        <w:numPr>
          <w:ilvl w:val="1"/>
          <w:numId w:val="15"/>
        </w:numPr>
        <w:autoSpaceDE w:val="0"/>
        <w:autoSpaceDN w:val="0"/>
        <w:adjustRightInd w:val="0"/>
        <w:spacing w:after="0" w:line="240" w:lineRule="auto"/>
        <w:jc w:val="both"/>
        <w:rPr>
          <w:rFonts w:ascii="Arial" w:hAnsi="Arial" w:cs="Arial"/>
          <w:sz w:val="24"/>
          <w:szCs w:val="24"/>
          <w:lang w:val="en-US"/>
        </w:rPr>
      </w:pPr>
      <w:r w:rsidRPr="00B02F82">
        <w:rPr>
          <w:rFonts w:ascii="Arial" w:hAnsi="Arial" w:cs="Arial"/>
          <w:sz w:val="24"/>
          <w:szCs w:val="24"/>
          <w:lang w:val="en-US"/>
        </w:rPr>
        <w:t>Males show significant benefits across 23 metrics, while females show no statistically significant effects</w:t>
      </w:r>
    </w:p>
    <w:p w14:paraId="5E6BC79C" w14:textId="77777777" w:rsidR="004976BA" w:rsidRPr="00B02F82" w:rsidRDefault="004976BA" w:rsidP="003A1AEA">
      <w:pPr>
        <w:pStyle w:val="ListParagraph"/>
        <w:numPr>
          <w:ilvl w:val="1"/>
          <w:numId w:val="15"/>
        </w:numPr>
        <w:autoSpaceDE w:val="0"/>
        <w:autoSpaceDN w:val="0"/>
        <w:adjustRightInd w:val="0"/>
        <w:spacing w:after="0" w:line="240" w:lineRule="auto"/>
        <w:jc w:val="both"/>
        <w:rPr>
          <w:rFonts w:ascii="Arial" w:hAnsi="Arial" w:cs="Arial"/>
          <w:sz w:val="24"/>
          <w:szCs w:val="24"/>
          <w:lang w:val="en-US"/>
        </w:rPr>
      </w:pPr>
      <w:r w:rsidRPr="00B02F82">
        <w:rPr>
          <w:rFonts w:ascii="Arial" w:hAnsi="Arial" w:cs="Arial"/>
          <w:sz w:val="24"/>
          <w:szCs w:val="24"/>
          <w:lang w:val="en-US"/>
        </w:rPr>
        <w:t>Male managers receive the strongest benefits from remote work, with dramatic improvements in performance (+0.97), team productivity (+1.47), and motivation (+1.25)</w:t>
      </w:r>
    </w:p>
    <w:p w14:paraId="67D5A009" w14:textId="6B49A308" w:rsidR="004976BA" w:rsidRPr="00B02F82" w:rsidRDefault="004976BA" w:rsidP="003A1AEA">
      <w:pPr>
        <w:pStyle w:val="ListParagraph"/>
        <w:numPr>
          <w:ilvl w:val="1"/>
          <w:numId w:val="15"/>
        </w:numPr>
        <w:autoSpaceDE w:val="0"/>
        <w:autoSpaceDN w:val="0"/>
        <w:adjustRightInd w:val="0"/>
        <w:spacing w:after="0" w:line="240" w:lineRule="auto"/>
        <w:jc w:val="both"/>
        <w:rPr>
          <w:rFonts w:ascii="Arial" w:hAnsi="Arial" w:cs="Arial"/>
          <w:sz w:val="24"/>
          <w:szCs w:val="24"/>
          <w:lang w:val="en-US"/>
        </w:rPr>
      </w:pPr>
      <w:r w:rsidRPr="00B02F82">
        <w:rPr>
          <w:rFonts w:ascii="Arial" w:hAnsi="Arial" w:cs="Arial"/>
          <w:sz w:val="24"/>
          <w:szCs w:val="24"/>
          <w:lang w:val="en-US"/>
        </w:rPr>
        <w:t xml:space="preserve">Female </w:t>
      </w:r>
      <w:r w:rsidR="00C31995" w:rsidRPr="00B02F82">
        <w:rPr>
          <w:rFonts w:ascii="Arial" w:hAnsi="Arial" w:cs="Arial"/>
          <w:sz w:val="24"/>
          <w:szCs w:val="24"/>
          <w:lang w:val="en-US"/>
        </w:rPr>
        <w:t>individual contributors</w:t>
      </w:r>
      <w:r w:rsidRPr="00B02F82">
        <w:rPr>
          <w:rFonts w:ascii="Arial" w:hAnsi="Arial" w:cs="Arial"/>
          <w:sz w:val="24"/>
          <w:szCs w:val="24"/>
          <w:lang w:val="en-US"/>
        </w:rPr>
        <w:t xml:space="preserve"> report decreased team productivity (-0.22) in remote settings, contrasting with males' positive experience</w:t>
      </w:r>
    </w:p>
    <w:p w14:paraId="0969567C" w14:textId="77777777" w:rsidR="004976BA" w:rsidRPr="00B02F82" w:rsidRDefault="004976BA" w:rsidP="003A1AEA">
      <w:pPr>
        <w:pStyle w:val="ListParagraph"/>
        <w:numPr>
          <w:ilvl w:val="1"/>
          <w:numId w:val="15"/>
        </w:numPr>
        <w:autoSpaceDE w:val="0"/>
        <w:autoSpaceDN w:val="0"/>
        <w:adjustRightInd w:val="0"/>
        <w:spacing w:after="0" w:line="240" w:lineRule="auto"/>
        <w:jc w:val="both"/>
        <w:rPr>
          <w:rFonts w:ascii="Arial" w:hAnsi="Arial" w:cs="Arial"/>
          <w:sz w:val="24"/>
          <w:szCs w:val="24"/>
          <w:lang w:val="en-US"/>
        </w:rPr>
      </w:pPr>
      <w:r w:rsidRPr="00B02F82">
        <w:rPr>
          <w:rFonts w:ascii="Arial" w:hAnsi="Arial" w:cs="Arial"/>
          <w:sz w:val="24"/>
          <w:szCs w:val="24"/>
          <w:lang w:val="en-US"/>
        </w:rPr>
        <w:t>Work-life balance improvements are stronger for male managers (+0.61) than for other groups</w:t>
      </w:r>
    </w:p>
    <w:p w14:paraId="29278507" w14:textId="77777777" w:rsidR="004976BA" w:rsidRPr="00B02F82" w:rsidRDefault="004976BA" w:rsidP="003A1AEA">
      <w:pPr>
        <w:pStyle w:val="ListParagraph"/>
        <w:numPr>
          <w:ilvl w:val="1"/>
          <w:numId w:val="15"/>
        </w:numPr>
        <w:autoSpaceDE w:val="0"/>
        <w:autoSpaceDN w:val="0"/>
        <w:adjustRightInd w:val="0"/>
        <w:spacing w:after="0" w:line="240" w:lineRule="auto"/>
        <w:jc w:val="both"/>
        <w:rPr>
          <w:rFonts w:ascii="Arial" w:hAnsi="Arial" w:cs="Arial"/>
          <w:sz w:val="24"/>
          <w:szCs w:val="24"/>
          <w:lang w:val="en-US"/>
        </w:rPr>
      </w:pPr>
      <w:r w:rsidRPr="00B02F82">
        <w:rPr>
          <w:rFonts w:ascii="Arial" w:hAnsi="Arial" w:cs="Arial"/>
          <w:sz w:val="24"/>
          <w:szCs w:val="24"/>
          <w:lang w:val="en-US"/>
        </w:rPr>
        <w:t>Remote work appears to particularly benefit males in leadership positions, suggesting potential gender disparities in remote work experiences</w:t>
      </w:r>
    </w:p>
    <w:p w14:paraId="6C2716F0" w14:textId="77777777" w:rsidR="004976BA" w:rsidRPr="004976BA" w:rsidRDefault="004976BA" w:rsidP="003A1AEA">
      <w:pPr>
        <w:numPr>
          <w:ilvl w:val="0"/>
          <w:numId w:val="4"/>
        </w:numPr>
        <w:autoSpaceDE w:val="0"/>
        <w:autoSpaceDN w:val="0"/>
        <w:adjustRightInd w:val="0"/>
        <w:spacing w:after="0" w:line="240" w:lineRule="auto"/>
        <w:jc w:val="both"/>
        <w:rPr>
          <w:rFonts w:ascii="Arial" w:hAnsi="Arial" w:cs="Arial"/>
          <w:b/>
          <w:bCs/>
          <w:sz w:val="24"/>
          <w:szCs w:val="24"/>
          <w:lang w:val="es-419"/>
        </w:rPr>
      </w:pPr>
      <w:proofErr w:type="spellStart"/>
      <w:r w:rsidRPr="004976BA">
        <w:rPr>
          <w:rFonts w:ascii="Arial" w:hAnsi="Arial" w:cs="Arial"/>
          <w:b/>
          <w:bCs/>
          <w:sz w:val="24"/>
          <w:szCs w:val="24"/>
          <w:lang w:val="es-419"/>
        </w:rPr>
        <w:t>Gender-Leadership</w:t>
      </w:r>
      <w:proofErr w:type="spellEnd"/>
      <w:r w:rsidRPr="004976BA">
        <w:rPr>
          <w:rFonts w:ascii="Arial" w:hAnsi="Arial" w:cs="Arial"/>
          <w:b/>
          <w:bCs/>
          <w:sz w:val="24"/>
          <w:szCs w:val="24"/>
          <w:lang w:val="es-419"/>
        </w:rPr>
        <w:t xml:space="preserve"> </w:t>
      </w:r>
      <w:proofErr w:type="spellStart"/>
      <w:r w:rsidRPr="004976BA">
        <w:rPr>
          <w:rFonts w:ascii="Arial" w:hAnsi="Arial" w:cs="Arial"/>
          <w:b/>
          <w:bCs/>
          <w:sz w:val="24"/>
          <w:szCs w:val="24"/>
          <w:lang w:val="es-419"/>
        </w:rPr>
        <w:t>Interactions</w:t>
      </w:r>
      <w:proofErr w:type="spellEnd"/>
      <w:r w:rsidRPr="004976BA">
        <w:rPr>
          <w:rFonts w:ascii="Arial" w:hAnsi="Arial" w:cs="Arial"/>
          <w:b/>
          <w:bCs/>
          <w:sz w:val="24"/>
          <w:szCs w:val="24"/>
          <w:lang w:val="es-419"/>
        </w:rPr>
        <w:t xml:space="preserve">: </w:t>
      </w:r>
    </w:p>
    <w:p w14:paraId="32A7D446" w14:textId="3F3345AE" w:rsidR="004976BA" w:rsidRPr="004976BA" w:rsidRDefault="004976BA" w:rsidP="003A1AEA">
      <w:pPr>
        <w:numPr>
          <w:ilvl w:val="1"/>
          <w:numId w:val="1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 xml:space="preserve">Leadership role amplifies remote work benefits for males, with male managers showing effects 2-3 times stronger than male </w:t>
      </w:r>
      <w:r w:rsidR="00C31995">
        <w:rPr>
          <w:rFonts w:ascii="Arial" w:hAnsi="Arial" w:cs="Arial"/>
          <w:sz w:val="24"/>
          <w:szCs w:val="24"/>
          <w:lang w:val="en-US"/>
        </w:rPr>
        <w:t>individual contributors</w:t>
      </w:r>
    </w:p>
    <w:p w14:paraId="6B87483C" w14:textId="77777777" w:rsidR="004976BA" w:rsidRPr="004976BA" w:rsidRDefault="004976BA" w:rsidP="003A1AEA">
      <w:pPr>
        <w:numPr>
          <w:ilvl w:val="1"/>
          <w:numId w:val="1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 xml:space="preserve">Male </w:t>
      </w:r>
      <w:proofErr w:type="spellStart"/>
      <w:r w:rsidRPr="004976BA">
        <w:rPr>
          <w:rFonts w:ascii="Arial" w:hAnsi="Arial" w:cs="Arial"/>
          <w:sz w:val="24"/>
          <w:szCs w:val="24"/>
          <w:lang w:val="en-US"/>
        </w:rPr>
        <w:t>managers</w:t>
      </w:r>
      <w:proofErr w:type="spellEnd"/>
      <w:r w:rsidRPr="004976BA">
        <w:rPr>
          <w:rFonts w:ascii="Arial" w:hAnsi="Arial" w:cs="Arial"/>
          <w:sz w:val="24"/>
          <w:szCs w:val="24"/>
          <w:lang w:val="en-US"/>
        </w:rPr>
        <w:t xml:space="preserve"> report the largest reductions in stress level (-0.69) and task pressure (-0.53), indicating remote work particularly alleviates pressure for men in leadership</w:t>
      </w:r>
    </w:p>
    <w:p w14:paraId="3FEB1896" w14:textId="77777777" w:rsidR="004976BA" w:rsidRPr="004976BA" w:rsidRDefault="004976BA" w:rsidP="003A1AEA">
      <w:pPr>
        <w:numPr>
          <w:ilvl w:val="1"/>
          <w:numId w:val="1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Female employees show more modest and largely non-significant benefits from remote work compared to their male counterparts</w:t>
      </w:r>
    </w:p>
    <w:p w14:paraId="391B16D2" w14:textId="77777777" w:rsidR="004976BA" w:rsidRPr="004976BA" w:rsidRDefault="004976BA" w:rsidP="003A1AEA">
      <w:pPr>
        <w:numPr>
          <w:ilvl w:val="1"/>
          <w:numId w:val="18"/>
        </w:numPr>
        <w:autoSpaceDE w:val="0"/>
        <w:autoSpaceDN w:val="0"/>
        <w:adjustRightInd w:val="0"/>
        <w:spacing w:after="0" w:line="240" w:lineRule="auto"/>
        <w:jc w:val="both"/>
        <w:rPr>
          <w:rFonts w:ascii="Arial" w:hAnsi="Arial" w:cs="Arial"/>
          <w:sz w:val="24"/>
          <w:szCs w:val="24"/>
          <w:lang w:val="en-US"/>
        </w:rPr>
      </w:pPr>
      <w:r w:rsidRPr="004976BA">
        <w:rPr>
          <w:rFonts w:ascii="Arial" w:hAnsi="Arial" w:cs="Arial"/>
          <w:sz w:val="24"/>
          <w:szCs w:val="24"/>
          <w:lang w:val="en-US"/>
        </w:rPr>
        <w:t>The lack of sufficient data for female managers represents an important gap in understanding how women in leadership experience remote work</w:t>
      </w:r>
    </w:p>
    <w:p w14:paraId="4D1343A4" w14:textId="77777777" w:rsidR="00A231F6" w:rsidRDefault="00A231F6" w:rsidP="00541FCE">
      <w:pPr>
        <w:autoSpaceDE w:val="0"/>
        <w:autoSpaceDN w:val="0"/>
        <w:adjustRightInd w:val="0"/>
        <w:spacing w:after="0" w:line="240" w:lineRule="auto"/>
        <w:jc w:val="both"/>
        <w:rPr>
          <w:rFonts w:ascii="Arial" w:hAnsi="Arial" w:cs="Arial"/>
          <w:sz w:val="24"/>
          <w:szCs w:val="24"/>
          <w:lang w:val="en-US"/>
        </w:rPr>
      </w:pPr>
    </w:p>
    <w:p w14:paraId="5421D24E" w14:textId="115B53C3" w:rsidR="000E74C0" w:rsidRPr="00C918C9" w:rsidRDefault="004976BA" w:rsidP="00C918C9">
      <w:pPr>
        <w:autoSpaceDE w:val="0"/>
        <w:autoSpaceDN w:val="0"/>
        <w:adjustRightInd w:val="0"/>
        <w:spacing w:after="0" w:line="240" w:lineRule="auto"/>
        <w:ind w:firstLine="708"/>
        <w:jc w:val="both"/>
        <w:rPr>
          <w:rFonts w:ascii="Arial" w:hAnsi="Arial" w:cs="Arial"/>
          <w:sz w:val="24"/>
          <w:szCs w:val="24"/>
          <w:lang w:val="en-US"/>
        </w:rPr>
      </w:pPr>
      <w:r w:rsidRPr="1F1470BD">
        <w:rPr>
          <w:rFonts w:ascii="Arial" w:hAnsi="Arial" w:cs="Arial"/>
          <w:sz w:val="24"/>
          <w:szCs w:val="24"/>
          <w:lang w:val="en-US"/>
        </w:rPr>
        <w:t>These findings suggest that remote work generally enhances software developers' well-being and performance, but the magnitude and nature of these benefits vary considerably based on leadership role</w:t>
      </w:r>
      <w:r w:rsidR="006F7E6B">
        <w:rPr>
          <w:rFonts w:ascii="Arial" w:hAnsi="Arial" w:cs="Arial"/>
          <w:sz w:val="24"/>
          <w:szCs w:val="24"/>
          <w:lang w:val="en-US"/>
        </w:rPr>
        <w:t xml:space="preserve">, </w:t>
      </w:r>
      <w:r w:rsidRPr="1F1470BD">
        <w:rPr>
          <w:rFonts w:ascii="Arial" w:hAnsi="Arial" w:cs="Arial"/>
          <w:sz w:val="24"/>
          <w:szCs w:val="24"/>
          <w:lang w:val="en-US"/>
        </w:rPr>
        <w:t>country, and gender. The gender-leadership interactions reveal that remote work is not experienced uniformly across demographic combinations, with male managers benefiting most substantially. These variations have important implications for how organizations design and implement remote work policies to ensure equitable benefits across all employee groups.</w:t>
      </w:r>
    </w:p>
    <w:p w14:paraId="5C554E0C" w14:textId="77777777" w:rsidR="00CE51E5" w:rsidRPr="00832784" w:rsidRDefault="00CE51E5" w:rsidP="00CC5398">
      <w:pPr>
        <w:autoSpaceDE w:val="0"/>
        <w:autoSpaceDN w:val="0"/>
        <w:adjustRightInd w:val="0"/>
        <w:spacing w:after="0" w:line="240" w:lineRule="auto"/>
        <w:ind w:firstLine="708"/>
        <w:jc w:val="both"/>
        <w:rPr>
          <w:rFonts w:ascii="Arial" w:hAnsi="Arial" w:cs="Arial"/>
          <w:sz w:val="24"/>
          <w:szCs w:val="24"/>
          <w:lang w:val="es-419"/>
        </w:rPr>
      </w:pPr>
    </w:p>
    <w:p w14:paraId="517C02E8" w14:textId="595F1658" w:rsidR="00CA3DC5" w:rsidRDefault="00CA3DC5" w:rsidP="00CC5398">
      <w:pPr>
        <w:autoSpaceDE w:val="0"/>
        <w:autoSpaceDN w:val="0"/>
        <w:adjustRightInd w:val="0"/>
        <w:spacing w:after="0" w:line="240" w:lineRule="auto"/>
        <w:ind w:firstLine="708"/>
        <w:jc w:val="both"/>
        <w:rPr>
          <w:rFonts w:ascii="Arial" w:hAnsi="Arial" w:cs="Arial"/>
          <w:sz w:val="24"/>
          <w:szCs w:val="24"/>
          <w:lang w:val="en-US"/>
        </w:rPr>
      </w:pPr>
      <w:r w:rsidRPr="00CA3DC5">
        <w:rPr>
          <w:rFonts w:ascii="Arial" w:hAnsi="Arial" w:cs="Arial"/>
          <w:sz w:val="24"/>
          <w:szCs w:val="24"/>
          <w:lang w:val="en-US"/>
        </w:rPr>
        <w:t xml:space="preserve">Our quantitative findings show convergence with qualitative insights from previous research conducted with Colombian software </w:t>
      </w:r>
      <w:r>
        <w:rPr>
          <w:rFonts w:ascii="Arial" w:hAnsi="Arial" w:cs="Arial"/>
          <w:sz w:val="24"/>
          <w:szCs w:val="24"/>
          <w:lang w:val="en-US"/>
        </w:rPr>
        <w:t>professionals</w:t>
      </w:r>
      <w:r w:rsidRPr="00CA3DC5">
        <w:rPr>
          <w:rFonts w:ascii="Arial" w:hAnsi="Arial" w:cs="Arial"/>
          <w:sz w:val="24"/>
          <w:szCs w:val="24"/>
          <w:lang w:val="en-US"/>
        </w:rPr>
        <w:t xml:space="preserve"> </w:t>
      </w:r>
      <w:r w:rsidR="003E56C4">
        <w:rPr>
          <w:rFonts w:ascii="Arial" w:hAnsi="Arial" w:cs="Arial"/>
          <w:sz w:val="24"/>
          <w:szCs w:val="24"/>
          <w:lang w:val="en-US"/>
        </w:rPr>
        <w:t>[1</w:t>
      </w:r>
      <w:r w:rsidR="003E56C4">
        <w:rPr>
          <w:rFonts w:ascii="Arial" w:hAnsi="Arial" w:cs="Arial"/>
          <w:sz w:val="24"/>
          <w:szCs w:val="24"/>
          <w:lang w:val="en-US"/>
        </w:rPr>
        <w:t>1</w:t>
      </w:r>
      <w:r w:rsidR="003E56C4">
        <w:rPr>
          <w:rFonts w:ascii="Arial" w:hAnsi="Arial" w:cs="Arial"/>
          <w:sz w:val="24"/>
          <w:szCs w:val="24"/>
          <w:lang w:val="en-US"/>
        </w:rPr>
        <w:t>]</w:t>
      </w:r>
      <w:r w:rsidR="003E56C4">
        <w:rPr>
          <w:rFonts w:ascii="Arial" w:hAnsi="Arial" w:cs="Arial"/>
          <w:sz w:val="24"/>
          <w:szCs w:val="24"/>
          <w:lang w:val="en-US"/>
        </w:rPr>
        <w:t xml:space="preserve">. </w:t>
      </w:r>
      <w:r w:rsidR="00CD63B2" w:rsidRPr="00CD63B2">
        <w:rPr>
          <w:rFonts w:ascii="Arial" w:hAnsi="Arial" w:cs="Arial"/>
          <w:sz w:val="24"/>
          <w:szCs w:val="24"/>
          <w:lang w:val="en-US"/>
        </w:rPr>
        <w:t xml:space="preserve">We compared the results of our statistical analysis with the findings from these focus groups to </w:t>
      </w:r>
      <w:r w:rsidR="00B23BD4">
        <w:rPr>
          <w:rFonts w:ascii="Arial" w:hAnsi="Arial" w:cs="Arial"/>
          <w:sz w:val="24"/>
          <w:szCs w:val="24"/>
          <w:lang w:val="en-US"/>
        </w:rPr>
        <w:t>cross validate</w:t>
      </w:r>
      <w:r w:rsidR="00CD63B2" w:rsidRPr="00CD63B2">
        <w:rPr>
          <w:rFonts w:ascii="Arial" w:hAnsi="Arial" w:cs="Arial"/>
          <w:sz w:val="24"/>
          <w:szCs w:val="24"/>
          <w:lang w:val="en-US"/>
        </w:rPr>
        <w:t xml:space="preserve"> between quantitative patterns and the experiences reported by </w:t>
      </w:r>
      <w:r w:rsidR="00B23BD4">
        <w:rPr>
          <w:rFonts w:ascii="Arial" w:hAnsi="Arial" w:cs="Arial"/>
          <w:sz w:val="24"/>
          <w:szCs w:val="24"/>
          <w:lang w:val="en-US"/>
        </w:rPr>
        <w:t>software professionals</w:t>
      </w:r>
      <w:r w:rsidR="00CD63B2" w:rsidRPr="00CD63B2">
        <w:rPr>
          <w:rFonts w:ascii="Arial" w:hAnsi="Arial" w:cs="Arial"/>
          <w:sz w:val="24"/>
          <w:szCs w:val="24"/>
          <w:lang w:val="en-US"/>
        </w:rPr>
        <w:t>, thus strengthening the validity of our findings.</w:t>
      </w:r>
    </w:p>
    <w:p w14:paraId="337CA323" w14:textId="77777777" w:rsidR="004C73B7" w:rsidRDefault="004C73B7" w:rsidP="00CC5398">
      <w:pPr>
        <w:autoSpaceDE w:val="0"/>
        <w:autoSpaceDN w:val="0"/>
        <w:adjustRightInd w:val="0"/>
        <w:spacing w:after="0" w:line="240" w:lineRule="auto"/>
        <w:ind w:firstLine="708"/>
        <w:jc w:val="both"/>
        <w:rPr>
          <w:rFonts w:ascii="Arial" w:hAnsi="Arial" w:cs="Arial"/>
          <w:sz w:val="24"/>
          <w:szCs w:val="24"/>
          <w:lang w:val="en-US"/>
        </w:rPr>
      </w:pPr>
    </w:p>
    <w:p w14:paraId="0543D817" w14:textId="416A3F95" w:rsidR="00CA3DC5" w:rsidRPr="00CA3DC5" w:rsidRDefault="004C73B7" w:rsidP="002F695B">
      <w:pPr>
        <w:autoSpaceDE w:val="0"/>
        <w:autoSpaceDN w:val="0"/>
        <w:adjustRightInd w:val="0"/>
        <w:spacing w:after="0" w:line="240" w:lineRule="auto"/>
        <w:ind w:firstLine="708"/>
        <w:jc w:val="both"/>
        <w:rPr>
          <w:rFonts w:ascii="Arial" w:hAnsi="Arial" w:cs="Arial"/>
          <w:sz w:val="24"/>
          <w:szCs w:val="24"/>
          <w:lang w:val="en-US"/>
        </w:rPr>
      </w:pPr>
      <w:r w:rsidRPr="004C73B7">
        <w:rPr>
          <w:rFonts w:ascii="Arial" w:hAnsi="Arial" w:cs="Arial"/>
          <w:sz w:val="24"/>
          <w:szCs w:val="24"/>
          <w:lang w:val="en-US"/>
        </w:rPr>
        <w:t>Although the original focus groups did not explicitly differentiate between managerial and individual contributor roles, we identified several areas of overlap between our role-based quantitative findings and the broader qualitative themes reported by software professionals.</w:t>
      </w:r>
      <w:r w:rsidR="002F695B">
        <w:rPr>
          <w:rFonts w:ascii="Arial" w:hAnsi="Arial" w:cs="Arial"/>
          <w:sz w:val="24"/>
          <w:szCs w:val="24"/>
          <w:lang w:val="en-US"/>
        </w:rPr>
        <w:t xml:space="preserve"> In particular,</w:t>
      </w:r>
      <w:r w:rsidR="00784B5D">
        <w:rPr>
          <w:rFonts w:ascii="Arial" w:hAnsi="Arial" w:cs="Arial"/>
          <w:b/>
          <w:bCs/>
          <w:sz w:val="24"/>
          <w:szCs w:val="24"/>
          <w:lang w:val="en-US"/>
        </w:rPr>
        <w:t xml:space="preserve"> </w:t>
      </w:r>
      <w:r w:rsidR="002F695B">
        <w:rPr>
          <w:rFonts w:ascii="Arial" w:hAnsi="Arial" w:cs="Arial"/>
          <w:sz w:val="24"/>
          <w:szCs w:val="24"/>
          <w:lang w:val="en-US"/>
        </w:rPr>
        <w:t>s</w:t>
      </w:r>
      <w:r w:rsidR="00CA3DC5" w:rsidRPr="00CA3DC5">
        <w:rPr>
          <w:rFonts w:ascii="Arial" w:hAnsi="Arial" w:cs="Arial"/>
          <w:sz w:val="24"/>
          <w:szCs w:val="24"/>
          <w:lang w:val="en-US"/>
        </w:rPr>
        <w:t xml:space="preserve">everal variables that showed </w:t>
      </w:r>
      <w:r w:rsidR="00CA3DC5" w:rsidRPr="00CA3DC5">
        <w:rPr>
          <w:rFonts w:ascii="Arial" w:hAnsi="Arial" w:cs="Arial"/>
          <w:sz w:val="24"/>
          <w:szCs w:val="24"/>
          <w:lang w:val="en-US"/>
        </w:rPr>
        <w:lastRenderedPageBreak/>
        <w:t>significant role-based differences in our statistical analysis were also prominent themes in the Colombian qualitative research:</w:t>
      </w:r>
    </w:p>
    <w:p w14:paraId="16C59D9C" w14:textId="77777777" w:rsidR="00CA3DC5" w:rsidRPr="00CA3DC5" w:rsidRDefault="00CA3DC5" w:rsidP="003A1AEA">
      <w:pPr>
        <w:numPr>
          <w:ilvl w:val="0"/>
          <w:numId w:val="14"/>
        </w:numPr>
        <w:autoSpaceDE w:val="0"/>
        <w:autoSpaceDN w:val="0"/>
        <w:adjustRightInd w:val="0"/>
        <w:spacing w:after="0" w:line="240" w:lineRule="auto"/>
        <w:jc w:val="both"/>
        <w:rPr>
          <w:rFonts w:ascii="Arial" w:hAnsi="Arial" w:cs="Arial"/>
          <w:sz w:val="24"/>
          <w:szCs w:val="24"/>
          <w:lang w:val="en-US"/>
        </w:rPr>
      </w:pPr>
      <w:r w:rsidRPr="00CA3DC5">
        <w:rPr>
          <w:rFonts w:ascii="Arial" w:hAnsi="Arial" w:cs="Arial"/>
          <w:sz w:val="24"/>
          <w:szCs w:val="24"/>
          <w:lang w:val="en-US"/>
        </w:rPr>
        <w:t>Coordination challenges for individual contributors were mentioned frequently in focus groups</w:t>
      </w:r>
    </w:p>
    <w:p w14:paraId="363C2671" w14:textId="77777777" w:rsidR="00CA3DC5" w:rsidRPr="00CA3DC5" w:rsidRDefault="00CA3DC5" w:rsidP="003A1AEA">
      <w:pPr>
        <w:numPr>
          <w:ilvl w:val="0"/>
          <w:numId w:val="14"/>
        </w:numPr>
        <w:autoSpaceDE w:val="0"/>
        <w:autoSpaceDN w:val="0"/>
        <w:adjustRightInd w:val="0"/>
        <w:spacing w:after="0" w:line="240" w:lineRule="auto"/>
        <w:jc w:val="both"/>
        <w:rPr>
          <w:rFonts w:ascii="Arial" w:hAnsi="Arial" w:cs="Arial"/>
          <w:sz w:val="24"/>
          <w:szCs w:val="24"/>
          <w:lang w:val="en-US"/>
        </w:rPr>
      </w:pPr>
      <w:r w:rsidRPr="00CA3DC5">
        <w:rPr>
          <w:rFonts w:ascii="Arial" w:hAnsi="Arial" w:cs="Arial"/>
          <w:sz w:val="24"/>
          <w:szCs w:val="24"/>
          <w:lang w:val="en-US"/>
        </w:rPr>
        <w:t>Enhanced problem-solving for managers was noted as a recurring theme</w:t>
      </w:r>
    </w:p>
    <w:p w14:paraId="3C9B7C71" w14:textId="77777777" w:rsidR="00CA3DC5" w:rsidRPr="00CA3DC5" w:rsidRDefault="00CA3DC5" w:rsidP="003A1AEA">
      <w:pPr>
        <w:numPr>
          <w:ilvl w:val="0"/>
          <w:numId w:val="14"/>
        </w:numPr>
        <w:autoSpaceDE w:val="0"/>
        <w:autoSpaceDN w:val="0"/>
        <w:adjustRightInd w:val="0"/>
        <w:spacing w:after="0" w:line="240" w:lineRule="auto"/>
        <w:jc w:val="both"/>
        <w:rPr>
          <w:rFonts w:ascii="Arial" w:hAnsi="Arial" w:cs="Arial"/>
          <w:sz w:val="24"/>
          <w:szCs w:val="24"/>
          <w:lang w:val="en-US"/>
        </w:rPr>
      </w:pPr>
      <w:r w:rsidRPr="00CA3DC5">
        <w:rPr>
          <w:rFonts w:ascii="Arial" w:hAnsi="Arial" w:cs="Arial"/>
          <w:sz w:val="24"/>
          <w:szCs w:val="24"/>
          <w:lang w:val="en-US"/>
        </w:rPr>
        <w:t>Communication issues varying by role were identified as a central concern</w:t>
      </w:r>
    </w:p>
    <w:p w14:paraId="4D72E8FD" w14:textId="0FD0DA8F" w:rsidR="00CA3DC5" w:rsidRDefault="00CA3DC5" w:rsidP="003A1AEA">
      <w:pPr>
        <w:numPr>
          <w:ilvl w:val="0"/>
          <w:numId w:val="14"/>
        </w:numPr>
        <w:autoSpaceDE w:val="0"/>
        <w:autoSpaceDN w:val="0"/>
        <w:adjustRightInd w:val="0"/>
        <w:spacing w:after="0" w:line="240" w:lineRule="auto"/>
        <w:jc w:val="both"/>
        <w:rPr>
          <w:rFonts w:ascii="Arial" w:hAnsi="Arial" w:cs="Arial"/>
          <w:sz w:val="24"/>
          <w:szCs w:val="24"/>
          <w:lang w:val="en-US"/>
        </w:rPr>
      </w:pPr>
      <w:r w:rsidRPr="00CA3DC5">
        <w:rPr>
          <w:rFonts w:ascii="Arial" w:hAnsi="Arial" w:cs="Arial"/>
          <w:sz w:val="24"/>
          <w:szCs w:val="24"/>
          <w:lang w:val="en-US"/>
        </w:rPr>
        <w:t>Motivation differences between hierarchical levels were discussed extensively</w:t>
      </w:r>
    </w:p>
    <w:p w14:paraId="010D70A1" w14:textId="77777777" w:rsidR="00C918C9" w:rsidRDefault="00C918C9" w:rsidP="00C918C9">
      <w:pPr>
        <w:autoSpaceDE w:val="0"/>
        <w:autoSpaceDN w:val="0"/>
        <w:adjustRightInd w:val="0"/>
        <w:spacing w:after="0" w:line="240" w:lineRule="auto"/>
        <w:jc w:val="both"/>
        <w:rPr>
          <w:rFonts w:ascii="Arial" w:hAnsi="Arial" w:cs="Arial"/>
          <w:sz w:val="24"/>
          <w:szCs w:val="24"/>
          <w:lang w:val="en-US"/>
        </w:rPr>
      </w:pPr>
    </w:p>
    <w:p w14:paraId="3F607E0C" w14:textId="29F1806A" w:rsidR="00C918C9" w:rsidRPr="00F96D26" w:rsidRDefault="00C918C9" w:rsidP="00C918C9">
      <w:pPr>
        <w:autoSpaceDE w:val="0"/>
        <w:autoSpaceDN w:val="0"/>
        <w:adjustRightInd w:val="0"/>
        <w:spacing w:after="0" w:line="240" w:lineRule="auto"/>
        <w:jc w:val="both"/>
        <w:rPr>
          <w:rFonts w:ascii="Arial" w:hAnsi="Arial" w:cs="Arial"/>
          <w:sz w:val="24"/>
          <w:szCs w:val="24"/>
          <w:lang w:val="en-US"/>
        </w:rPr>
      </w:pPr>
      <w:r w:rsidRPr="00C918C9">
        <w:rPr>
          <w:rFonts w:ascii="Arial" w:hAnsi="Arial" w:cs="Arial"/>
          <w:sz w:val="24"/>
          <w:szCs w:val="24"/>
          <w:lang w:val="en-US"/>
        </w:rPr>
        <w:t>These similarities imply that our data captures dynamics that are also evident in real professional experiences, strengthening the reliability of our findings.</w:t>
      </w:r>
    </w:p>
    <w:p w14:paraId="2526D258" w14:textId="77777777" w:rsidR="00701DB6" w:rsidRDefault="00701DB6" w:rsidP="00541FCE">
      <w:pPr>
        <w:autoSpaceDE w:val="0"/>
        <w:autoSpaceDN w:val="0"/>
        <w:adjustRightInd w:val="0"/>
        <w:spacing w:after="0" w:line="240" w:lineRule="auto"/>
        <w:jc w:val="both"/>
        <w:rPr>
          <w:rFonts w:ascii="Arial" w:hAnsi="Arial" w:cs="Arial"/>
          <w:sz w:val="24"/>
          <w:szCs w:val="24"/>
          <w:lang w:val="en-US"/>
        </w:rPr>
      </w:pPr>
    </w:p>
    <w:p w14:paraId="735A691C" w14:textId="2A939067" w:rsidR="00701DB6" w:rsidRPr="00701DB6" w:rsidRDefault="00C918C9" w:rsidP="00701DB6">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5</w:t>
      </w:r>
      <w:r w:rsidR="00701DB6" w:rsidRPr="00701DB6">
        <w:rPr>
          <w:rFonts w:ascii="Arial" w:hAnsi="Arial" w:cs="Arial"/>
          <w:b/>
          <w:bCs/>
          <w:sz w:val="24"/>
          <w:szCs w:val="24"/>
          <w:lang w:val="en-US"/>
        </w:rPr>
        <w:t>. Recommendations and Follow-Up Steps</w:t>
      </w:r>
    </w:p>
    <w:p w14:paraId="6E7F4BE8" w14:textId="77777777" w:rsidR="00701DB6" w:rsidRDefault="00701DB6" w:rsidP="00701DB6">
      <w:pPr>
        <w:autoSpaceDE w:val="0"/>
        <w:autoSpaceDN w:val="0"/>
        <w:adjustRightInd w:val="0"/>
        <w:spacing w:after="0" w:line="240" w:lineRule="auto"/>
        <w:jc w:val="both"/>
        <w:rPr>
          <w:rFonts w:ascii="Arial" w:hAnsi="Arial" w:cs="Arial"/>
          <w:sz w:val="24"/>
          <w:szCs w:val="24"/>
          <w:lang w:val="en-US"/>
        </w:rPr>
      </w:pPr>
      <w:r w:rsidRPr="00701DB6">
        <w:rPr>
          <w:rFonts w:ascii="Arial" w:hAnsi="Arial" w:cs="Arial"/>
          <w:sz w:val="24"/>
          <w:szCs w:val="24"/>
          <w:lang w:val="en-US"/>
        </w:rPr>
        <w:t>Based on our analysis, we offer the following recommendations for organizations implementing or optimizing remote work for software developers:</w:t>
      </w:r>
    </w:p>
    <w:p w14:paraId="04C680F3" w14:textId="77777777" w:rsidR="00964039" w:rsidRPr="00701DB6" w:rsidRDefault="00964039" w:rsidP="00701DB6">
      <w:pPr>
        <w:autoSpaceDE w:val="0"/>
        <w:autoSpaceDN w:val="0"/>
        <w:adjustRightInd w:val="0"/>
        <w:spacing w:after="0" w:line="240" w:lineRule="auto"/>
        <w:jc w:val="both"/>
        <w:rPr>
          <w:rFonts w:ascii="Arial" w:hAnsi="Arial" w:cs="Arial"/>
          <w:sz w:val="24"/>
          <w:szCs w:val="24"/>
          <w:lang w:val="en-US"/>
        </w:rPr>
      </w:pPr>
    </w:p>
    <w:p w14:paraId="2490037C" w14:textId="758A9437" w:rsidR="00701DB6" w:rsidRPr="00701DB6" w:rsidRDefault="00C918C9" w:rsidP="00701DB6">
      <w:pPr>
        <w:autoSpaceDE w:val="0"/>
        <w:autoSpaceDN w:val="0"/>
        <w:adjustRightInd w:val="0"/>
        <w:spacing w:after="0" w:line="240" w:lineRule="auto"/>
        <w:jc w:val="both"/>
        <w:rPr>
          <w:rFonts w:ascii="Arial" w:hAnsi="Arial" w:cs="Arial"/>
          <w:b/>
          <w:bCs/>
          <w:sz w:val="24"/>
          <w:szCs w:val="24"/>
          <w:lang w:val="es-419"/>
        </w:rPr>
      </w:pPr>
      <w:r>
        <w:rPr>
          <w:rFonts w:ascii="Arial" w:hAnsi="Arial" w:cs="Arial"/>
          <w:b/>
          <w:bCs/>
          <w:sz w:val="24"/>
          <w:szCs w:val="24"/>
          <w:lang w:val="es-419"/>
        </w:rPr>
        <w:t>5</w:t>
      </w:r>
      <w:r w:rsidR="00701DB6" w:rsidRPr="00701DB6">
        <w:rPr>
          <w:rFonts w:ascii="Arial" w:hAnsi="Arial" w:cs="Arial"/>
          <w:b/>
          <w:bCs/>
          <w:sz w:val="24"/>
          <w:szCs w:val="24"/>
          <w:lang w:val="es-419"/>
        </w:rPr>
        <w:t xml:space="preserve">.1 </w:t>
      </w:r>
      <w:proofErr w:type="spellStart"/>
      <w:r w:rsidR="00701DB6" w:rsidRPr="00701DB6">
        <w:rPr>
          <w:rFonts w:ascii="Arial" w:hAnsi="Arial" w:cs="Arial"/>
          <w:b/>
          <w:bCs/>
          <w:sz w:val="24"/>
          <w:szCs w:val="24"/>
          <w:lang w:val="es-419"/>
        </w:rPr>
        <w:t>Leadership-Specific</w:t>
      </w:r>
      <w:proofErr w:type="spellEnd"/>
      <w:r w:rsidR="00701DB6" w:rsidRPr="00701DB6">
        <w:rPr>
          <w:rFonts w:ascii="Arial" w:hAnsi="Arial" w:cs="Arial"/>
          <w:b/>
          <w:bCs/>
          <w:sz w:val="24"/>
          <w:szCs w:val="24"/>
          <w:lang w:val="es-419"/>
        </w:rPr>
        <w:t xml:space="preserve"> </w:t>
      </w:r>
      <w:proofErr w:type="spellStart"/>
      <w:r w:rsidR="00701DB6" w:rsidRPr="00701DB6">
        <w:rPr>
          <w:rFonts w:ascii="Arial" w:hAnsi="Arial" w:cs="Arial"/>
          <w:b/>
          <w:bCs/>
          <w:sz w:val="24"/>
          <w:szCs w:val="24"/>
          <w:lang w:val="es-419"/>
        </w:rPr>
        <w:t>Recommendations</w:t>
      </w:r>
      <w:proofErr w:type="spellEnd"/>
    </w:p>
    <w:p w14:paraId="43E27DCB" w14:textId="534C5743" w:rsidR="00701DB6" w:rsidRPr="00701DB6" w:rsidRDefault="00701DB6" w:rsidP="003A1AEA">
      <w:pPr>
        <w:numPr>
          <w:ilvl w:val="0"/>
          <w:numId w:val="5"/>
        </w:numPr>
        <w:autoSpaceDE w:val="0"/>
        <w:autoSpaceDN w:val="0"/>
        <w:adjustRightInd w:val="0"/>
        <w:spacing w:after="0" w:line="240" w:lineRule="auto"/>
        <w:jc w:val="both"/>
        <w:rPr>
          <w:rFonts w:ascii="Arial" w:hAnsi="Arial" w:cs="Arial"/>
          <w:sz w:val="24"/>
          <w:szCs w:val="24"/>
          <w:lang w:val="en-US"/>
        </w:rPr>
      </w:pPr>
      <w:r w:rsidRPr="1F1470BD">
        <w:rPr>
          <w:rFonts w:ascii="Arial" w:hAnsi="Arial" w:cs="Arial"/>
          <w:b/>
          <w:bCs/>
          <w:sz w:val="24"/>
          <w:szCs w:val="24"/>
          <w:lang w:val="en-US"/>
        </w:rPr>
        <w:t>Create Tailored Remote Work Approaches</w:t>
      </w:r>
      <w:r w:rsidRPr="1F1470BD">
        <w:rPr>
          <w:rFonts w:ascii="Arial" w:hAnsi="Arial" w:cs="Arial"/>
          <w:sz w:val="24"/>
          <w:szCs w:val="24"/>
          <w:lang w:val="en-US"/>
        </w:rPr>
        <w:t>: Rather than one</w:t>
      </w:r>
      <w:r w:rsidR="00573FB8" w:rsidRPr="1F1470BD">
        <w:rPr>
          <w:rFonts w:ascii="Arial" w:hAnsi="Arial" w:cs="Arial"/>
          <w:sz w:val="24"/>
          <w:szCs w:val="24"/>
          <w:lang w:val="en-US"/>
        </w:rPr>
        <w:t xml:space="preserve"> big </w:t>
      </w:r>
      <w:r w:rsidR="00F96D26">
        <w:rPr>
          <w:rFonts w:ascii="Arial" w:hAnsi="Arial" w:cs="Arial"/>
          <w:sz w:val="24"/>
          <w:szCs w:val="24"/>
          <w:lang w:val="en-US"/>
        </w:rPr>
        <w:t>policy</w:t>
      </w:r>
      <w:r w:rsidRPr="1F1470BD">
        <w:rPr>
          <w:rFonts w:ascii="Arial" w:hAnsi="Arial" w:cs="Arial"/>
          <w:sz w:val="24"/>
          <w:szCs w:val="24"/>
          <w:lang w:val="en-US"/>
        </w:rPr>
        <w:t xml:space="preserve">, develop distinct remote work frameworks that recognize the different ways managers and team members experience remote environments. Managers thrive with more autonomy and decision-making power, while team members need different support structures. </w:t>
      </w:r>
      <w:r w:rsidRPr="1F1470BD">
        <w:rPr>
          <w:rFonts w:ascii="Arial" w:hAnsi="Arial" w:cs="Arial"/>
          <w:b/>
          <w:bCs/>
          <w:sz w:val="24"/>
          <w:szCs w:val="24"/>
          <w:lang w:val="en-US"/>
        </w:rPr>
        <w:t>Example implementation:</w:t>
      </w:r>
      <w:r w:rsidRPr="1F1470BD">
        <w:rPr>
          <w:rFonts w:ascii="Arial" w:hAnsi="Arial" w:cs="Arial"/>
          <w:sz w:val="24"/>
          <w:szCs w:val="24"/>
          <w:lang w:val="en-US"/>
        </w:rPr>
        <w:t xml:space="preserve"> Establish role-based remote work schedules—3-4 remote days/week for managers to leverage their significant productivity gains and 2-3 remote days/week for </w:t>
      </w:r>
      <w:r w:rsidR="00C31995" w:rsidRPr="1F1470BD">
        <w:rPr>
          <w:rFonts w:ascii="Arial" w:hAnsi="Arial" w:cs="Arial"/>
          <w:sz w:val="24"/>
          <w:szCs w:val="24"/>
          <w:lang w:val="en-US"/>
        </w:rPr>
        <w:t>individual contributors</w:t>
      </w:r>
      <w:r w:rsidRPr="1F1470BD">
        <w:rPr>
          <w:rFonts w:ascii="Arial" w:hAnsi="Arial" w:cs="Arial"/>
          <w:sz w:val="24"/>
          <w:szCs w:val="24"/>
          <w:lang w:val="en-US"/>
        </w:rPr>
        <w:t xml:space="preserve"> to maintain sufficient in-person coordination opportunities.</w:t>
      </w:r>
    </w:p>
    <w:p w14:paraId="6300B51A" w14:textId="6FDCECDD" w:rsidR="00701DB6" w:rsidRPr="00701DB6" w:rsidRDefault="00701DB6" w:rsidP="003A1AEA">
      <w:pPr>
        <w:numPr>
          <w:ilvl w:val="0"/>
          <w:numId w:val="5"/>
        </w:numPr>
        <w:autoSpaceDE w:val="0"/>
        <w:autoSpaceDN w:val="0"/>
        <w:adjustRightInd w:val="0"/>
        <w:spacing w:after="0" w:line="240" w:lineRule="auto"/>
        <w:jc w:val="both"/>
        <w:rPr>
          <w:rFonts w:ascii="Arial" w:hAnsi="Arial" w:cs="Arial"/>
          <w:sz w:val="24"/>
          <w:szCs w:val="24"/>
          <w:lang w:val="en-US"/>
        </w:rPr>
      </w:pPr>
      <w:r w:rsidRPr="1F1470BD">
        <w:rPr>
          <w:rFonts w:ascii="Arial" w:hAnsi="Arial" w:cs="Arial"/>
          <w:b/>
          <w:bCs/>
          <w:sz w:val="24"/>
          <w:szCs w:val="24"/>
          <w:lang w:val="en-US"/>
        </w:rPr>
        <w:t>Build Better Coordination Systems for Team Members</w:t>
      </w:r>
      <w:r w:rsidRPr="1F1470BD">
        <w:rPr>
          <w:rFonts w:ascii="Arial" w:hAnsi="Arial" w:cs="Arial"/>
          <w:sz w:val="24"/>
          <w:szCs w:val="24"/>
          <w:lang w:val="en-US"/>
        </w:rPr>
        <w:t xml:space="preserve">: Our findings show that </w:t>
      </w:r>
      <w:r w:rsidR="00C31995" w:rsidRPr="1F1470BD">
        <w:rPr>
          <w:rFonts w:ascii="Arial" w:hAnsi="Arial" w:cs="Arial"/>
          <w:sz w:val="24"/>
          <w:szCs w:val="24"/>
          <w:lang w:val="en-US"/>
        </w:rPr>
        <w:t>individual contributors</w:t>
      </w:r>
      <w:r w:rsidRPr="1F1470BD">
        <w:rPr>
          <w:rFonts w:ascii="Arial" w:hAnsi="Arial" w:cs="Arial"/>
          <w:sz w:val="24"/>
          <w:szCs w:val="24"/>
          <w:lang w:val="en-US"/>
        </w:rPr>
        <w:t xml:space="preserve"> often feel disconnected in remote settings. Implement specific coordination tools and regular check-in practices to help team members stay connected with their colleagues and maintain project alignment. </w:t>
      </w:r>
      <w:r w:rsidRPr="1F1470BD">
        <w:rPr>
          <w:rFonts w:ascii="Arial" w:hAnsi="Arial" w:cs="Arial"/>
          <w:b/>
          <w:bCs/>
          <w:sz w:val="24"/>
          <w:szCs w:val="24"/>
          <w:lang w:val="en-US"/>
        </w:rPr>
        <w:t>Example implementation:</w:t>
      </w:r>
      <w:r w:rsidRPr="1F1470BD">
        <w:rPr>
          <w:rFonts w:ascii="Arial" w:hAnsi="Arial" w:cs="Arial"/>
          <w:sz w:val="24"/>
          <w:szCs w:val="24"/>
          <w:lang w:val="en-US"/>
        </w:rPr>
        <w:t xml:space="preserve"> Deploy digital coordination dashboards like Monday.com or Asana with daily automated check-ins specifically for </w:t>
      </w:r>
      <w:r w:rsidR="00C31995" w:rsidRPr="1F1470BD">
        <w:rPr>
          <w:rFonts w:ascii="Arial" w:hAnsi="Arial" w:cs="Arial"/>
          <w:sz w:val="24"/>
          <w:szCs w:val="24"/>
          <w:lang w:val="en-US"/>
        </w:rPr>
        <w:t>individual contributors</w:t>
      </w:r>
      <w:r w:rsidRPr="1F1470BD">
        <w:rPr>
          <w:rFonts w:ascii="Arial" w:hAnsi="Arial" w:cs="Arial"/>
          <w:sz w:val="24"/>
          <w:szCs w:val="24"/>
          <w:lang w:val="en-US"/>
        </w:rPr>
        <w:t xml:space="preserve"> to address their</w:t>
      </w:r>
      <w:r w:rsidR="00DE18E7">
        <w:rPr>
          <w:rFonts w:ascii="Arial" w:hAnsi="Arial" w:cs="Arial"/>
          <w:sz w:val="24"/>
          <w:szCs w:val="24"/>
          <w:lang w:val="en-US"/>
        </w:rPr>
        <w:t xml:space="preserve"> increase in</w:t>
      </w:r>
      <w:r w:rsidRPr="1F1470BD">
        <w:rPr>
          <w:rFonts w:ascii="Arial" w:hAnsi="Arial" w:cs="Arial"/>
          <w:sz w:val="24"/>
          <w:szCs w:val="24"/>
          <w:lang w:val="en-US"/>
        </w:rPr>
        <w:t xml:space="preserve"> coordination issues</w:t>
      </w:r>
      <w:r w:rsidR="00DE18E7">
        <w:rPr>
          <w:rFonts w:ascii="Arial" w:hAnsi="Arial" w:cs="Arial"/>
          <w:sz w:val="24"/>
          <w:szCs w:val="24"/>
          <w:lang w:val="en-US"/>
        </w:rPr>
        <w:t xml:space="preserve"> in virtual environments</w:t>
      </w:r>
      <w:r w:rsidR="00771F93" w:rsidRPr="1F1470BD">
        <w:rPr>
          <w:rFonts w:ascii="Arial" w:hAnsi="Arial" w:cs="Arial"/>
          <w:sz w:val="24"/>
          <w:szCs w:val="24"/>
          <w:lang w:val="en-US"/>
        </w:rPr>
        <w:t>.</w:t>
      </w:r>
    </w:p>
    <w:p w14:paraId="2D3096EA" w14:textId="014B4D52" w:rsidR="00701DB6" w:rsidRPr="00701DB6" w:rsidRDefault="00701DB6" w:rsidP="003A1AEA">
      <w:pPr>
        <w:numPr>
          <w:ilvl w:val="0"/>
          <w:numId w:val="5"/>
        </w:numPr>
        <w:autoSpaceDE w:val="0"/>
        <w:autoSpaceDN w:val="0"/>
        <w:adjustRightInd w:val="0"/>
        <w:spacing w:after="0" w:line="240" w:lineRule="auto"/>
        <w:jc w:val="both"/>
        <w:rPr>
          <w:rFonts w:ascii="Arial" w:hAnsi="Arial" w:cs="Arial"/>
          <w:sz w:val="24"/>
          <w:szCs w:val="24"/>
          <w:lang w:val="en-US"/>
        </w:rPr>
      </w:pPr>
      <w:r w:rsidRPr="1F1470BD">
        <w:rPr>
          <w:rFonts w:ascii="Arial" w:hAnsi="Arial" w:cs="Arial"/>
          <w:b/>
          <w:bCs/>
          <w:sz w:val="24"/>
          <w:szCs w:val="24"/>
          <w:lang w:val="en-US"/>
        </w:rPr>
        <w:t>Develop Remote Leadership Skills</w:t>
      </w:r>
      <w:r w:rsidRPr="1F1470BD">
        <w:rPr>
          <w:rFonts w:ascii="Arial" w:hAnsi="Arial" w:cs="Arial"/>
          <w:sz w:val="24"/>
          <w:szCs w:val="24"/>
          <w:lang w:val="en-US"/>
        </w:rPr>
        <w:t xml:space="preserve">: Invest in training that helps managers leverage their strengths in remote environments. Since managers show significant productivity and motivation gains when working remotely, help them develop skills to extend these benefits to their teams through effective remote leadership practices. </w:t>
      </w:r>
      <w:r w:rsidRPr="1F1470BD">
        <w:rPr>
          <w:rFonts w:ascii="Arial" w:hAnsi="Arial" w:cs="Arial"/>
          <w:b/>
          <w:bCs/>
          <w:sz w:val="24"/>
          <w:szCs w:val="24"/>
          <w:lang w:val="en-US"/>
        </w:rPr>
        <w:t>Example implementation:</w:t>
      </w:r>
      <w:r w:rsidRPr="1F1470BD">
        <w:rPr>
          <w:rFonts w:ascii="Arial" w:hAnsi="Arial" w:cs="Arial"/>
          <w:sz w:val="24"/>
          <w:szCs w:val="24"/>
          <w:lang w:val="en-US"/>
        </w:rPr>
        <w:t xml:space="preserve"> Institute virtual training sessions for managers focusing on remote team management </w:t>
      </w:r>
      <w:r w:rsidR="00AE0A7C" w:rsidRPr="1F1470BD">
        <w:rPr>
          <w:rFonts w:ascii="Arial" w:hAnsi="Arial" w:cs="Arial"/>
          <w:sz w:val="24"/>
          <w:szCs w:val="24"/>
          <w:lang w:val="en-US"/>
        </w:rPr>
        <w:t>skills.</w:t>
      </w:r>
    </w:p>
    <w:p w14:paraId="3C1A5B23" w14:textId="77777777" w:rsidR="00701DB6" w:rsidRPr="00701DB6" w:rsidRDefault="00701DB6" w:rsidP="003A1AEA">
      <w:pPr>
        <w:numPr>
          <w:ilvl w:val="0"/>
          <w:numId w:val="5"/>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t>Improve Communication for Managers</w:t>
      </w:r>
      <w:r w:rsidRPr="00701DB6">
        <w:rPr>
          <w:rFonts w:ascii="Arial" w:hAnsi="Arial" w:cs="Arial"/>
          <w:sz w:val="24"/>
          <w:szCs w:val="24"/>
          <w:lang w:val="en-US"/>
        </w:rPr>
        <w:t xml:space="preserve">: While managers benefit greatly from remote work, they still report communication challenges. Create clear communication frameworks that help leaders stay connected with their teams without increasing their stress levels. </w:t>
      </w:r>
      <w:r w:rsidRPr="00701DB6">
        <w:rPr>
          <w:rFonts w:ascii="Arial" w:hAnsi="Arial" w:cs="Arial"/>
          <w:b/>
          <w:bCs/>
          <w:sz w:val="24"/>
          <w:szCs w:val="24"/>
          <w:lang w:val="en-US"/>
        </w:rPr>
        <w:t>Example implementation:</w:t>
      </w:r>
      <w:r w:rsidRPr="00701DB6">
        <w:rPr>
          <w:rFonts w:ascii="Arial" w:hAnsi="Arial" w:cs="Arial"/>
          <w:sz w:val="24"/>
          <w:szCs w:val="24"/>
          <w:lang w:val="en-US"/>
        </w:rPr>
        <w:t xml:space="preserve"> Develop a documented communication framework specifying which channels to use for different types of communications, appropriate response times, and escalation paths to address managers' 0.42-point higher communication issues.</w:t>
      </w:r>
    </w:p>
    <w:p w14:paraId="6CCD6072" w14:textId="77777777" w:rsidR="00AE0A7C" w:rsidRDefault="00AE0A7C" w:rsidP="00701DB6">
      <w:pPr>
        <w:autoSpaceDE w:val="0"/>
        <w:autoSpaceDN w:val="0"/>
        <w:adjustRightInd w:val="0"/>
        <w:spacing w:after="0" w:line="240" w:lineRule="auto"/>
        <w:jc w:val="both"/>
        <w:rPr>
          <w:rFonts w:ascii="Arial" w:hAnsi="Arial" w:cs="Arial"/>
          <w:b/>
          <w:bCs/>
          <w:sz w:val="24"/>
          <w:szCs w:val="24"/>
          <w:lang w:val="en-US"/>
        </w:rPr>
      </w:pPr>
    </w:p>
    <w:p w14:paraId="0DD6EFD0" w14:textId="77777777" w:rsidR="00101EBC" w:rsidRPr="00701DB6" w:rsidRDefault="00101EBC" w:rsidP="00101EBC">
      <w:pPr>
        <w:autoSpaceDE w:val="0"/>
        <w:autoSpaceDN w:val="0"/>
        <w:adjustRightInd w:val="0"/>
        <w:spacing w:after="0" w:line="240" w:lineRule="auto"/>
        <w:jc w:val="both"/>
        <w:rPr>
          <w:rFonts w:ascii="Arial" w:hAnsi="Arial" w:cs="Arial"/>
          <w:sz w:val="24"/>
          <w:szCs w:val="24"/>
          <w:lang w:val="en-US"/>
        </w:rPr>
      </w:pPr>
    </w:p>
    <w:p w14:paraId="34337A85" w14:textId="2587DEC0" w:rsidR="00701DB6" w:rsidRPr="00701DB6" w:rsidRDefault="00C918C9" w:rsidP="00701DB6">
      <w:pPr>
        <w:autoSpaceDE w:val="0"/>
        <w:autoSpaceDN w:val="0"/>
        <w:adjustRightInd w:val="0"/>
        <w:spacing w:after="0" w:line="240" w:lineRule="auto"/>
        <w:jc w:val="both"/>
        <w:rPr>
          <w:rFonts w:ascii="Arial" w:hAnsi="Arial" w:cs="Arial"/>
          <w:b/>
          <w:bCs/>
          <w:sz w:val="24"/>
          <w:szCs w:val="24"/>
          <w:lang w:val="es-419"/>
        </w:rPr>
      </w:pPr>
      <w:r>
        <w:rPr>
          <w:rFonts w:ascii="Arial" w:hAnsi="Arial" w:cs="Arial"/>
          <w:b/>
          <w:bCs/>
          <w:sz w:val="24"/>
          <w:szCs w:val="24"/>
          <w:lang w:val="es-419"/>
        </w:rPr>
        <w:t>5</w:t>
      </w:r>
      <w:r w:rsidR="00701DB6" w:rsidRPr="00701DB6">
        <w:rPr>
          <w:rFonts w:ascii="Arial" w:hAnsi="Arial" w:cs="Arial"/>
          <w:b/>
          <w:bCs/>
          <w:sz w:val="24"/>
          <w:szCs w:val="24"/>
          <w:lang w:val="es-419"/>
        </w:rPr>
        <w:t>.</w:t>
      </w:r>
      <w:r>
        <w:rPr>
          <w:rFonts w:ascii="Arial" w:hAnsi="Arial" w:cs="Arial"/>
          <w:b/>
          <w:bCs/>
          <w:sz w:val="24"/>
          <w:szCs w:val="24"/>
          <w:lang w:val="es-419"/>
        </w:rPr>
        <w:t>2</w:t>
      </w:r>
      <w:r w:rsidR="00701DB6" w:rsidRPr="00701DB6">
        <w:rPr>
          <w:rFonts w:ascii="Arial" w:hAnsi="Arial" w:cs="Arial"/>
          <w:b/>
          <w:bCs/>
          <w:sz w:val="24"/>
          <w:szCs w:val="24"/>
          <w:lang w:val="es-419"/>
        </w:rPr>
        <w:t xml:space="preserve"> </w:t>
      </w:r>
      <w:proofErr w:type="spellStart"/>
      <w:r w:rsidR="00701DB6" w:rsidRPr="00701DB6">
        <w:rPr>
          <w:rFonts w:ascii="Arial" w:hAnsi="Arial" w:cs="Arial"/>
          <w:b/>
          <w:bCs/>
          <w:sz w:val="24"/>
          <w:szCs w:val="24"/>
          <w:lang w:val="es-419"/>
        </w:rPr>
        <w:t>Gender-Focused</w:t>
      </w:r>
      <w:proofErr w:type="spellEnd"/>
      <w:r w:rsidR="00701DB6" w:rsidRPr="00701DB6">
        <w:rPr>
          <w:rFonts w:ascii="Arial" w:hAnsi="Arial" w:cs="Arial"/>
          <w:b/>
          <w:bCs/>
          <w:sz w:val="24"/>
          <w:szCs w:val="24"/>
          <w:lang w:val="es-419"/>
        </w:rPr>
        <w:t xml:space="preserve"> </w:t>
      </w:r>
      <w:proofErr w:type="spellStart"/>
      <w:r w:rsidR="00701DB6" w:rsidRPr="00701DB6">
        <w:rPr>
          <w:rFonts w:ascii="Arial" w:hAnsi="Arial" w:cs="Arial"/>
          <w:b/>
          <w:bCs/>
          <w:sz w:val="24"/>
          <w:szCs w:val="24"/>
          <w:lang w:val="es-419"/>
        </w:rPr>
        <w:t>Recommendations</w:t>
      </w:r>
      <w:proofErr w:type="spellEnd"/>
    </w:p>
    <w:p w14:paraId="35F015CF" w14:textId="6C06237E" w:rsidR="00701DB6" w:rsidRPr="00701DB6" w:rsidRDefault="00701DB6" w:rsidP="003A1AEA">
      <w:pPr>
        <w:numPr>
          <w:ilvl w:val="0"/>
          <w:numId w:val="6"/>
        </w:numPr>
        <w:spacing w:after="0" w:line="240" w:lineRule="auto"/>
        <w:jc w:val="both"/>
        <w:rPr>
          <w:rFonts w:ascii="Arial" w:hAnsi="Arial" w:cs="Arial"/>
          <w:lang w:val="en-US"/>
        </w:rPr>
      </w:pPr>
      <w:r w:rsidRPr="1F1470BD">
        <w:rPr>
          <w:rFonts w:ascii="Arial" w:hAnsi="Arial" w:cs="Arial"/>
          <w:b/>
          <w:bCs/>
          <w:sz w:val="24"/>
          <w:szCs w:val="24"/>
          <w:lang w:val="en-US"/>
        </w:rPr>
        <w:t>Address Male-Female Disparities</w:t>
      </w:r>
      <w:r w:rsidRPr="1F1470BD">
        <w:rPr>
          <w:rFonts w:ascii="Arial" w:hAnsi="Arial" w:cs="Arial"/>
          <w:sz w:val="24"/>
          <w:szCs w:val="24"/>
          <w:lang w:val="en-US"/>
        </w:rPr>
        <w:t xml:space="preserve">: Our findings reveal that male </w:t>
      </w:r>
      <w:r w:rsidR="003D406A">
        <w:rPr>
          <w:rFonts w:ascii="Arial" w:hAnsi="Arial" w:cs="Arial"/>
          <w:sz w:val="24"/>
          <w:szCs w:val="24"/>
          <w:lang w:val="en-US"/>
        </w:rPr>
        <w:t>software professionals</w:t>
      </w:r>
      <w:r w:rsidR="00F9188A" w:rsidRPr="1F1470BD">
        <w:rPr>
          <w:rFonts w:ascii="Arial" w:hAnsi="Arial" w:cs="Arial"/>
          <w:sz w:val="24"/>
          <w:szCs w:val="24"/>
          <w:lang w:val="en-US"/>
        </w:rPr>
        <w:t xml:space="preserve"> </w:t>
      </w:r>
      <w:r w:rsidR="00580777" w:rsidRPr="1F1470BD">
        <w:rPr>
          <w:rFonts w:ascii="Arial" w:hAnsi="Arial" w:cs="Arial"/>
          <w:sz w:val="24"/>
          <w:szCs w:val="24"/>
          <w:lang w:val="en-US"/>
        </w:rPr>
        <w:t xml:space="preserve">particularly managers, </w:t>
      </w:r>
      <w:r w:rsidRPr="1F1470BD">
        <w:rPr>
          <w:rFonts w:ascii="Arial" w:hAnsi="Arial" w:cs="Arial"/>
          <w:sz w:val="24"/>
          <w:szCs w:val="24"/>
          <w:lang w:val="en-US"/>
        </w:rPr>
        <w:t xml:space="preserve">are experiencing significantly more benefits from remote work than their female colleagues. Organizations should directly address this gap by examining what factors are enabling male success in remote settings. </w:t>
      </w:r>
      <w:r w:rsidRPr="1F1470BD">
        <w:rPr>
          <w:rFonts w:ascii="Arial" w:hAnsi="Arial" w:cs="Arial"/>
          <w:b/>
          <w:bCs/>
          <w:sz w:val="24"/>
          <w:szCs w:val="24"/>
          <w:lang w:val="en-US"/>
        </w:rPr>
        <w:t>Example implementation:</w:t>
      </w:r>
      <w:r w:rsidRPr="1F1470BD">
        <w:rPr>
          <w:rFonts w:ascii="Arial" w:hAnsi="Arial" w:cs="Arial"/>
          <w:sz w:val="24"/>
          <w:szCs w:val="24"/>
          <w:lang w:val="en-US"/>
        </w:rPr>
        <w:t xml:space="preserve"> Establish gender-balanced remote practices including structured check-ins for female team members to address their -0.22 team productivity challenge and mentoring pairs between male managers (who saw a 1.47-point productivity boost) and female managers.</w:t>
      </w:r>
    </w:p>
    <w:p w14:paraId="568189B4" w14:textId="3DC84EE3" w:rsidR="00701DB6" w:rsidRPr="00701DB6" w:rsidRDefault="00701DB6" w:rsidP="003A1AEA">
      <w:pPr>
        <w:numPr>
          <w:ilvl w:val="0"/>
          <w:numId w:val="6"/>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t>Support Female Team Members</w:t>
      </w:r>
      <w:r w:rsidRPr="00701DB6">
        <w:rPr>
          <w:rFonts w:ascii="Arial" w:hAnsi="Arial" w:cs="Arial"/>
          <w:sz w:val="24"/>
          <w:szCs w:val="24"/>
          <w:lang w:val="en-US"/>
        </w:rPr>
        <w:t xml:space="preserve">: Female </w:t>
      </w:r>
      <w:r w:rsidR="00C31995">
        <w:rPr>
          <w:rFonts w:ascii="Arial" w:hAnsi="Arial" w:cs="Arial"/>
          <w:sz w:val="24"/>
          <w:szCs w:val="24"/>
          <w:lang w:val="en-US"/>
        </w:rPr>
        <w:t>individual contributors</w:t>
      </w:r>
      <w:r w:rsidRPr="00701DB6">
        <w:rPr>
          <w:rFonts w:ascii="Arial" w:hAnsi="Arial" w:cs="Arial"/>
          <w:sz w:val="24"/>
          <w:szCs w:val="24"/>
          <w:lang w:val="en-US"/>
        </w:rPr>
        <w:t xml:space="preserve"> report unique challenges with team productivity in remote settings. Create additional support structures and check-in systems to ensure women feel equally connected and productive when working remotely. </w:t>
      </w:r>
      <w:r w:rsidRPr="00701DB6">
        <w:rPr>
          <w:rFonts w:ascii="Arial" w:hAnsi="Arial" w:cs="Arial"/>
          <w:i/>
          <w:iCs/>
          <w:sz w:val="24"/>
          <w:szCs w:val="24"/>
          <w:lang w:val="en-US"/>
        </w:rPr>
        <w:t>Example implementation</w:t>
      </w:r>
      <w:r w:rsidRPr="00701DB6">
        <w:rPr>
          <w:rFonts w:ascii="Arial" w:hAnsi="Arial" w:cs="Arial"/>
          <w:sz w:val="24"/>
          <w:szCs w:val="24"/>
          <w:lang w:val="en-US"/>
        </w:rPr>
        <w:t>: Form monthly women's remote work networks specifically for female developers to share strategies, challenges, and solutions, with special attention to team productivity issues where they reported decreased performance.</w:t>
      </w:r>
    </w:p>
    <w:p w14:paraId="39241C04" w14:textId="77777777" w:rsidR="00E84BC7" w:rsidRDefault="00E84BC7" w:rsidP="00701DB6">
      <w:pPr>
        <w:autoSpaceDE w:val="0"/>
        <w:autoSpaceDN w:val="0"/>
        <w:adjustRightInd w:val="0"/>
        <w:spacing w:after="0" w:line="240" w:lineRule="auto"/>
        <w:jc w:val="both"/>
        <w:rPr>
          <w:rFonts w:ascii="Arial" w:hAnsi="Arial" w:cs="Arial"/>
          <w:b/>
          <w:bCs/>
          <w:sz w:val="24"/>
          <w:szCs w:val="24"/>
          <w:lang w:val="en-US"/>
        </w:rPr>
      </w:pPr>
    </w:p>
    <w:p w14:paraId="7BFCA013" w14:textId="0B30F46B" w:rsidR="00900AD9" w:rsidRPr="00900AD9" w:rsidRDefault="00C918C9" w:rsidP="00900AD9">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5</w:t>
      </w:r>
      <w:r w:rsidR="00701DB6" w:rsidRPr="00701DB6">
        <w:rPr>
          <w:rFonts w:ascii="Arial" w:hAnsi="Arial" w:cs="Arial"/>
          <w:b/>
          <w:bCs/>
          <w:sz w:val="24"/>
          <w:szCs w:val="24"/>
          <w:lang w:val="en-US"/>
        </w:rPr>
        <w:t>.</w:t>
      </w:r>
      <w:r>
        <w:rPr>
          <w:rFonts w:ascii="Arial" w:hAnsi="Arial" w:cs="Arial"/>
          <w:b/>
          <w:bCs/>
          <w:sz w:val="24"/>
          <w:szCs w:val="24"/>
          <w:lang w:val="en-US"/>
        </w:rPr>
        <w:t>3</w:t>
      </w:r>
      <w:r w:rsidR="002659F6">
        <w:rPr>
          <w:rFonts w:ascii="Arial" w:hAnsi="Arial" w:cs="Arial"/>
          <w:b/>
          <w:bCs/>
          <w:sz w:val="24"/>
          <w:szCs w:val="24"/>
          <w:lang w:val="en-US"/>
        </w:rPr>
        <w:t xml:space="preserve"> </w:t>
      </w:r>
      <w:r w:rsidR="00900AD9" w:rsidRPr="00900AD9">
        <w:rPr>
          <w:rFonts w:ascii="Arial" w:hAnsi="Arial" w:cs="Arial"/>
          <w:b/>
          <w:bCs/>
          <w:sz w:val="24"/>
          <w:szCs w:val="24"/>
          <w:lang w:val="en-US"/>
        </w:rPr>
        <w:t xml:space="preserve">Regional Considerations for </w:t>
      </w:r>
      <w:proofErr w:type="spellStart"/>
      <w:r w:rsidR="00900AD9" w:rsidRPr="00900AD9">
        <w:rPr>
          <w:rFonts w:ascii="Arial" w:hAnsi="Arial" w:cs="Arial"/>
          <w:b/>
          <w:bCs/>
          <w:sz w:val="24"/>
          <w:szCs w:val="24"/>
          <w:lang w:val="en-US"/>
        </w:rPr>
        <w:t>Iberoamerican</w:t>
      </w:r>
      <w:proofErr w:type="spellEnd"/>
      <w:r w:rsidR="00900AD9" w:rsidRPr="00900AD9">
        <w:rPr>
          <w:rFonts w:ascii="Arial" w:hAnsi="Arial" w:cs="Arial"/>
          <w:b/>
          <w:bCs/>
          <w:sz w:val="24"/>
          <w:szCs w:val="24"/>
          <w:lang w:val="en-US"/>
        </w:rPr>
        <w:t xml:space="preserve"> Organizations</w:t>
      </w:r>
    </w:p>
    <w:p w14:paraId="2595E3E7" w14:textId="514EC83C" w:rsidR="00900AD9" w:rsidRPr="00900AD9" w:rsidRDefault="00900AD9" w:rsidP="00900AD9">
      <w:pPr>
        <w:autoSpaceDE w:val="0"/>
        <w:autoSpaceDN w:val="0"/>
        <w:adjustRightInd w:val="0"/>
        <w:spacing w:after="0" w:line="240" w:lineRule="auto"/>
        <w:jc w:val="both"/>
        <w:rPr>
          <w:rFonts w:ascii="Arial" w:hAnsi="Arial" w:cs="Arial"/>
          <w:sz w:val="24"/>
          <w:szCs w:val="24"/>
          <w:lang w:val="en-US"/>
        </w:rPr>
      </w:pPr>
      <w:r w:rsidRPr="00900AD9">
        <w:rPr>
          <w:rFonts w:ascii="Arial" w:hAnsi="Arial" w:cs="Arial"/>
          <w:sz w:val="24"/>
          <w:szCs w:val="24"/>
          <w:lang w:val="en-US"/>
        </w:rPr>
        <w:t>Latin American organizations often have distinct hierarchical cultures that may amplify the role-based differences observed in our study.</w:t>
      </w:r>
    </w:p>
    <w:p w14:paraId="0BCC0305" w14:textId="77777777" w:rsidR="00900AD9" w:rsidRPr="00AE24FA" w:rsidRDefault="00900AD9" w:rsidP="003A1AEA">
      <w:pPr>
        <w:pStyle w:val="ListParagraph"/>
        <w:numPr>
          <w:ilvl w:val="0"/>
          <w:numId w:val="13"/>
        </w:numPr>
        <w:autoSpaceDE w:val="0"/>
        <w:autoSpaceDN w:val="0"/>
        <w:adjustRightInd w:val="0"/>
        <w:spacing w:after="0" w:line="240" w:lineRule="auto"/>
        <w:jc w:val="both"/>
        <w:rPr>
          <w:rFonts w:ascii="Arial" w:hAnsi="Arial" w:cs="Arial"/>
          <w:sz w:val="24"/>
          <w:szCs w:val="24"/>
          <w:lang w:val="en-US"/>
        </w:rPr>
      </w:pPr>
      <w:r w:rsidRPr="00AE24FA">
        <w:rPr>
          <w:rFonts w:ascii="Arial" w:hAnsi="Arial" w:cs="Arial"/>
          <w:sz w:val="24"/>
          <w:szCs w:val="24"/>
          <w:lang w:val="en-US"/>
        </w:rPr>
        <w:t>Provide cultural competency training for remote leadership that acknowledges regional hierarchical expectations</w:t>
      </w:r>
    </w:p>
    <w:p w14:paraId="2C9C87C0" w14:textId="77777777" w:rsidR="00900AD9" w:rsidRPr="00AE24FA" w:rsidRDefault="00900AD9" w:rsidP="003A1AEA">
      <w:pPr>
        <w:pStyle w:val="ListParagraph"/>
        <w:numPr>
          <w:ilvl w:val="0"/>
          <w:numId w:val="13"/>
        </w:numPr>
        <w:autoSpaceDE w:val="0"/>
        <w:autoSpaceDN w:val="0"/>
        <w:adjustRightInd w:val="0"/>
        <w:spacing w:after="0" w:line="240" w:lineRule="auto"/>
        <w:jc w:val="both"/>
        <w:rPr>
          <w:rFonts w:ascii="Arial" w:hAnsi="Arial" w:cs="Arial"/>
          <w:sz w:val="24"/>
          <w:szCs w:val="24"/>
          <w:lang w:val="en-US"/>
        </w:rPr>
      </w:pPr>
      <w:r w:rsidRPr="00AE24FA">
        <w:rPr>
          <w:rFonts w:ascii="Arial" w:hAnsi="Arial" w:cs="Arial"/>
          <w:sz w:val="24"/>
          <w:szCs w:val="24"/>
          <w:lang w:val="en-US"/>
        </w:rPr>
        <w:t>Create communication protocols that respect cultural norms while promoting effective remote collaboration</w:t>
      </w:r>
    </w:p>
    <w:p w14:paraId="0C108C50" w14:textId="77777777" w:rsidR="00900AD9" w:rsidRPr="00AE24FA" w:rsidRDefault="00900AD9" w:rsidP="003A1AEA">
      <w:pPr>
        <w:pStyle w:val="ListParagraph"/>
        <w:numPr>
          <w:ilvl w:val="0"/>
          <w:numId w:val="13"/>
        </w:numPr>
        <w:autoSpaceDE w:val="0"/>
        <w:autoSpaceDN w:val="0"/>
        <w:adjustRightInd w:val="0"/>
        <w:spacing w:after="0" w:line="240" w:lineRule="auto"/>
        <w:jc w:val="both"/>
        <w:rPr>
          <w:rFonts w:ascii="Arial" w:hAnsi="Arial" w:cs="Arial"/>
          <w:sz w:val="24"/>
          <w:szCs w:val="24"/>
          <w:lang w:val="en-US"/>
        </w:rPr>
      </w:pPr>
      <w:r w:rsidRPr="00AE24FA">
        <w:rPr>
          <w:rFonts w:ascii="Arial" w:hAnsi="Arial" w:cs="Arial"/>
          <w:sz w:val="24"/>
          <w:szCs w:val="24"/>
          <w:lang w:val="en-US"/>
        </w:rPr>
        <w:t>Develop region-specific remote work guidelines that account for local organizational cultures</w:t>
      </w:r>
    </w:p>
    <w:p w14:paraId="4432F623" w14:textId="77777777" w:rsidR="00900AD9" w:rsidRDefault="00900AD9" w:rsidP="00701DB6">
      <w:pPr>
        <w:autoSpaceDE w:val="0"/>
        <w:autoSpaceDN w:val="0"/>
        <w:adjustRightInd w:val="0"/>
        <w:spacing w:after="0" w:line="240" w:lineRule="auto"/>
        <w:jc w:val="both"/>
        <w:rPr>
          <w:rFonts w:ascii="Arial" w:hAnsi="Arial" w:cs="Arial"/>
          <w:b/>
          <w:bCs/>
          <w:sz w:val="24"/>
          <w:szCs w:val="24"/>
          <w:lang w:val="en-US"/>
        </w:rPr>
      </w:pPr>
    </w:p>
    <w:p w14:paraId="05A2483E" w14:textId="2FB022E8" w:rsidR="00900AD9" w:rsidRDefault="00C918C9" w:rsidP="00701DB6">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5</w:t>
      </w:r>
      <w:r w:rsidR="00900AD9" w:rsidRPr="00701DB6">
        <w:rPr>
          <w:rFonts w:ascii="Arial" w:hAnsi="Arial" w:cs="Arial"/>
          <w:b/>
          <w:bCs/>
          <w:sz w:val="24"/>
          <w:szCs w:val="24"/>
          <w:lang w:val="en-US"/>
        </w:rPr>
        <w:t>.</w:t>
      </w:r>
      <w:r>
        <w:rPr>
          <w:rFonts w:ascii="Arial" w:hAnsi="Arial" w:cs="Arial"/>
          <w:b/>
          <w:bCs/>
          <w:sz w:val="24"/>
          <w:szCs w:val="24"/>
          <w:lang w:val="en-US"/>
        </w:rPr>
        <w:t>4</w:t>
      </w:r>
      <w:r w:rsidR="00900AD9">
        <w:rPr>
          <w:rFonts w:ascii="Arial" w:hAnsi="Arial" w:cs="Arial"/>
          <w:b/>
          <w:bCs/>
          <w:sz w:val="24"/>
          <w:szCs w:val="24"/>
          <w:lang w:val="en-US"/>
        </w:rPr>
        <w:t xml:space="preserve"> </w:t>
      </w:r>
      <w:r w:rsidR="00900AD9" w:rsidRPr="00701DB6">
        <w:rPr>
          <w:rFonts w:ascii="Arial" w:hAnsi="Arial" w:cs="Arial"/>
          <w:b/>
          <w:bCs/>
          <w:sz w:val="24"/>
          <w:szCs w:val="24"/>
          <w:lang w:val="en-US"/>
        </w:rPr>
        <w:t>Follow-Up Research</w:t>
      </w:r>
    </w:p>
    <w:p w14:paraId="2A114D32" w14:textId="77777777" w:rsidR="00C17156" w:rsidRPr="00701DB6" w:rsidRDefault="00C17156" w:rsidP="00701DB6">
      <w:pPr>
        <w:autoSpaceDE w:val="0"/>
        <w:autoSpaceDN w:val="0"/>
        <w:adjustRightInd w:val="0"/>
        <w:spacing w:after="0" w:line="240" w:lineRule="auto"/>
        <w:jc w:val="both"/>
        <w:rPr>
          <w:rFonts w:ascii="Arial" w:hAnsi="Arial" w:cs="Arial"/>
          <w:b/>
          <w:bCs/>
          <w:sz w:val="24"/>
          <w:szCs w:val="24"/>
          <w:lang w:val="en-US"/>
        </w:rPr>
      </w:pPr>
    </w:p>
    <w:p w14:paraId="230FD2E3" w14:textId="35E50B4B" w:rsidR="00701DB6" w:rsidRDefault="00701DB6" w:rsidP="003A1AEA">
      <w:pPr>
        <w:numPr>
          <w:ilvl w:val="0"/>
          <w:numId w:val="7"/>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t>Study Long-Term Effects</w:t>
      </w:r>
      <w:r w:rsidRPr="00701DB6">
        <w:rPr>
          <w:rFonts w:ascii="Arial" w:hAnsi="Arial" w:cs="Arial"/>
          <w:sz w:val="24"/>
          <w:szCs w:val="24"/>
          <w:lang w:val="en-US"/>
        </w:rPr>
        <w:t xml:space="preserve">: This research captures a snapshot in time. Following these same teams over months and years would help us understand whether the observed benefits and challenges of remote work persist or evolve. </w:t>
      </w:r>
    </w:p>
    <w:p w14:paraId="588CB607" w14:textId="5579A772" w:rsidR="006364E1" w:rsidRPr="00701DB6" w:rsidRDefault="006364E1" w:rsidP="003A1AEA">
      <w:pPr>
        <w:numPr>
          <w:ilvl w:val="0"/>
          <w:numId w:val="7"/>
        </w:numPr>
        <w:autoSpaceDE w:val="0"/>
        <w:autoSpaceDN w:val="0"/>
        <w:adjustRightInd w:val="0"/>
        <w:spacing w:after="0" w:line="240" w:lineRule="auto"/>
        <w:jc w:val="both"/>
        <w:rPr>
          <w:rFonts w:ascii="Arial" w:hAnsi="Arial" w:cs="Arial"/>
          <w:sz w:val="24"/>
          <w:szCs w:val="24"/>
          <w:lang w:val="en-US"/>
        </w:rPr>
      </w:pPr>
      <w:r w:rsidRPr="006364E1">
        <w:rPr>
          <w:rFonts w:ascii="Arial" w:hAnsi="Arial" w:cs="Arial"/>
          <w:b/>
          <w:bCs/>
          <w:sz w:val="24"/>
          <w:szCs w:val="24"/>
          <w:lang w:val="en-US"/>
        </w:rPr>
        <w:t>Female Leadership Research:</w:t>
      </w:r>
      <w:r w:rsidRPr="006364E1">
        <w:rPr>
          <w:rFonts w:ascii="Arial" w:hAnsi="Arial" w:cs="Arial"/>
          <w:sz w:val="24"/>
          <w:szCs w:val="24"/>
          <w:lang w:val="en-US"/>
        </w:rPr>
        <w:t xml:space="preserve"> Address the critical gap in understanding female managers' remote work experiences through targeted data collection and analysis.</w:t>
      </w:r>
    </w:p>
    <w:p w14:paraId="311A26BB" w14:textId="1A6BB0C8" w:rsidR="00701DB6" w:rsidRDefault="00701DB6" w:rsidP="003A1AEA">
      <w:pPr>
        <w:numPr>
          <w:ilvl w:val="0"/>
          <w:numId w:val="7"/>
        </w:numPr>
        <w:autoSpaceDE w:val="0"/>
        <w:autoSpaceDN w:val="0"/>
        <w:adjustRightInd w:val="0"/>
        <w:spacing w:after="0" w:line="240" w:lineRule="auto"/>
        <w:jc w:val="both"/>
        <w:rPr>
          <w:rFonts w:ascii="Arial" w:hAnsi="Arial" w:cs="Arial"/>
          <w:sz w:val="24"/>
          <w:szCs w:val="24"/>
          <w:lang w:val="en-US"/>
        </w:rPr>
      </w:pPr>
      <w:r w:rsidRPr="22873DBA">
        <w:rPr>
          <w:rFonts w:ascii="Arial" w:hAnsi="Arial" w:cs="Arial"/>
          <w:b/>
          <w:bCs/>
          <w:sz w:val="24"/>
          <w:szCs w:val="24"/>
          <w:lang w:val="en-US"/>
        </w:rPr>
        <w:t xml:space="preserve">Talk to </w:t>
      </w:r>
      <w:r w:rsidR="001922B9" w:rsidRPr="22873DBA">
        <w:rPr>
          <w:rFonts w:ascii="Arial" w:hAnsi="Arial" w:cs="Arial"/>
          <w:b/>
          <w:bCs/>
          <w:sz w:val="24"/>
          <w:szCs w:val="24"/>
          <w:lang w:val="en-US"/>
        </w:rPr>
        <w:t>Developers</w:t>
      </w:r>
      <w:r w:rsidRPr="22873DBA">
        <w:rPr>
          <w:rFonts w:ascii="Arial" w:hAnsi="Arial" w:cs="Arial"/>
          <w:sz w:val="24"/>
          <w:szCs w:val="24"/>
          <w:lang w:val="en-US"/>
        </w:rPr>
        <w:t xml:space="preserve">: While our numbers tell an important story, direct conversations with developers would provide deeper insights into why remote work affects different groups so differently. Interviews and focus groups would complement our quantitative findings. </w:t>
      </w:r>
    </w:p>
    <w:p w14:paraId="241F5C2D" w14:textId="24700919" w:rsidR="00654D1E" w:rsidRPr="00701DB6" w:rsidRDefault="00654D1E" w:rsidP="003A1AEA">
      <w:pPr>
        <w:numPr>
          <w:ilvl w:val="0"/>
          <w:numId w:val="7"/>
        </w:numPr>
        <w:autoSpaceDE w:val="0"/>
        <w:autoSpaceDN w:val="0"/>
        <w:adjustRightInd w:val="0"/>
        <w:spacing w:after="0" w:line="240" w:lineRule="auto"/>
        <w:jc w:val="both"/>
        <w:rPr>
          <w:rFonts w:ascii="Arial" w:hAnsi="Arial" w:cs="Arial"/>
          <w:sz w:val="24"/>
          <w:szCs w:val="24"/>
          <w:lang w:val="en-US"/>
        </w:rPr>
      </w:pPr>
      <w:r w:rsidRPr="00654D1E">
        <w:rPr>
          <w:rFonts w:ascii="Arial" w:hAnsi="Arial" w:cs="Arial"/>
          <w:b/>
          <w:bCs/>
          <w:sz w:val="24"/>
          <w:szCs w:val="24"/>
          <w:lang w:val="en-US"/>
        </w:rPr>
        <w:t>Integration of Qualitative Insights:</w:t>
      </w:r>
      <w:r w:rsidRPr="00654D1E">
        <w:rPr>
          <w:rFonts w:ascii="Arial" w:hAnsi="Arial" w:cs="Arial"/>
          <w:sz w:val="24"/>
          <w:szCs w:val="24"/>
          <w:lang w:val="en-US"/>
        </w:rPr>
        <w:t xml:space="preserve"> Review </w:t>
      </w:r>
      <w:r>
        <w:rPr>
          <w:rFonts w:ascii="Arial" w:hAnsi="Arial" w:cs="Arial"/>
          <w:sz w:val="24"/>
          <w:szCs w:val="24"/>
          <w:lang w:val="en-US"/>
        </w:rPr>
        <w:t xml:space="preserve">more </w:t>
      </w:r>
      <w:r w:rsidRPr="00654D1E">
        <w:rPr>
          <w:rFonts w:ascii="Arial" w:hAnsi="Arial" w:cs="Arial"/>
          <w:sz w:val="24"/>
          <w:szCs w:val="24"/>
          <w:lang w:val="en-US"/>
        </w:rPr>
        <w:t xml:space="preserve">existing qualitative research, </w:t>
      </w:r>
      <w:r>
        <w:rPr>
          <w:rFonts w:ascii="Arial" w:hAnsi="Arial" w:cs="Arial"/>
          <w:sz w:val="24"/>
          <w:szCs w:val="24"/>
          <w:lang w:val="en-US"/>
        </w:rPr>
        <w:t>like</w:t>
      </w:r>
      <w:r w:rsidRPr="00654D1E">
        <w:rPr>
          <w:rFonts w:ascii="Arial" w:hAnsi="Arial" w:cs="Arial"/>
          <w:sz w:val="24"/>
          <w:szCs w:val="24"/>
          <w:lang w:val="en-US"/>
        </w:rPr>
        <w:t xml:space="preserve"> the work by </w:t>
      </w:r>
      <w:proofErr w:type="spellStart"/>
      <w:r w:rsidRPr="00654D1E">
        <w:rPr>
          <w:rFonts w:ascii="Arial" w:hAnsi="Arial" w:cs="Arial"/>
          <w:sz w:val="24"/>
          <w:szCs w:val="24"/>
          <w:lang w:val="en-US"/>
        </w:rPr>
        <w:t>Castrillón</w:t>
      </w:r>
      <w:proofErr w:type="spellEnd"/>
      <w:r w:rsidRPr="00654D1E">
        <w:rPr>
          <w:rFonts w:ascii="Arial" w:hAnsi="Arial" w:cs="Arial"/>
          <w:sz w:val="24"/>
          <w:szCs w:val="24"/>
          <w:lang w:val="en-US"/>
        </w:rPr>
        <w:t xml:space="preserve"> &amp; Acevedo (2024) on Colombian focus groups, to identify whether the variables showing significant role-based differences in our quantitative analysis are also mentioned in qualitative reports, providing convergent evidence for the role-based patterns observed. </w:t>
      </w:r>
    </w:p>
    <w:p w14:paraId="534CACB9" w14:textId="0502B09E" w:rsidR="00701DB6" w:rsidRPr="00701DB6" w:rsidRDefault="00701DB6" w:rsidP="003A1AEA">
      <w:pPr>
        <w:numPr>
          <w:ilvl w:val="0"/>
          <w:numId w:val="7"/>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lastRenderedPageBreak/>
        <w:t>Test Specific Solutions</w:t>
      </w:r>
      <w:r w:rsidRPr="00701DB6">
        <w:rPr>
          <w:rFonts w:ascii="Arial" w:hAnsi="Arial" w:cs="Arial"/>
          <w:sz w:val="24"/>
          <w:szCs w:val="24"/>
          <w:lang w:val="en-US"/>
        </w:rPr>
        <w:t xml:space="preserve">: Design and evaluate targeted interventions to address the coordination challenges for </w:t>
      </w:r>
      <w:r w:rsidR="00C31995">
        <w:rPr>
          <w:rFonts w:ascii="Arial" w:hAnsi="Arial" w:cs="Arial"/>
          <w:sz w:val="24"/>
          <w:szCs w:val="24"/>
          <w:lang w:val="en-US"/>
        </w:rPr>
        <w:t>individual contributors</w:t>
      </w:r>
      <w:r w:rsidRPr="00701DB6">
        <w:rPr>
          <w:rFonts w:ascii="Arial" w:hAnsi="Arial" w:cs="Arial"/>
          <w:sz w:val="24"/>
          <w:szCs w:val="24"/>
          <w:lang w:val="en-US"/>
        </w:rPr>
        <w:t xml:space="preserve"> and the potential </w:t>
      </w:r>
      <w:r w:rsidR="00C912C4">
        <w:rPr>
          <w:rFonts w:ascii="Arial" w:hAnsi="Arial" w:cs="Arial"/>
          <w:sz w:val="24"/>
          <w:szCs w:val="24"/>
          <w:lang w:val="en-US"/>
        </w:rPr>
        <w:t>differences for each company type, country and gender.</w:t>
      </w:r>
      <w:r w:rsidRPr="00701DB6">
        <w:rPr>
          <w:rFonts w:ascii="Arial" w:hAnsi="Arial" w:cs="Arial"/>
          <w:sz w:val="24"/>
          <w:szCs w:val="24"/>
          <w:lang w:val="en-US"/>
        </w:rPr>
        <w:t xml:space="preserve"> </w:t>
      </w:r>
    </w:p>
    <w:p w14:paraId="3F8B186A" w14:textId="32CAE7A7" w:rsidR="00701DB6" w:rsidRDefault="00701DB6" w:rsidP="003A1AEA">
      <w:pPr>
        <w:numPr>
          <w:ilvl w:val="0"/>
          <w:numId w:val="7"/>
        </w:numPr>
        <w:autoSpaceDE w:val="0"/>
        <w:autoSpaceDN w:val="0"/>
        <w:adjustRightInd w:val="0"/>
        <w:spacing w:after="0" w:line="240" w:lineRule="auto"/>
        <w:jc w:val="both"/>
        <w:rPr>
          <w:rFonts w:ascii="Arial" w:hAnsi="Arial" w:cs="Arial"/>
          <w:sz w:val="24"/>
          <w:szCs w:val="24"/>
          <w:lang w:val="en-US"/>
        </w:rPr>
      </w:pPr>
      <w:r w:rsidRPr="00701DB6">
        <w:rPr>
          <w:rFonts w:ascii="Arial" w:hAnsi="Arial" w:cs="Arial"/>
          <w:b/>
          <w:bCs/>
          <w:sz w:val="24"/>
          <w:szCs w:val="24"/>
          <w:lang w:val="en-US"/>
        </w:rPr>
        <w:t>Broaden Our Understanding</w:t>
      </w:r>
      <w:r w:rsidRPr="00701DB6">
        <w:rPr>
          <w:rFonts w:ascii="Arial" w:hAnsi="Arial" w:cs="Arial"/>
          <w:sz w:val="24"/>
          <w:szCs w:val="24"/>
          <w:lang w:val="en-US"/>
        </w:rPr>
        <w:t>: Extend this analysis to include other important factors like age, parenting status, years of experience, and personality traits, which likely influence how people experience remote work.</w:t>
      </w:r>
    </w:p>
    <w:p w14:paraId="5F095D89" w14:textId="2D4CEC7A" w:rsidR="00990AD0" w:rsidRPr="00701DB6" w:rsidRDefault="00990AD0" w:rsidP="003A1AEA">
      <w:pPr>
        <w:numPr>
          <w:ilvl w:val="0"/>
          <w:numId w:val="7"/>
        </w:numPr>
        <w:autoSpaceDE w:val="0"/>
        <w:autoSpaceDN w:val="0"/>
        <w:adjustRightInd w:val="0"/>
        <w:spacing w:after="0" w:line="240" w:lineRule="auto"/>
        <w:jc w:val="both"/>
        <w:rPr>
          <w:rFonts w:ascii="Arial" w:hAnsi="Arial" w:cs="Arial"/>
          <w:sz w:val="24"/>
          <w:szCs w:val="24"/>
          <w:lang w:val="en-US"/>
        </w:rPr>
      </w:pPr>
      <w:r w:rsidRPr="00990AD0">
        <w:rPr>
          <w:rFonts w:ascii="Arial" w:hAnsi="Arial" w:cs="Arial"/>
          <w:b/>
          <w:bCs/>
          <w:sz w:val="24"/>
          <w:szCs w:val="24"/>
          <w:lang w:val="en-US"/>
        </w:rPr>
        <w:t xml:space="preserve">Stronger </w:t>
      </w:r>
      <w:r>
        <w:rPr>
          <w:rFonts w:ascii="Arial" w:hAnsi="Arial" w:cs="Arial"/>
          <w:b/>
          <w:bCs/>
          <w:sz w:val="24"/>
          <w:szCs w:val="24"/>
          <w:lang w:val="en-US"/>
        </w:rPr>
        <w:t>Mathematical Analysis</w:t>
      </w:r>
      <w:r w:rsidRPr="00990AD0">
        <w:rPr>
          <w:rFonts w:ascii="Arial" w:hAnsi="Arial" w:cs="Arial"/>
          <w:b/>
          <w:bCs/>
          <w:sz w:val="24"/>
          <w:szCs w:val="24"/>
          <w:lang w:val="en-US"/>
        </w:rPr>
        <w:t xml:space="preserve">: </w:t>
      </w:r>
      <w:r w:rsidRPr="00990AD0">
        <w:rPr>
          <w:rFonts w:ascii="Arial" w:hAnsi="Arial" w:cs="Arial"/>
          <w:sz w:val="24"/>
          <w:szCs w:val="24"/>
          <w:lang w:val="en-US"/>
        </w:rPr>
        <w:t xml:space="preserve">Implement Partial Least Squares Structural Equation Modeling (PLS-SEM) with instrumental variables to strengthen causal inference beyond our current correlational findings. This more sophisticated mathematical analysis would allow us to identify complex relationships between variables, </w:t>
      </w:r>
      <w:r w:rsidR="008D1D0E" w:rsidRPr="00990AD0">
        <w:rPr>
          <w:rFonts w:ascii="Arial" w:hAnsi="Arial" w:cs="Arial"/>
          <w:sz w:val="24"/>
          <w:szCs w:val="24"/>
          <w:lang w:val="en-US"/>
        </w:rPr>
        <w:t>control</w:t>
      </w:r>
      <w:r w:rsidRPr="00990AD0">
        <w:rPr>
          <w:rFonts w:ascii="Arial" w:hAnsi="Arial" w:cs="Arial"/>
          <w:sz w:val="24"/>
          <w:szCs w:val="24"/>
          <w:lang w:val="en-US"/>
        </w:rPr>
        <w:t xml:space="preserve"> confounding factors, and establish stronger evidence for causality in remote work effects</w:t>
      </w:r>
    </w:p>
    <w:p w14:paraId="48B1F120" w14:textId="77777777" w:rsidR="00964039" w:rsidRPr="00964039" w:rsidRDefault="00964039" w:rsidP="00701DB6">
      <w:pPr>
        <w:autoSpaceDE w:val="0"/>
        <w:autoSpaceDN w:val="0"/>
        <w:adjustRightInd w:val="0"/>
        <w:spacing w:after="0" w:line="240" w:lineRule="auto"/>
        <w:jc w:val="both"/>
        <w:rPr>
          <w:rFonts w:ascii="Arial" w:hAnsi="Arial" w:cs="Arial"/>
          <w:sz w:val="24"/>
          <w:szCs w:val="24"/>
          <w:lang w:val="en-US"/>
        </w:rPr>
      </w:pPr>
    </w:p>
    <w:p w14:paraId="563460DD" w14:textId="7BC47744" w:rsidR="00701DB6" w:rsidRDefault="00701DB6" w:rsidP="00701DB6">
      <w:pPr>
        <w:autoSpaceDE w:val="0"/>
        <w:autoSpaceDN w:val="0"/>
        <w:adjustRightInd w:val="0"/>
        <w:spacing w:after="0" w:line="240" w:lineRule="auto"/>
        <w:jc w:val="both"/>
        <w:rPr>
          <w:rFonts w:ascii="Arial" w:hAnsi="Arial" w:cs="Arial"/>
          <w:sz w:val="24"/>
          <w:szCs w:val="24"/>
          <w:lang w:val="en-US"/>
        </w:rPr>
      </w:pPr>
      <w:r w:rsidRPr="00701DB6">
        <w:rPr>
          <w:rFonts w:ascii="Arial" w:hAnsi="Arial" w:cs="Arial"/>
          <w:sz w:val="24"/>
          <w:szCs w:val="24"/>
          <w:lang w:val="en-US"/>
        </w:rPr>
        <w:t>By implementing these</w:t>
      </w:r>
      <w:r w:rsidR="008D1D0E">
        <w:rPr>
          <w:rFonts w:ascii="Arial" w:hAnsi="Arial" w:cs="Arial"/>
          <w:sz w:val="24"/>
          <w:szCs w:val="24"/>
          <w:lang w:val="en-US"/>
        </w:rPr>
        <w:t xml:space="preserve"> </w:t>
      </w:r>
      <w:r w:rsidRPr="00701DB6">
        <w:rPr>
          <w:rFonts w:ascii="Arial" w:hAnsi="Arial" w:cs="Arial"/>
          <w:sz w:val="24"/>
          <w:szCs w:val="24"/>
          <w:lang w:val="en-US"/>
        </w:rPr>
        <w:t xml:space="preserve">recommendations with concrete action steps, organizations can create remote work environments that benefit all team members while addressing the specific needs and challenges faced by different groups. </w:t>
      </w:r>
    </w:p>
    <w:p w14:paraId="1A63D3A1" w14:textId="77777777" w:rsidR="00DD3944" w:rsidRDefault="00DD3944" w:rsidP="00701DB6">
      <w:pPr>
        <w:autoSpaceDE w:val="0"/>
        <w:autoSpaceDN w:val="0"/>
        <w:adjustRightInd w:val="0"/>
        <w:spacing w:after="0" w:line="240" w:lineRule="auto"/>
        <w:jc w:val="both"/>
        <w:rPr>
          <w:rFonts w:ascii="Arial" w:hAnsi="Arial" w:cs="Arial"/>
          <w:sz w:val="24"/>
          <w:szCs w:val="24"/>
          <w:lang w:val="en-US"/>
        </w:rPr>
      </w:pPr>
    </w:p>
    <w:p w14:paraId="386D60BF" w14:textId="296D4FF7" w:rsidR="00094360" w:rsidRDefault="00094360" w:rsidP="00DD3944">
      <w:pPr>
        <w:autoSpaceDE w:val="0"/>
        <w:autoSpaceDN w:val="0"/>
        <w:adjustRightInd w:val="0"/>
        <w:spacing w:after="0" w:line="240" w:lineRule="auto"/>
        <w:jc w:val="both"/>
        <w:rPr>
          <w:rFonts w:ascii="Arial" w:hAnsi="Arial" w:cs="Arial"/>
          <w:b/>
          <w:bCs/>
          <w:sz w:val="28"/>
          <w:szCs w:val="28"/>
          <w:lang w:val="en-US"/>
        </w:rPr>
      </w:pPr>
      <w:r>
        <w:rPr>
          <w:rFonts w:ascii="Arial" w:hAnsi="Arial" w:cs="Arial"/>
          <w:b/>
          <w:bCs/>
          <w:sz w:val="28"/>
          <w:szCs w:val="28"/>
          <w:lang w:val="en-US"/>
        </w:rPr>
        <w:t xml:space="preserve">6. </w:t>
      </w:r>
      <w:r>
        <w:rPr>
          <w:rFonts w:ascii="Arial" w:hAnsi="Arial" w:cs="Arial"/>
          <w:b/>
          <w:bCs/>
          <w:sz w:val="28"/>
          <w:szCs w:val="28"/>
          <w:lang w:val="en-US"/>
        </w:rPr>
        <w:t>THREATS TO VALIDITY</w:t>
      </w:r>
    </w:p>
    <w:p w14:paraId="408030E9" w14:textId="3D83CF94" w:rsidR="00094360" w:rsidRDefault="00A51372" w:rsidP="00A51372">
      <w:pPr>
        <w:autoSpaceDE w:val="0"/>
        <w:autoSpaceDN w:val="0"/>
        <w:adjustRightInd w:val="0"/>
        <w:spacing w:after="0" w:line="240" w:lineRule="auto"/>
        <w:ind w:firstLine="708"/>
        <w:jc w:val="both"/>
        <w:rPr>
          <w:rFonts w:ascii="Arial" w:hAnsi="Arial" w:cs="Arial"/>
          <w:sz w:val="24"/>
          <w:szCs w:val="24"/>
          <w:lang w:val="en-US"/>
        </w:rPr>
      </w:pPr>
      <w:r w:rsidRPr="00A51372">
        <w:rPr>
          <w:rFonts w:ascii="Arial" w:hAnsi="Arial" w:cs="Arial"/>
          <w:sz w:val="24"/>
          <w:szCs w:val="24"/>
          <w:lang w:val="en-US"/>
        </w:rPr>
        <w:t>The following are the threats to validity of this work according to the dimensions identified by [12].</w:t>
      </w:r>
    </w:p>
    <w:p w14:paraId="0BF203E9" w14:textId="77777777" w:rsidR="00C6325C" w:rsidRDefault="00C6325C" w:rsidP="00C6325C">
      <w:pPr>
        <w:autoSpaceDE w:val="0"/>
        <w:autoSpaceDN w:val="0"/>
        <w:adjustRightInd w:val="0"/>
        <w:spacing w:after="0" w:line="240" w:lineRule="auto"/>
        <w:jc w:val="both"/>
        <w:rPr>
          <w:rFonts w:ascii="Arial" w:hAnsi="Arial" w:cs="Arial"/>
          <w:sz w:val="24"/>
          <w:szCs w:val="24"/>
          <w:lang w:val="en-US"/>
        </w:rPr>
      </w:pPr>
    </w:p>
    <w:p w14:paraId="1053B5D7" w14:textId="77777777" w:rsidR="00C6325C" w:rsidRDefault="00C6325C" w:rsidP="008D01B9">
      <w:pPr>
        <w:autoSpaceDE w:val="0"/>
        <w:autoSpaceDN w:val="0"/>
        <w:adjustRightInd w:val="0"/>
        <w:spacing w:after="0" w:line="240" w:lineRule="auto"/>
        <w:ind w:firstLine="708"/>
        <w:jc w:val="both"/>
        <w:rPr>
          <w:rFonts w:ascii="Arial" w:hAnsi="Arial" w:cs="Arial"/>
          <w:sz w:val="24"/>
          <w:szCs w:val="24"/>
          <w:lang w:val="en-US"/>
        </w:rPr>
      </w:pPr>
      <w:r w:rsidRPr="00C6325C">
        <w:rPr>
          <w:rFonts w:ascii="Arial" w:hAnsi="Arial" w:cs="Arial"/>
          <w:sz w:val="24"/>
          <w:szCs w:val="24"/>
          <w:lang w:val="en-US"/>
        </w:rPr>
        <w:t>Regarding internal validity, fully controlling this threat when constructing a survey is quite complicated since any error in a question can influence the respondent's answer. In our case, the same survey was to be used in all four countries, so this threat could be even greater as the same word did not always have the same nuance in all four countries. For this reason, the survey was initially created between a Spanish and a Colombian researcher, meticulously discussing each term to be used. Subsequently, the survey was reviewed by a senior psychologist from Colombia, an expert in stress and occupational health, to check that the survey was well understood, unambiguous and did not guide the respondents' answers.</w:t>
      </w:r>
    </w:p>
    <w:p w14:paraId="0D31FAFE" w14:textId="77777777" w:rsidR="008D01B9" w:rsidRPr="00C6325C" w:rsidRDefault="008D01B9" w:rsidP="008D01B9">
      <w:pPr>
        <w:autoSpaceDE w:val="0"/>
        <w:autoSpaceDN w:val="0"/>
        <w:adjustRightInd w:val="0"/>
        <w:spacing w:after="0" w:line="240" w:lineRule="auto"/>
        <w:ind w:firstLine="708"/>
        <w:jc w:val="both"/>
        <w:rPr>
          <w:rFonts w:ascii="Arial" w:hAnsi="Arial" w:cs="Arial"/>
          <w:sz w:val="24"/>
          <w:szCs w:val="24"/>
          <w:lang w:val="en-US"/>
        </w:rPr>
      </w:pPr>
    </w:p>
    <w:p w14:paraId="254A311E" w14:textId="7673C59B" w:rsidR="00C6325C" w:rsidRDefault="00C6325C" w:rsidP="0071120E">
      <w:pPr>
        <w:autoSpaceDE w:val="0"/>
        <w:autoSpaceDN w:val="0"/>
        <w:adjustRightInd w:val="0"/>
        <w:spacing w:after="0" w:line="240" w:lineRule="auto"/>
        <w:ind w:firstLine="708"/>
        <w:jc w:val="both"/>
        <w:rPr>
          <w:rFonts w:ascii="Arial" w:hAnsi="Arial" w:cs="Arial"/>
          <w:sz w:val="24"/>
          <w:szCs w:val="24"/>
          <w:lang w:val="en-US"/>
        </w:rPr>
      </w:pPr>
      <w:r w:rsidRPr="00C6325C">
        <w:rPr>
          <w:rFonts w:ascii="Arial" w:hAnsi="Arial" w:cs="Arial"/>
          <w:sz w:val="24"/>
          <w:szCs w:val="24"/>
          <w:lang w:val="en-US"/>
        </w:rPr>
        <w:t>An additional internal validity risk relates to the classification of participants into managerial vs. individual contributor roles. To mitigate this risk, we implemented a robust classification process that combined self-reporting with expert validation. Participants were asked directly about their job title and role within their organization. Recognizing that established classification systems like the Standard Occupational Classification (SOC) have limitations for our context, we conducted a comprehensive process that involved: (1) analysis of self-reported job titles and role descriptions, (2) consultation with software industry experts from both Latin American and Spanish contexts to validate classifications, and (3) application of principles from established research frameworks that distinguish between people management and individual contribution roles.</w:t>
      </w:r>
    </w:p>
    <w:p w14:paraId="0C47CD33" w14:textId="77777777" w:rsidR="00991A34" w:rsidRDefault="00991A34" w:rsidP="0071120E">
      <w:pPr>
        <w:autoSpaceDE w:val="0"/>
        <w:autoSpaceDN w:val="0"/>
        <w:adjustRightInd w:val="0"/>
        <w:spacing w:after="0" w:line="240" w:lineRule="auto"/>
        <w:ind w:firstLine="708"/>
        <w:jc w:val="both"/>
        <w:rPr>
          <w:rFonts w:ascii="Arial" w:hAnsi="Arial" w:cs="Arial"/>
          <w:sz w:val="24"/>
          <w:szCs w:val="24"/>
          <w:lang w:val="en-US"/>
        </w:rPr>
      </w:pPr>
    </w:p>
    <w:p w14:paraId="126A6BD2" w14:textId="57BCFF45" w:rsidR="00991A34" w:rsidRDefault="00991A34" w:rsidP="0071120E">
      <w:pPr>
        <w:autoSpaceDE w:val="0"/>
        <w:autoSpaceDN w:val="0"/>
        <w:adjustRightInd w:val="0"/>
        <w:spacing w:after="0" w:line="240" w:lineRule="auto"/>
        <w:ind w:firstLine="708"/>
        <w:jc w:val="both"/>
        <w:rPr>
          <w:rFonts w:ascii="Arial" w:hAnsi="Arial" w:cs="Arial"/>
          <w:sz w:val="24"/>
          <w:szCs w:val="24"/>
          <w:lang w:val="en-US"/>
        </w:rPr>
      </w:pPr>
      <w:r w:rsidRPr="00991A34">
        <w:rPr>
          <w:rFonts w:ascii="Arial" w:hAnsi="Arial" w:cs="Arial"/>
          <w:sz w:val="24"/>
          <w:szCs w:val="24"/>
          <w:lang w:val="en-US"/>
        </w:rPr>
        <w:t xml:space="preserve">Regarding external validity, a threat that prevents the generalization of results, we would like to clarify that since the respondents belong to four </w:t>
      </w:r>
      <w:proofErr w:type="spellStart"/>
      <w:r w:rsidRPr="00991A34">
        <w:rPr>
          <w:rFonts w:ascii="Arial" w:hAnsi="Arial" w:cs="Arial"/>
          <w:sz w:val="24"/>
          <w:szCs w:val="24"/>
          <w:lang w:val="en-US"/>
        </w:rPr>
        <w:t>Iberoamerican</w:t>
      </w:r>
      <w:proofErr w:type="spellEnd"/>
      <w:r w:rsidRPr="00991A34">
        <w:rPr>
          <w:rFonts w:ascii="Arial" w:hAnsi="Arial" w:cs="Arial"/>
          <w:sz w:val="24"/>
          <w:szCs w:val="24"/>
          <w:lang w:val="en-US"/>
        </w:rPr>
        <w:t xml:space="preserve"> countries, the results obtained in this survey cannot be </w:t>
      </w:r>
      <w:r w:rsidRPr="00991A34">
        <w:rPr>
          <w:rFonts w:ascii="Arial" w:hAnsi="Arial" w:cs="Arial"/>
          <w:sz w:val="24"/>
          <w:szCs w:val="24"/>
          <w:lang w:val="en-US"/>
        </w:rPr>
        <w:lastRenderedPageBreak/>
        <w:t>generalized to other countries. It would be interesting to carry it out in other countries of different cultures and compare the results.</w:t>
      </w:r>
    </w:p>
    <w:p w14:paraId="3AB9BB08" w14:textId="77777777" w:rsidR="00D357F5" w:rsidRDefault="00D357F5" w:rsidP="00D357F5">
      <w:pPr>
        <w:autoSpaceDE w:val="0"/>
        <w:autoSpaceDN w:val="0"/>
        <w:adjustRightInd w:val="0"/>
        <w:spacing w:after="0" w:line="240" w:lineRule="auto"/>
        <w:jc w:val="both"/>
        <w:rPr>
          <w:rFonts w:ascii="Arial" w:hAnsi="Arial" w:cs="Arial"/>
          <w:sz w:val="24"/>
          <w:szCs w:val="24"/>
          <w:lang w:val="en-US"/>
        </w:rPr>
      </w:pPr>
    </w:p>
    <w:p w14:paraId="590DFDBC" w14:textId="5580BB73" w:rsidR="00DC7691" w:rsidRPr="00DD3944" w:rsidRDefault="00DC7691" w:rsidP="00DC7691">
      <w:pPr>
        <w:autoSpaceDE w:val="0"/>
        <w:autoSpaceDN w:val="0"/>
        <w:adjustRightInd w:val="0"/>
        <w:spacing w:after="0" w:line="240" w:lineRule="auto"/>
        <w:jc w:val="both"/>
        <w:rPr>
          <w:rFonts w:ascii="Arial" w:hAnsi="Arial" w:cs="Arial"/>
          <w:b/>
          <w:bCs/>
          <w:sz w:val="28"/>
          <w:szCs w:val="28"/>
          <w:lang w:val="en-US"/>
        </w:rPr>
      </w:pPr>
      <w:r>
        <w:rPr>
          <w:rFonts w:ascii="Arial" w:hAnsi="Arial" w:cs="Arial"/>
          <w:b/>
          <w:bCs/>
          <w:sz w:val="28"/>
          <w:szCs w:val="28"/>
          <w:lang w:val="en-US"/>
        </w:rPr>
        <w:t xml:space="preserve">7. </w:t>
      </w:r>
      <w:r>
        <w:rPr>
          <w:rFonts w:ascii="Arial" w:hAnsi="Arial" w:cs="Arial"/>
          <w:b/>
          <w:bCs/>
          <w:sz w:val="28"/>
          <w:szCs w:val="28"/>
          <w:lang w:val="en-US"/>
        </w:rPr>
        <w:t>CONCLUSIONS</w:t>
      </w:r>
    </w:p>
    <w:p w14:paraId="3DBA9F4E" w14:textId="77777777" w:rsidR="00DC7691" w:rsidRDefault="00DC7691" w:rsidP="00D357F5">
      <w:pPr>
        <w:autoSpaceDE w:val="0"/>
        <w:autoSpaceDN w:val="0"/>
        <w:adjustRightInd w:val="0"/>
        <w:spacing w:after="0" w:line="240" w:lineRule="auto"/>
        <w:jc w:val="both"/>
        <w:rPr>
          <w:rFonts w:ascii="Arial" w:hAnsi="Arial" w:cs="Arial"/>
          <w:sz w:val="24"/>
          <w:szCs w:val="24"/>
          <w:lang w:val="en-US"/>
        </w:rPr>
      </w:pPr>
    </w:p>
    <w:p w14:paraId="329ED765" w14:textId="07AEC538" w:rsidR="00161F4D" w:rsidRPr="00161F4D" w:rsidRDefault="00161F4D" w:rsidP="00161F4D">
      <w:pPr>
        <w:autoSpaceDE w:val="0"/>
        <w:autoSpaceDN w:val="0"/>
        <w:adjustRightInd w:val="0"/>
        <w:spacing w:after="0" w:line="240" w:lineRule="auto"/>
        <w:ind w:firstLine="708"/>
        <w:jc w:val="both"/>
        <w:rPr>
          <w:rFonts w:ascii="Arial" w:hAnsi="Arial" w:cs="Arial"/>
          <w:sz w:val="24"/>
          <w:szCs w:val="24"/>
          <w:lang w:val="en-US"/>
        </w:rPr>
      </w:pPr>
      <w:r w:rsidRPr="00161F4D">
        <w:rPr>
          <w:rFonts w:ascii="Arial" w:hAnsi="Arial" w:cs="Arial"/>
          <w:sz w:val="24"/>
          <w:szCs w:val="24"/>
          <w:lang w:val="en-US"/>
        </w:rPr>
        <w:t xml:space="preserve">This study has provided one of the </w:t>
      </w:r>
      <w:r w:rsidR="00A20B51" w:rsidRPr="00161F4D">
        <w:rPr>
          <w:rFonts w:ascii="Arial" w:hAnsi="Arial" w:cs="Arial"/>
          <w:sz w:val="24"/>
          <w:szCs w:val="24"/>
          <w:lang w:val="en-US"/>
        </w:rPr>
        <w:t>first</w:t>
      </w:r>
      <w:r w:rsidRPr="00161F4D">
        <w:rPr>
          <w:rFonts w:ascii="Arial" w:hAnsi="Arial" w:cs="Arial"/>
          <w:sz w:val="24"/>
          <w:szCs w:val="24"/>
          <w:lang w:val="en-US"/>
        </w:rPr>
        <w:t xml:space="preserve"> quantitative analysis of how leadership roles influence remote work experiences in the </w:t>
      </w:r>
      <w:proofErr w:type="spellStart"/>
      <w:r w:rsidRPr="00161F4D">
        <w:rPr>
          <w:rFonts w:ascii="Arial" w:hAnsi="Arial" w:cs="Arial"/>
          <w:sz w:val="24"/>
          <w:szCs w:val="24"/>
          <w:lang w:val="en-US"/>
        </w:rPr>
        <w:t>Iberoamerican</w:t>
      </w:r>
      <w:proofErr w:type="spellEnd"/>
      <w:r w:rsidRPr="00161F4D">
        <w:rPr>
          <w:rFonts w:ascii="Arial" w:hAnsi="Arial" w:cs="Arial"/>
          <w:sz w:val="24"/>
          <w:szCs w:val="24"/>
          <w:lang w:val="en-US"/>
        </w:rPr>
        <w:t xml:space="preserve"> software development context. Through statistical analysis of data from 232 software professionals across Argentina, Colombia, Spain, and Mexico, we have seen significant role-based disparities that have important implications for remote work policy</w:t>
      </w:r>
      <w:r w:rsidR="005F7679">
        <w:rPr>
          <w:rFonts w:ascii="Arial" w:hAnsi="Arial" w:cs="Arial"/>
          <w:sz w:val="24"/>
          <w:szCs w:val="24"/>
          <w:lang w:val="en-US"/>
        </w:rPr>
        <w:t>.</w:t>
      </w:r>
    </w:p>
    <w:p w14:paraId="12BA1523" w14:textId="77777777" w:rsidR="00161F4D" w:rsidRPr="00161F4D" w:rsidRDefault="00161F4D" w:rsidP="00161F4D">
      <w:pPr>
        <w:autoSpaceDE w:val="0"/>
        <w:autoSpaceDN w:val="0"/>
        <w:adjustRightInd w:val="0"/>
        <w:spacing w:after="0" w:line="240" w:lineRule="auto"/>
        <w:ind w:firstLine="708"/>
        <w:jc w:val="both"/>
        <w:rPr>
          <w:rFonts w:ascii="Arial" w:hAnsi="Arial" w:cs="Arial"/>
          <w:sz w:val="24"/>
          <w:szCs w:val="24"/>
          <w:lang w:val="en-US"/>
        </w:rPr>
      </w:pPr>
    </w:p>
    <w:p w14:paraId="07C99238" w14:textId="1167692B" w:rsidR="00161F4D" w:rsidRPr="00161F4D" w:rsidRDefault="00161F4D" w:rsidP="00161F4D">
      <w:pPr>
        <w:autoSpaceDE w:val="0"/>
        <w:autoSpaceDN w:val="0"/>
        <w:adjustRightInd w:val="0"/>
        <w:spacing w:after="0" w:line="240" w:lineRule="auto"/>
        <w:ind w:firstLine="708"/>
        <w:jc w:val="both"/>
        <w:rPr>
          <w:rFonts w:ascii="Arial" w:hAnsi="Arial" w:cs="Arial"/>
          <w:sz w:val="24"/>
          <w:szCs w:val="24"/>
          <w:lang w:val="en-US"/>
        </w:rPr>
      </w:pPr>
      <w:r w:rsidRPr="00161F4D">
        <w:rPr>
          <w:rFonts w:ascii="Arial" w:hAnsi="Arial" w:cs="Arial"/>
          <w:sz w:val="24"/>
          <w:szCs w:val="24"/>
          <w:lang w:val="en-US"/>
        </w:rPr>
        <w:t xml:space="preserve">Our findings demonstrate that remote work is not a uniform experience across organizational hierarchies. Managers </w:t>
      </w:r>
      <w:r w:rsidR="006024E9">
        <w:rPr>
          <w:rFonts w:ascii="Arial" w:hAnsi="Arial" w:cs="Arial"/>
          <w:sz w:val="24"/>
          <w:szCs w:val="24"/>
          <w:lang w:val="en-US"/>
        </w:rPr>
        <w:t>show</w:t>
      </w:r>
      <w:r w:rsidRPr="00161F4D">
        <w:rPr>
          <w:rFonts w:ascii="Arial" w:hAnsi="Arial" w:cs="Arial"/>
          <w:sz w:val="24"/>
          <w:szCs w:val="24"/>
          <w:lang w:val="en-US"/>
        </w:rPr>
        <w:t xml:space="preserve"> greater benefits from remote work arrangements, showing large effect sizes in critical areas such as team milestones (d = 1.34), motivation (d = 1.30), and problem-solving capabilities (d = 1.30), while simultaneously experiencing significant reductions in coordination and communication challenges. Individual contributors, while still benefiting from remote work, experience more modest gains focused primarily on personal well-being metrics such as comfort and autonomy.</w:t>
      </w:r>
    </w:p>
    <w:p w14:paraId="5AFB3227" w14:textId="77777777" w:rsidR="00161F4D" w:rsidRPr="00161F4D" w:rsidRDefault="00161F4D" w:rsidP="00161F4D">
      <w:pPr>
        <w:autoSpaceDE w:val="0"/>
        <w:autoSpaceDN w:val="0"/>
        <w:adjustRightInd w:val="0"/>
        <w:spacing w:after="0" w:line="240" w:lineRule="auto"/>
        <w:ind w:firstLine="708"/>
        <w:jc w:val="both"/>
        <w:rPr>
          <w:rFonts w:ascii="Arial" w:hAnsi="Arial" w:cs="Arial"/>
          <w:sz w:val="24"/>
          <w:szCs w:val="24"/>
          <w:lang w:val="en-US"/>
        </w:rPr>
      </w:pPr>
    </w:p>
    <w:p w14:paraId="3EAA95D2" w14:textId="3684B601" w:rsidR="00161F4D" w:rsidRDefault="00A50740" w:rsidP="00161F4D">
      <w:pPr>
        <w:autoSpaceDE w:val="0"/>
        <w:autoSpaceDN w:val="0"/>
        <w:adjustRightInd w:val="0"/>
        <w:spacing w:after="0" w:line="240" w:lineRule="auto"/>
        <w:ind w:firstLine="708"/>
        <w:jc w:val="both"/>
        <w:rPr>
          <w:rFonts w:ascii="Arial" w:hAnsi="Arial" w:cs="Arial"/>
          <w:sz w:val="24"/>
          <w:szCs w:val="24"/>
          <w:lang w:val="en-US"/>
        </w:rPr>
      </w:pPr>
      <w:r w:rsidRPr="00161F4D">
        <w:rPr>
          <w:rFonts w:ascii="Arial" w:hAnsi="Arial" w:cs="Arial"/>
          <w:sz w:val="24"/>
          <w:szCs w:val="24"/>
          <w:lang w:val="en-US"/>
        </w:rPr>
        <w:t>Gender</w:t>
      </w:r>
      <w:r w:rsidR="00161F4D" w:rsidRPr="00161F4D">
        <w:rPr>
          <w:rFonts w:ascii="Arial" w:hAnsi="Arial" w:cs="Arial"/>
          <w:sz w:val="24"/>
          <w:szCs w:val="24"/>
          <w:lang w:val="en-US"/>
        </w:rPr>
        <w:t xml:space="preserve"> analysis </w:t>
      </w:r>
      <w:r w:rsidR="00D66808" w:rsidRPr="00161F4D">
        <w:rPr>
          <w:rFonts w:ascii="Arial" w:hAnsi="Arial" w:cs="Arial"/>
          <w:sz w:val="24"/>
          <w:szCs w:val="24"/>
          <w:lang w:val="en-US"/>
        </w:rPr>
        <w:t>reveals</w:t>
      </w:r>
      <w:r w:rsidR="00161F4D" w:rsidRPr="00161F4D">
        <w:rPr>
          <w:rFonts w:ascii="Arial" w:hAnsi="Arial" w:cs="Arial"/>
          <w:sz w:val="24"/>
          <w:szCs w:val="24"/>
          <w:lang w:val="en-US"/>
        </w:rPr>
        <w:t xml:space="preserve"> disparities that imply immediate organizational attention. Male managers experience the strongest positive effects from remote work across multiple dimensions, while female individual contributors face unique challenges, including decreased team productivity. The insufficient representation of female managers in our sample highlights a critical gap in understanding how women in leadership positions experience remote work in the </w:t>
      </w:r>
      <w:proofErr w:type="spellStart"/>
      <w:r w:rsidR="00161F4D" w:rsidRPr="00161F4D">
        <w:rPr>
          <w:rFonts w:ascii="Arial" w:hAnsi="Arial" w:cs="Arial"/>
          <w:sz w:val="24"/>
          <w:szCs w:val="24"/>
          <w:lang w:val="en-US"/>
        </w:rPr>
        <w:t>Iberoamerican</w:t>
      </w:r>
      <w:proofErr w:type="spellEnd"/>
      <w:r w:rsidR="00161F4D" w:rsidRPr="00161F4D">
        <w:rPr>
          <w:rFonts w:ascii="Arial" w:hAnsi="Arial" w:cs="Arial"/>
          <w:sz w:val="24"/>
          <w:szCs w:val="24"/>
          <w:lang w:val="en-US"/>
        </w:rPr>
        <w:t xml:space="preserve"> context.</w:t>
      </w:r>
    </w:p>
    <w:p w14:paraId="0F8A45B2" w14:textId="77777777" w:rsidR="00161F4D" w:rsidRDefault="00161F4D" w:rsidP="00161F4D">
      <w:pPr>
        <w:autoSpaceDE w:val="0"/>
        <w:autoSpaceDN w:val="0"/>
        <w:adjustRightInd w:val="0"/>
        <w:spacing w:after="0" w:line="240" w:lineRule="auto"/>
        <w:ind w:firstLine="708"/>
        <w:jc w:val="both"/>
        <w:rPr>
          <w:rFonts w:ascii="Arial" w:hAnsi="Arial" w:cs="Arial"/>
          <w:sz w:val="24"/>
          <w:szCs w:val="24"/>
          <w:lang w:val="en-US"/>
        </w:rPr>
      </w:pPr>
    </w:p>
    <w:p w14:paraId="0AC1B900" w14:textId="1EB91D6D" w:rsidR="00DC7691" w:rsidRDefault="00161F4D" w:rsidP="00161F4D">
      <w:pPr>
        <w:autoSpaceDE w:val="0"/>
        <w:autoSpaceDN w:val="0"/>
        <w:adjustRightInd w:val="0"/>
        <w:spacing w:after="0" w:line="240" w:lineRule="auto"/>
        <w:ind w:firstLine="708"/>
        <w:jc w:val="both"/>
        <w:rPr>
          <w:rFonts w:ascii="Arial" w:hAnsi="Arial" w:cs="Arial"/>
          <w:b/>
          <w:bCs/>
          <w:sz w:val="24"/>
          <w:szCs w:val="24"/>
          <w:lang w:val="en-US"/>
        </w:rPr>
      </w:pPr>
      <w:r w:rsidRPr="00161F4D">
        <w:rPr>
          <w:rFonts w:ascii="Arial" w:hAnsi="Arial" w:cs="Arial"/>
          <w:sz w:val="24"/>
          <w:szCs w:val="24"/>
          <w:lang w:val="en-US"/>
        </w:rPr>
        <w:t>These findings challenge the one-policy approach to remote work policy that many organizations have adopted. Our evidence suggests that effective remote work strategies must be differentiated by leadership role and demographic characteristics. Managers may benefit from increased remote work flexibility to leverage productivity gains, while individual contributors may require more structured support systems and coordination mechanisms to address their specific challenges in distributed work environments.</w:t>
      </w:r>
    </w:p>
    <w:p w14:paraId="4635F307" w14:textId="77777777" w:rsidR="00161F4D" w:rsidRDefault="00161F4D" w:rsidP="00161F4D">
      <w:pPr>
        <w:autoSpaceDE w:val="0"/>
        <w:autoSpaceDN w:val="0"/>
        <w:adjustRightInd w:val="0"/>
        <w:spacing w:after="0" w:line="240" w:lineRule="auto"/>
        <w:ind w:firstLine="708"/>
        <w:jc w:val="both"/>
        <w:rPr>
          <w:rFonts w:ascii="Arial" w:hAnsi="Arial" w:cs="Arial"/>
          <w:sz w:val="24"/>
          <w:szCs w:val="24"/>
          <w:lang w:val="en-US"/>
        </w:rPr>
      </w:pPr>
    </w:p>
    <w:p w14:paraId="082147FE" w14:textId="1213DB36" w:rsidR="00D357F5" w:rsidRDefault="00A20B51" w:rsidP="00A20B51">
      <w:pPr>
        <w:autoSpaceDE w:val="0"/>
        <w:autoSpaceDN w:val="0"/>
        <w:adjustRightInd w:val="0"/>
        <w:spacing w:after="0" w:line="240" w:lineRule="auto"/>
        <w:ind w:firstLine="708"/>
        <w:jc w:val="both"/>
        <w:rPr>
          <w:rFonts w:ascii="Arial" w:hAnsi="Arial" w:cs="Arial"/>
          <w:sz w:val="24"/>
          <w:szCs w:val="24"/>
          <w:lang w:val="en-US"/>
        </w:rPr>
      </w:pPr>
      <w:r w:rsidRPr="00A20B51">
        <w:rPr>
          <w:rFonts w:ascii="Arial" w:hAnsi="Arial" w:cs="Arial"/>
          <w:sz w:val="24"/>
          <w:szCs w:val="24"/>
          <w:lang w:val="en-US"/>
        </w:rPr>
        <w:t xml:space="preserve">In conclusion, this research contributes to the growing body of knowledge on remote work by providing a quantitative analysis of leadership role differences in the </w:t>
      </w:r>
      <w:proofErr w:type="spellStart"/>
      <w:r w:rsidRPr="00A20B51">
        <w:rPr>
          <w:rFonts w:ascii="Arial" w:hAnsi="Arial" w:cs="Arial"/>
          <w:sz w:val="24"/>
          <w:szCs w:val="24"/>
          <w:lang w:val="en-US"/>
        </w:rPr>
        <w:t>Iberoamerican</w:t>
      </w:r>
      <w:proofErr w:type="spellEnd"/>
      <w:r w:rsidRPr="00A20B51">
        <w:rPr>
          <w:rFonts w:ascii="Arial" w:hAnsi="Arial" w:cs="Arial"/>
          <w:sz w:val="24"/>
          <w:szCs w:val="24"/>
          <w:lang w:val="en-US"/>
        </w:rPr>
        <w:t xml:space="preserve"> context. The substantial disparities we identified show the importance of moving beyond one unique remote work policy toward more role-specific, and demographically sensitive approaches that can maximize the benefits of distributed work arrangements.</w:t>
      </w:r>
    </w:p>
    <w:p w14:paraId="12E5180E" w14:textId="77777777" w:rsidR="00A51372" w:rsidRPr="00A51372" w:rsidRDefault="00A51372" w:rsidP="00A51372">
      <w:pPr>
        <w:autoSpaceDE w:val="0"/>
        <w:autoSpaceDN w:val="0"/>
        <w:adjustRightInd w:val="0"/>
        <w:spacing w:after="0" w:line="240" w:lineRule="auto"/>
        <w:ind w:firstLine="708"/>
        <w:jc w:val="both"/>
        <w:rPr>
          <w:rFonts w:ascii="Arial" w:hAnsi="Arial" w:cs="Arial"/>
          <w:sz w:val="24"/>
          <w:szCs w:val="24"/>
          <w:lang w:val="en-US"/>
        </w:rPr>
      </w:pPr>
    </w:p>
    <w:p w14:paraId="6B4BFBF6" w14:textId="7CA6BA21" w:rsidR="00DD3944" w:rsidRPr="00DD3944" w:rsidRDefault="002B193D" w:rsidP="00DD3944">
      <w:pPr>
        <w:autoSpaceDE w:val="0"/>
        <w:autoSpaceDN w:val="0"/>
        <w:adjustRightInd w:val="0"/>
        <w:spacing w:after="0" w:line="240" w:lineRule="auto"/>
        <w:jc w:val="both"/>
        <w:rPr>
          <w:rFonts w:ascii="Arial" w:hAnsi="Arial" w:cs="Arial"/>
          <w:b/>
          <w:bCs/>
          <w:sz w:val="28"/>
          <w:szCs w:val="28"/>
          <w:lang w:val="en-US"/>
        </w:rPr>
      </w:pPr>
      <w:r>
        <w:rPr>
          <w:rFonts w:ascii="Arial" w:hAnsi="Arial" w:cs="Arial"/>
          <w:b/>
          <w:bCs/>
          <w:sz w:val="28"/>
          <w:szCs w:val="28"/>
          <w:lang w:val="en-US"/>
        </w:rPr>
        <w:t>8</w:t>
      </w:r>
      <w:r w:rsidR="00DD3944">
        <w:rPr>
          <w:rFonts w:ascii="Arial" w:hAnsi="Arial" w:cs="Arial"/>
          <w:b/>
          <w:bCs/>
          <w:sz w:val="28"/>
          <w:szCs w:val="28"/>
          <w:lang w:val="en-US"/>
        </w:rPr>
        <w:t xml:space="preserve">. </w:t>
      </w:r>
      <w:r w:rsidR="00DD3944" w:rsidRPr="00DD3944">
        <w:rPr>
          <w:rFonts w:ascii="Arial" w:hAnsi="Arial" w:cs="Arial"/>
          <w:b/>
          <w:bCs/>
          <w:sz w:val="28"/>
          <w:szCs w:val="28"/>
          <w:lang w:val="en-US"/>
        </w:rPr>
        <w:t>ACKNOWLEDGMENTS</w:t>
      </w:r>
    </w:p>
    <w:p w14:paraId="2850C53A" w14:textId="77777777" w:rsidR="00DD3944" w:rsidRDefault="00DD3944" w:rsidP="00DD3944">
      <w:pPr>
        <w:autoSpaceDE w:val="0"/>
        <w:autoSpaceDN w:val="0"/>
        <w:adjustRightInd w:val="0"/>
        <w:spacing w:after="0" w:line="240" w:lineRule="auto"/>
        <w:jc w:val="both"/>
        <w:rPr>
          <w:rFonts w:ascii="Arial" w:hAnsi="Arial" w:cs="Arial"/>
          <w:sz w:val="24"/>
          <w:szCs w:val="24"/>
          <w:lang w:val="en-US"/>
        </w:rPr>
      </w:pPr>
    </w:p>
    <w:p w14:paraId="5D0E079F" w14:textId="20EFBDCA" w:rsidR="00DD3944" w:rsidRPr="00DD3944" w:rsidRDefault="00DD3944" w:rsidP="00292727">
      <w:pPr>
        <w:autoSpaceDE w:val="0"/>
        <w:autoSpaceDN w:val="0"/>
        <w:adjustRightInd w:val="0"/>
        <w:spacing w:after="0" w:line="240" w:lineRule="auto"/>
        <w:ind w:firstLine="708"/>
        <w:jc w:val="both"/>
        <w:rPr>
          <w:rFonts w:ascii="Arial" w:hAnsi="Arial" w:cs="Arial"/>
          <w:sz w:val="24"/>
          <w:szCs w:val="24"/>
          <w:lang w:val="en-US"/>
        </w:rPr>
      </w:pPr>
      <w:r w:rsidRPr="00DD3944">
        <w:rPr>
          <w:rFonts w:ascii="Arial" w:hAnsi="Arial" w:cs="Arial"/>
          <w:sz w:val="24"/>
          <w:szCs w:val="24"/>
          <w:lang w:val="en-US"/>
        </w:rPr>
        <w:t xml:space="preserve">The authors deeply acknowledge Aurora </w:t>
      </w:r>
      <w:proofErr w:type="spellStart"/>
      <w:r w:rsidRPr="00DD3944">
        <w:rPr>
          <w:rFonts w:ascii="Arial" w:hAnsi="Arial" w:cs="Arial"/>
          <w:sz w:val="24"/>
          <w:szCs w:val="24"/>
          <w:lang w:val="en-US"/>
        </w:rPr>
        <w:t>Vizcaíno</w:t>
      </w:r>
      <w:proofErr w:type="spellEnd"/>
      <w:r w:rsidRPr="00DD3944">
        <w:rPr>
          <w:rFonts w:ascii="Arial" w:hAnsi="Arial" w:cs="Arial"/>
          <w:sz w:val="24"/>
          <w:szCs w:val="24"/>
          <w:lang w:val="en-US"/>
        </w:rPr>
        <w:t xml:space="preserve"> for her fundamental contributions to this work. Her previous research provided the essential theoretical foundation for our study, her support in validating conceptual </w:t>
      </w:r>
      <w:r w:rsidRPr="00DD3944">
        <w:rPr>
          <w:rFonts w:ascii="Arial" w:hAnsi="Arial" w:cs="Arial"/>
          <w:sz w:val="24"/>
          <w:szCs w:val="24"/>
          <w:lang w:val="en-US"/>
        </w:rPr>
        <w:lastRenderedPageBreak/>
        <w:t>definitions was invaluable, and her assistance during the survey data collection was crucial for the project's success.</w:t>
      </w:r>
    </w:p>
    <w:p w14:paraId="7E475751" w14:textId="77777777" w:rsidR="00DD3944" w:rsidRPr="00DD3944" w:rsidRDefault="00DD3944" w:rsidP="00292727">
      <w:pPr>
        <w:autoSpaceDE w:val="0"/>
        <w:autoSpaceDN w:val="0"/>
        <w:adjustRightInd w:val="0"/>
        <w:spacing w:after="0" w:line="240" w:lineRule="auto"/>
        <w:ind w:firstLine="708"/>
        <w:jc w:val="both"/>
        <w:rPr>
          <w:rFonts w:ascii="Arial" w:hAnsi="Arial" w:cs="Arial"/>
          <w:sz w:val="24"/>
          <w:szCs w:val="24"/>
          <w:lang w:val="en-US"/>
        </w:rPr>
      </w:pPr>
      <w:r w:rsidRPr="00DD3944">
        <w:rPr>
          <w:rFonts w:ascii="Arial" w:hAnsi="Arial" w:cs="Arial"/>
          <w:sz w:val="24"/>
          <w:szCs w:val="24"/>
          <w:lang w:val="en-US"/>
        </w:rPr>
        <w:t xml:space="preserve">We also recognize the valuable work of </w:t>
      </w:r>
      <w:proofErr w:type="spellStart"/>
      <w:r w:rsidRPr="00DD3944">
        <w:rPr>
          <w:rFonts w:ascii="Arial" w:hAnsi="Arial" w:cs="Arial"/>
          <w:sz w:val="24"/>
          <w:szCs w:val="24"/>
          <w:lang w:val="en-US"/>
        </w:rPr>
        <w:t>Viviola</w:t>
      </w:r>
      <w:proofErr w:type="spellEnd"/>
      <w:r w:rsidRPr="00DD3944">
        <w:rPr>
          <w:rFonts w:ascii="Arial" w:hAnsi="Arial" w:cs="Arial"/>
          <w:sz w:val="24"/>
          <w:szCs w:val="24"/>
          <w:lang w:val="en-US"/>
        </w:rPr>
        <w:t xml:space="preserve"> Gómez, who facilitated the establishment of focus groups that served as the basis for </w:t>
      </w:r>
      <w:proofErr w:type="spellStart"/>
      <w:r w:rsidRPr="00DD3944">
        <w:rPr>
          <w:rFonts w:ascii="Arial" w:hAnsi="Arial" w:cs="Arial"/>
          <w:sz w:val="24"/>
          <w:szCs w:val="24"/>
          <w:lang w:val="en-US"/>
        </w:rPr>
        <w:t>Castrillón's</w:t>
      </w:r>
      <w:proofErr w:type="spellEnd"/>
      <w:r w:rsidRPr="00DD3944">
        <w:rPr>
          <w:rFonts w:ascii="Arial" w:hAnsi="Arial" w:cs="Arial"/>
          <w:sz w:val="24"/>
          <w:szCs w:val="24"/>
          <w:lang w:val="en-US"/>
        </w:rPr>
        <w:t xml:space="preserve"> work [11] and were fundamental in defining the survey structure and contrasting our quantitative results with qualitative insights.</w:t>
      </w:r>
    </w:p>
    <w:p w14:paraId="11EDC899" w14:textId="348A11A5" w:rsidR="00DD3944" w:rsidRPr="00DD3944" w:rsidRDefault="00DD3944" w:rsidP="00292727">
      <w:pPr>
        <w:autoSpaceDE w:val="0"/>
        <w:autoSpaceDN w:val="0"/>
        <w:adjustRightInd w:val="0"/>
        <w:spacing w:after="0" w:line="240" w:lineRule="auto"/>
        <w:ind w:firstLine="708"/>
        <w:jc w:val="both"/>
        <w:rPr>
          <w:rFonts w:ascii="Arial" w:hAnsi="Arial" w:cs="Arial"/>
          <w:sz w:val="24"/>
          <w:szCs w:val="24"/>
          <w:lang w:val="en-US"/>
        </w:rPr>
      </w:pPr>
      <w:r w:rsidRPr="00DD3944">
        <w:rPr>
          <w:rFonts w:ascii="Arial" w:hAnsi="Arial" w:cs="Arial"/>
          <w:sz w:val="24"/>
          <w:szCs w:val="24"/>
          <w:lang w:val="en-US"/>
        </w:rPr>
        <w:t>The authors also acknowledge the use of generative artificial intelligence tools that assisted in preparing this manuscript. Specifically, AI pair programming was utilized through Cursor</w:t>
      </w:r>
      <w:r w:rsidR="006074C2">
        <w:rPr>
          <w:rFonts w:ascii="Arial" w:hAnsi="Arial" w:cs="Arial"/>
          <w:sz w:val="24"/>
          <w:szCs w:val="24"/>
          <w:lang w:val="en-US"/>
        </w:rPr>
        <w:t xml:space="preserve"> and </w:t>
      </w:r>
      <w:proofErr w:type="spellStart"/>
      <w:r w:rsidR="00727DEC">
        <w:rPr>
          <w:rFonts w:ascii="Arial" w:hAnsi="Arial" w:cs="Arial"/>
          <w:sz w:val="24"/>
          <w:szCs w:val="24"/>
          <w:lang w:val="en-US"/>
        </w:rPr>
        <w:t>C</w:t>
      </w:r>
      <w:r w:rsidR="006074C2">
        <w:rPr>
          <w:rFonts w:ascii="Arial" w:hAnsi="Arial" w:cs="Arial"/>
          <w:sz w:val="24"/>
          <w:szCs w:val="24"/>
          <w:lang w:val="en-US"/>
        </w:rPr>
        <w:t>hatgpt</w:t>
      </w:r>
      <w:proofErr w:type="spellEnd"/>
      <w:r w:rsidRPr="00DD3944">
        <w:rPr>
          <w:rFonts w:ascii="Arial" w:hAnsi="Arial" w:cs="Arial"/>
          <w:sz w:val="24"/>
          <w:szCs w:val="24"/>
          <w:lang w:val="en-US"/>
        </w:rPr>
        <w:t xml:space="preserve"> for coding tasks. </w:t>
      </w:r>
      <w:proofErr w:type="spellStart"/>
      <w:r w:rsidR="006074C2">
        <w:rPr>
          <w:rFonts w:ascii="Arial" w:hAnsi="Arial" w:cs="Arial"/>
          <w:sz w:val="24"/>
          <w:szCs w:val="24"/>
          <w:lang w:val="en-US"/>
        </w:rPr>
        <w:t>Chatgpt</w:t>
      </w:r>
      <w:proofErr w:type="spellEnd"/>
      <w:r w:rsidR="006074C2">
        <w:rPr>
          <w:rFonts w:ascii="Arial" w:hAnsi="Arial" w:cs="Arial"/>
          <w:sz w:val="24"/>
          <w:szCs w:val="24"/>
          <w:lang w:val="en-US"/>
        </w:rPr>
        <w:t xml:space="preserve"> and </w:t>
      </w:r>
      <w:r w:rsidR="00727DEC">
        <w:rPr>
          <w:rFonts w:ascii="Arial" w:hAnsi="Arial" w:cs="Arial"/>
          <w:sz w:val="24"/>
          <w:szCs w:val="24"/>
          <w:lang w:val="en-US"/>
        </w:rPr>
        <w:t>Sonnet 3.7</w:t>
      </w:r>
      <w:r w:rsidRPr="00DD3944">
        <w:rPr>
          <w:rFonts w:ascii="Arial" w:hAnsi="Arial" w:cs="Arial"/>
          <w:sz w:val="24"/>
          <w:szCs w:val="24"/>
          <w:lang w:val="en-US"/>
        </w:rPr>
        <w:t xml:space="preserve"> </w:t>
      </w:r>
      <w:r w:rsidR="00BD01DA" w:rsidRPr="00DD3944">
        <w:rPr>
          <w:rFonts w:ascii="Arial" w:hAnsi="Arial" w:cs="Arial"/>
          <w:sz w:val="24"/>
          <w:szCs w:val="24"/>
          <w:lang w:val="en-US"/>
        </w:rPr>
        <w:t>were</w:t>
      </w:r>
      <w:r w:rsidRPr="00DD3944">
        <w:rPr>
          <w:rFonts w:ascii="Arial" w:hAnsi="Arial" w:cs="Arial"/>
          <w:sz w:val="24"/>
          <w:szCs w:val="24"/>
          <w:lang w:val="en-US"/>
        </w:rPr>
        <w:t xml:space="preserve"> employed for grammar correction and text refinement</w:t>
      </w:r>
      <w:r w:rsidR="00530DD7">
        <w:rPr>
          <w:rFonts w:ascii="Arial" w:hAnsi="Arial" w:cs="Arial"/>
          <w:sz w:val="24"/>
          <w:szCs w:val="24"/>
          <w:lang w:val="en-US"/>
        </w:rPr>
        <w:t xml:space="preserve"> and</w:t>
      </w:r>
      <w:r w:rsidRPr="00DD3944">
        <w:rPr>
          <w:rFonts w:ascii="Arial" w:hAnsi="Arial" w:cs="Arial"/>
          <w:sz w:val="24"/>
          <w:szCs w:val="24"/>
          <w:lang w:val="en-US"/>
        </w:rPr>
        <w:t xml:space="preserve"> </w:t>
      </w:r>
      <w:r w:rsidR="00BD01DA">
        <w:rPr>
          <w:rFonts w:ascii="Arial" w:hAnsi="Arial" w:cs="Arial"/>
          <w:sz w:val="24"/>
          <w:szCs w:val="24"/>
          <w:lang w:val="en-US"/>
        </w:rPr>
        <w:t xml:space="preserve">helped </w:t>
      </w:r>
      <w:r w:rsidRPr="00DD3944">
        <w:rPr>
          <w:rFonts w:ascii="Arial" w:hAnsi="Arial" w:cs="Arial"/>
          <w:sz w:val="24"/>
          <w:szCs w:val="24"/>
          <w:lang w:val="en-US"/>
        </w:rPr>
        <w:t>generating LaTeX code. Although AI tools assisted in the process, all content was directed and verified by the authors.</w:t>
      </w:r>
    </w:p>
    <w:p w14:paraId="7EBCD1B1" w14:textId="77777777" w:rsidR="00434ED4" w:rsidRDefault="00434ED4" w:rsidP="00701DB6">
      <w:pPr>
        <w:autoSpaceDE w:val="0"/>
        <w:autoSpaceDN w:val="0"/>
        <w:adjustRightInd w:val="0"/>
        <w:spacing w:after="0" w:line="240" w:lineRule="auto"/>
        <w:jc w:val="both"/>
        <w:rPr>
          <w:rFonts w:ascii="Arial" w:hAnsi="Arial" w:cs="Arial"/>
          <w:sz w:val="24"/>
          <w:szCs w:val="24"/>
          <w:lang w:val="en-US"/>
        </w:rPr>
      </w:pPr>
    </w:p>
    <w:p w14:paraId="2BE784E4" w14:textId="77777777" w:rsidR="00434ED4" w:rsidRPr="00BD01DA" w:rsidRDefault="00434ED4" w:rsidP="00701DB6">
      <w:pPr>
        <w:autoSpaceDE w:val="0"/>
        <w:autoSpaceDN w:val="0"/>
        <w:adjustRightInd w:val="0"/>
        <w:spacing w:after="0" w:line="240" w:lineRule="auto"/>
        <w:jc w:val="both"/>
        <w:rPr>
          <w:rFonts w:ascii="Arial" w:hAnsi="Arial" w:cs="Arial"/>
          <w:sz w:val="24"/>
          <w:szCs w:val="24"/>
        </w:rPr>
      </w:pPr>
    </w:p>
    <w:p w14:paraId="559111FC" w14:textId="77777777" w:rsidR="00262544" w:rsidRDefault="00262544" w:rsidP="00262544">
      <w:pPr>
        <w:autoSpaceDE w:val="0"/>
        <w:autoSpaceDN w:val="0"/>
        <w:adjustRightInd w:val="0"/>
        <w:spacing w:after="0" w:line="240" w:lineRule="auto"/>
        <w:jc w:val="both"/>
        <w:rPr>
          <w:rFonts w:ascii="Arial" w:hAnsi="Arial" w:cs="Arial"/>
          <w:b/>
          <w:bCs/>
          <w:sz w:val="24"/>
          <w:szCs w:val="24"/>
          <w:lang w:val="en-US"/>
        </w:rPr>
      </w:pPr>
    </w:p>
    <w:p w14:paraId="35A4A1B9" w14:textId="5F6B6459" w:rsidR="00E438D6" w:rsidRPr="004D1EF5" w:rsidRDefault="00094360" w:rsidP="00E438D6">
      <w:pPr>
        <w:autoSpaceDE w:val="0"/>
        <w:autoSpaceDN w:val="0"/>
        <w:adjustRightInd w:val="0"/>
        <w:spacing w:after="0" w:line="240" w:lineRule="auto"/>
        <w:jc w:val="both"/>
        <w:rPr>
          <w:rFonts w:ascii="Arial" w:hAnsi="Arial" w:cs="Arial"/>
          <w:b/>
          <w:bCs/>
          <w:sz w:val="28"/>
          <w:szCs w:val="28"/>
          <w:lang w:val="en-US"/>
        </w:rPr>
      </w:pPr>
      <w:r>
        <w:rPr>
          <w:rFonts w:ascii="Arial" w:hAnsi="Arial" w:cs="Arial"/>
          <w:b/>
          <w:bCs/>
          <w:sz w:val="28"/>
          <w:szCs w:val="28"/>
          <w:lang w:val="en-US"/>
        </w:rPr>
        <w:t>8</w:t>
      </w:r>
      <w:r w:rsidR="00E438D6">
        <w:rPr>
          <w:rFonts w:ascii="Arial" w:hAnsi="Arial" w:cs="Arial"/>
          <w:b/>
          <w:bCs/>
          <w:sz w:val="28"/>
          <w:szCs w:val="28"/>
          <w:lang w:val="en-US"/>
        </w:rPr>
        <w:t xml:space="preserve">. </w:t>
      </w:r>
      <w:r w:rsidR="00E438D6" w:rsidRPr="004D1EF5">
        <w:rPr>
          <w:rFonts w:ascii="Arial" w:hAnsi="Arial" w:cs="Arial"/>
          <w:b/>
          <w:bCs/>
          <w:sz w:val="28"/>
          <w:szCs w:val="28"/>
          <w:lang w:val="en-US"/>
        </w:rPr>
        <w:t>R</w:t>
      </w:r>
      <w:r w:rsidR="00E438D6">
        <w:rPr>
          <w:rFonts w:ascii="Arial" w:hAnsi="Arial" w:cs="Arial"/>
          <w:b/>
          <w:bCs/>
          <w:sz w:val="28"/>
          <w:szCs w:val="28"/>
          <w:lang w:val="en-US"/>
        </w:rPr>
        <w:t>EFERENCES</w:t>
      </w:r>
    </w:p>
    <w:p w14:paraId="3FE10E9F" w14:textId="77777777" w:rsidR="00F80CFD" w:rsidRDefault="00F80CFD" w:rsidP="00F80CFD">
      <w:pPr>
        <w:autoSpaceDE w:val="0"/>
        <w:autoSpaceDN w:val="0"/>
        <w:adjustRightInd w:val="0"/>
        <w:spacing w:after="0" w:line="240" w:lineRule="auto"/>
        <w:jc w:val="both"/>
        <w:rPr>
          <w:rFonts w:ascii="Arial" w:hAnsi="Arial" w:cs="Arial"/>
          <w:sz w:val="24"/>
          <w:szCs w:val="24"/>
          <w:lang w:val="es-419"/>
        </w:rPr>
      </w:pPr>
    </w:p>
    <w:p w14:paraId="72E12C9F" w14:textId="7743B799" w:rsidR="00F80CFD" w:rsidRPr="00695C2A" w:rsidRDefault="00F80CFD"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r w:rsidRPr="00695C2A">
        <w:rPr>
          <w:rFonts w:ascii="Arial" w:hAnsi="Arial" w:cs="Arial"/>
          <w:sz w:val="24"/>
          <w:szCs w:val="24"/>
          <w:lang w:val="en-US"/>
        </w:rPr>
        <w:t xml:space="preserve">N. Forsgren, M. </w:t>
      </w:r>
      <w:proofErr w:type="spellStart"/>
      <w:r w:rsidRPr="00695C2A">
        <w:rPr>
          <w:rFonts w:ascii="Arial" w:hAnsi="Arial" w:cs="Arial"/>
          <w:sz w:val="24"/>
          <w:szCs w:val="24"/>
          <w:lang w:val="en-US"/>
        </w:rPr>
        <w:t>Storey</w:t>
      </w:r>
      <w:proofErr w:type="spellEnd"/>
      <w:r w:rsidRPr="00695C2A">
        <w:rPr>
          <w:rFonts w:ascii="Arial" w:hAnsi="Arial" w:cs="Arial"/>
          <w:sz w:val="24"/>
          <w:szCs w:val="24"/>
          <w:lang w:val="en-US"/>
        </w:rPr>
        <w:t xml:space="preserve">, C. </w:t>
      </w:r>
      <w:proofErr w:type="spellStart"/>
      <w:r w:rsidRPr="00695C2A">
        <w:rPr>
          <w:rFonts w:ascii="Arial" w:hAnsi="Arial" w:cs="Arial"/>
          <w:sz w:val="24"/>
          <w:szCs w:val="24"/>
          <w:lang w:val="en-US"/>
        </w:rPr>
        <w:t>Maddila</w:t>
      </w:r>
      <w:proofErr w:type="spellEnd"/>
      <w:r w:rsidRPr="00695C2A">
        <w:rPr>
          <w:rFonts w:ascii="Arial" w:hAnsi="Arial" w:cs="Arial"/>
          <w:sz w:val="24"/>
          <w:szCs w:val="24"/>
          <w:lang w:val="en-US"/>
        </w:rPr>
        <w:t xml:space="preserve">, T. Zimmermann, B. Houck, and J. Butler, "The space of developer productivity: There's more to it than you think," </w:t>
      </w:r>
      <w:r w:rsidRPr="00695C2A">
        <w:rPr>
          <w:rFonts w:ascii="Arial" w:hAnsi="Arial" w:cs="Arial"/>
          <w:i/>
          <w:iCs/>
          <w:sz w:val="24"/>
          <w:szCs w:val="24"/>
          <w:lang w:val="en-US"/>
        </w:rPr>
        <w:t>Queue</w:t>
      </w:r>
      <w:r w:rsidRPr="00695C2A">
        <w:rPr>
          <w:rFonts w:ascii="Arial" w:hAnsi="Arial" w:cs="Arial"/>
          <w:sz w:val="24"/>
          <w:szCs w:val="24"/>
          <w:lang w:val="en-US"/>
        </w:rPr>
        <w:t>, vol. 19, no. 1, pp. 20-43, Jan. 2021.</w:t>
      </w:r>
    </w:p>
    <w:p w14:paraId="4379CC11" w14:textId="6C57CB9C" w:rsidR="00F80CFD" w:rsidRPr="00695C2A" w:rsidRDefault="00F80CFD"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r w:rsidRPr="00695C2A">
        <w:rPr>
          <w:rFonts w:ascii="Arial" w:hAnsi="Arial" w:cs="Arial"/>
          <w:sz w:val="24"/>
          <w:szCs w:val="24"/>
          <w:lang w:val="en-US"/>
        </w:rPr>
        <w:t xml:space="preserve">R. M. Ryan and E. L. Deci, "Self-determination theory and the facilitation of intrinsic motivation, social development, and well-being," </w:t>
      </w:r>
      <w:r w:rsidRPr="00695C2A">
        <w:rPr>
          <w:rFonts w:ascii="Arial" w:hAnsi="Arial" w:cs="Arial"/>
          <w:i/>
          <w:iCs/>
          <w:sz w:val="24"/>
          <w:szCs w:val="24"/>
          <w:lang w:val="en-US"/>
        </w:rPr>
        <w:t>American Psychologist</w:t>
      </w:r>
      <w:r w:rsidRPr="00695C2A">
        <w:rPr>
          <w:rFonts w:ascii="Arial" w:hAnsi="Arial" w:cs="Arial"/>
          <w:sz w:val="24"/>
          <w:szCs w:val="24"/>
          <w:lang w:val="en-US"/>
        </w:rPr>
        <w:t>, vol. 55, no. 1, pp. 68-78, Jan. 2000.</w:t>
      </w:r>
    </w:p>
    <w:p w14:paraId="32968F34" w14:textId="30635246" w:rsidR="00F80CFD" w:rsidRPr="00695C2A" w:rsidRDefault="00F80CFD"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r w:rsidRPr="00695C2A">
        <w:rPr>
          <w:rFonts w:ascii="Arial" w:hAnsi="Arial" w:cs="Arial"/>
          <w:sz w:val="24"/>
          <w:szCs w:val="24"/>
          <w:lang w:val="en-US"/>
        </w:rPr>
        <w:t xml:space="preserve">D. Russo, P. H. P. Hanel, S. </w:t>
      </w:r>
      <w:proofErr w:type="spellStart"/>
      <w:r w:rsidRPr="00695C2A">
        <w:rPr>
          <w:rFonts w:ascii="Arial" w:hAnsi="Arial" w:cs="Arial"/>
          <w:sz w:val="24"/>
          <w:szCs w:val="24"/>
          <w:lang w:val="en-US"/>
        </w:rPr>
        <w:t>Altnickel</w:t>
      </w:r>
      <w:proofErr w:type="spellEnd"/>
      <w:r w:rsidRPr="00695C2A">
        <w:rPr>
          <w:rFonts w:ascii="Arial" w:hAnsi="Arial" w:cs="Arial"/>
          <w:sz w:val="24"/>
          <w:szCs w:val="24"/>
          <w:lang w:val="en-US"/>
        </w:rPr>
        <w:t xml:space="preserve">, and N. van Berkel, "Satisfaction and performance of software developers during enforced work from home in the COVID-19 pandemic," </w:t>
      </w:r>
      <w:proofErr w:type="spellStart"/>
      <w:r w:rsidRPr="00695C2A">
        <w:rPr>
          <w:rFonts w:ascii="Arial" w:hAnsi="Arial" w:cs="Arial"/>
          <w:i/>
          <w:iCs/>
          <w:sz w:val="24"/>
          <w:szCs w:val="24"/>
          <w:lang w:val="en-US"/>
        </w:rPr>
        <w:t>arXiv</w:t>
      </w:r>
      <w:proofErr w:type="spellEnd"/>
      <w:r w:rsidRPr="00695C2A">
        <w:rPr>
          <w:rFonts w:ascii="Arial" w:hAnsi="Arial" w:cs="Arial"/>
          <w:i/>
          <w:iCs/>
          <w:sz w:val="24"/>
          <w:szCs w:val="24"/>
          <w:lang w:val="en-US"/>
        </w:rPr>
        <w:t xml:space="preserve"> preprint arXiv:2107.07944</w:t>
      </w:r>
      <w:r w:rsidRPr="00695C2A">
        <w:rPr>
          <w:rFonts w:ascii="Arial" w:hAnsi="Arial" w:cs="Arial"/>
          <w:sz w:val="24"/>
          <w:szCs w:val="24"/>
          <w:lang w:val="en-US"/>
        </w:rPr>
        <w:t>, Jul. 2021.</w:t>
      </w:r>
    </w:p>
    <w:p w14:paraId="55008E5D" w14:textId="55930B8E" w:rsidR="00F80CFD" w:rsidRPr="00695C2A" w:rsidRDefault="00F80CFD"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r w:rsidRPr="00695C2A">
        <w:rPr>
          <w:rFonts w:ascii="Arial" w:hAnsi="Arial" w:cs="Arial"/>
          <w:sz w:val="24"/>
          <w:szCs w:val="24"/>
          <w:lang w:val="en-US"/>
        </w:rPr>
        <w:t xml:space="preserve">A. </w:t>
      </w:r>
      <w:proofErr w:type="spellStart"/>
      <w:r w:rsidRPr="00695C2A">
        <w:rPr>
          <w:rFonts w:ascii="Arial" w:hAnsi="Arial" w:cs="Arial"/>
          <w:sz w:val="24"/>
          <w:szCs w:val="24"/>
          <w:lang w:val="en-US"/>
        </w:rPr>
        <w:t>Vizcaíno</w:t>
      </w:r>
      <w:proofErr w:type="spellEnd"/>
      <w:r w:rsidRPr="00695C2A">
        <w:rPr>
          <w:rFonts w:ascii="Arial" w:hAnsi="Arial" w:cs="Arial"/>
          <w:sz w:val="24"/>
          <w:szCs w:val="24"/>
          <w:lang w:val="en-US"/>
        </w:rPr>
        <w:t xml:space="preserve">, </w:t>
      </w:r>
      <w:r w:rsidR="00203A34">
        <w:rPr>
          <w:rFonts w:ascii="Arial" w:hAnsi="Arial" w:cs="Arial"/>
          <w:sz w:val="24"/>
          <w:szCs w:val="24"/>
          <w:lang w:val="en-US"/>
        </w:rPr>
        <w:t xml:space="preserve">D. Smite, </w:t>
      </w:r>
      <w:r w:rsidRPr="00695C2A">
        <w:rPr>
          <w:rFonts w:ascii="Arial" w:hAnsi="Arial" w:cs="Arial"/>
          <w:sz w:val="24"/>
          <w:szCs w:val="24"/>
          <w:lang w:val="en-US"/>
        </w:rPr>
        <w:t xml:space="preserve">M. </w:t>
      </w:r>
      <w:proofErr w:type="spellStart"/>
      <w:r w:rsidRPr="00695C2A">
        <w:rPr>
          <w:rFonts w:ascii="Arial" w:hAnsi="Arial" w:cs="Arial"/>
          <w:sz w:val="24"/>
          <w:szCs w:val="24"/>
          <w:lang w:val="en-US"/>
        </w:rPr>
        <w:t>Piattini</w:t>
      </w:r>
      <w:proofErr w:type="spellEnd"/>
      <w:r w:rsidRPr="00695C2A">
        <w:rPr>
          <w:rFonts w:ascii="Arial" w:hAnsi="Arial" w:cs="Arial"/>
          <w:sz w:val="24"/>
          <w:szCs w:val="24"/>
          <w:lang w:val="en-US"/>
        </w:rPr>
        <w:t xml:space="preserve">, and F. García, "Understanding remote work experience: Insights into well-being," </w:t>
      </w:r>
      <w:r w:rsidRPr="00695C2A">
        <w:rPr>
          <w:rFonts w:ascii="Arial" w:hAnsi="Arial" w:cs="Arial"/>
          <w:i/>
          <w:iCs/>
          <w:sz w:val="24"/>
          <w:szCs w:val="24"/>
          <w:lang w:val="en-US"/>
        </w:rPr>
        <w:t>Journal of Software Evolution and Process</w:t>
      </w:r>
      <w:r w:rsidRPr="00695C2A">
        <w:rPr>
          <w:rFonts w:ascii="Arial" w:hAnsi="Arial" w:cs="Arial"/>
          <w:sz w:val="24"/>
          <w:szCs w:val="24"/>
          <w:lang w:val="en-US"/>
        </w:rPr>
        <w:t>, vol. 37, no. 2, pp. e2534, Feb. 2025.</w:t>
      </w:r>
    </w:p>
    <w:p w14:paraId="116262C6" w14:textId="67BCFBBF" w:rsidR="00F80CFD" w:rsidRPr="00695C2A" w:rsidRDefault="00F80CFD"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r w:rsidRPr="00695C2A">
        <w:rPr>
          <w:rFonts w:ascii="Arial" w:hAnsi="Arial" w:cs="Arial"/>
          <w:sz w:val="24"/>
          <w:szCs w:val="24"/>
          <w:lang w:val="en-US"/>
        </w:rPr>
        <w:t xml:space="preserve">R. Santos, M. Kalinowski, A. R. Rocha, G. H. Travassos, F. Werneck, and E. Shihab, "Post-pandemic hybrid work in software companies: Findings from an industrial case study," in </w:t>
      </w:r>
      <w:r w:rsidRPr="00695C2A">
        <w:rPr>
          <w:rFonts w:ascii="Arial" w:hAnsi="Arial" w:cs="Arial"/>
          <w:i/>
          <w:iCs/>
          <w:sz w:val="24"/>
          <w:szCs w:val="24"/>
          <w:lang w:val="en-US"/>
        </w:rPr>
        <w:t>Proc. ACM/IEEE International Symposium on Empirical Software Engineering and Measurement (ESEM)</w:t>
      </w:r>
      <w:r w:rsidRPr="00695C2A">
        <w:rPr>
          <w:rFonts w:ascii="Arial" w:hAnsi="Arial" w:cs="Arial"/>
          <w:sz w:val="24"/>
          <w:szCs w:val="24"/>
          <w:lang w:val="en-US"/>
        </w:rPr>
        <w:t>, Oct. 2024, pp. 245-256.</w:t>
      </w:r>
    </w:p>
    <w:p w14:paraId="0674095E" w14:textId="71BD42F6" w:rsidR="00F80CFD" w:rsidRPr="00695C2A" w:rsidRDefault="00F80CFD"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s-419"/>
        </w:rPr>
      </w:pPr>
      <w:r w:rsidRPr="00695C2A">
        <w:rPr>
          <w:rFonts w:ascii="Arial" w:hAnsi="Arial" w:cs="Arial"/>
          <w:sz w:val="24"/>
          <w:szCs w:val="24"/>
          <w:lang w:val="es-419"/>
        </w:rPr>
        <w:t xml:space="preserve">S. A. Medina Anchundia, "El teletrabajo en las empresas: factores que influyen en la satisfacción y productividad," </w:t>
      </w:r>
      <w:proofErr w:type="spellStart"/>
      <w:r w:rsidRPr="00695C2A">
        <w:rPr>
          <w:rFonts w:ascii="Arial" w:hAnsi="Arial" w:cs="Arial"/>
          <w:i/>
          <w:iCs/>
          <w:sz w:val="24"/>
          <w:szCs w:val="24"/>
          <w:lang w:val="es-419"/>
        </w:rPr>
        <w:t>Journal</w:t>
      </w:r>
      <w:proofErr w:type="spellEnd"/>
      <w:r w:rsidRPr="00695C2A">
        <w:rPr>
          <w:rFonts w:ascii="Arial" w:hAnsi="Arial" w:cs="Arial"/>
          <w:i/>
          <w:iCs/>
          <w:sz w:val="24"/>
          <w:szCs w:val="24"/>
          <w:lang w:val="es-419"/>
        </w:rPr>
        <w:t xml:space="preserve"> </w:t>
      </w:r>
      <w:proofErr w:type="spellStart"/>
      <w:r w:rsidRPr="00695C2A">
        <w:rPr>
          <w:rFonts w:ascii="Arial" w:hAnsi="Arial" w:cs="Arial"/>
          <w:i/>
          <w:iCs/>
          <w:sz w:val="24"/>
          <w:szCs w:val="24"/>
          <w:lang w:val="es-419"/>
        </w:rPr>
        <w:t>of</w:t>
      </w:r>
      <w:proofErr w:type="spellEnd"/>
      <w:r w:rsidRPr="00695C2A">
        <w:rPr>
          <w:rFonts w:ascii="Arial" w:hAnsi="Arial" w:cs="Arial"/>
          <w:i/>
          <w:iCs/>
          <w:sz w:val="24"/>
          <w:szCs w:val="24"/>
          <w:lang w:val="es-419"/>
        </w:rPr>
        <w:t xml:space="preserve"> </w:t>
      </w:r>
      <w:proofErr w:type="spellStart"/>
      <w:r w:rsidRPr="00695C2A">
        <w:rPr>
          <w:rFonts w:ascii="Arial" w:hAnsi="Arial" w:cs="Arial"/>
          <w:i/>
          <w:iCs/>
          <w:sz w:val="24"/>
          <w:szCs w:val="24"/>
          <w:lang w:val="es-419"/>
        </w:rPr>
        <w:t>TechInnovation</w:t>
      </w:r>
      <w:proofErr w:type="spellEnd"/>
      <w:r w:rsidRPr="00695C2A">
        <w:rPr>
          <w:rFonts w:ascii="Arial" w:hAnsi="Arial" w:cs="Arial"/>
          <w:sz w:val="24"/>
          <w:szCs w:val="24"/>
          <w:lang w:val="es-419"/>
        </w:rPr>
        <w:t>, vol. 3, no. 1, pp. 47-56, Mar. 2024.</w:t>
      </w:r>
    </w:p>
    <w:p w14:paraId="2C9820E8" w14:textId="049E4C87" w:rsidR="00F80CFD" w:rsidRPr="00695C2A" w:rsidRDefault="00CA0359"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r w:rsidRPr="00695C2A">
        <w:rPr>
          <w:rFonts w:ascii="Arial" w:hAnsi="Arial" w:cs="Arial"/>
          <w:sz w:val="24"/>
          <w:szCs w:val="24"/>
          <w:lang w:val="en-US"/>
        </w:rPr>
        <w:t>Bollen KA, Fisher ZF, Giordano ML, Lilly AG, Luo L, Ye A. An Introduction to Model Implied Instrumental Variables Using Two Stage Least Squares (MIIV-2SLS) in Structural Equation Models (SEMs). Psychol Methods. 2017.</w:t>
      </w:r>
    </w:p>
    <w:p w14:paraId="6333423D" w14:textId="36E3FE3A" w:rsidR="00F80CFD" w:rsidRPr="00695C2A" w:rsidRDefault="00F80CFD"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r w:rsidRPr="00695C2A">
        <w:rPr>
          <w:rFonts w:ascii="Arial" w:hAnsi="Arial" w:cs="Arial"/>
          <w:sz w:val="24"/>
          <w:szCs w:val="24"/>
          <w:lang w:val="es-419"/>
        </w:rPr>
        <w:t xml:space="preserve">A. Vizcaíno, K. Garcés, F. García, and M. </w:t>
      </w:r>
      <w:proofErr w:type="spellStart"/>
      <w:r w:rsidRPr="00695C2A">
        <w:rPr>
          <w:rFonts w:ascii="Arial" w:hAnsi="Arial" w:cs="Arial"/>
          <w:sz w:val="24"/>
          <w:szCs w:val="24"/>
          <w:lang w:val="es-419"/>
        </w:rPr>
        <w:t>Piattini</w:t>
      </w:r>
      <w:proofErr w:type="spellEnd"/>
      <w:r w:rsidRPr="00695C2A">
        <w:rPr>
          <w:rFonts w:ascii="Arial" w:hAnsi="Arial" w:cs="Arial"/>
          <w:sz w:val="24"/>
          <w:szCs w:val="24"/>
          <w:lang w:val="es-419"/>
        </w:rPr>
        <w:t xml:space="preserve">, "¿Cómo perciben los desarrolladores de software su productividad trabajando remotamente?" in </w:t>
      </w:r>
      <w:proofErr w:type="spellStart"/>
      <w:r w:rsidRPr="00695C2A">
        <w:rPr>
          <w:rFonts w:ascii="Arial" w:hAnsi="Arial" w:cs="Arial"/>
          <w:i/>
          <w:iCs/>
          <w:sz w:val="24"/>
          <w:szCs w:val="24"/>
          <w:lang w:val="es-419"/>
        </w:rPr>
        <w:t>Proc</w:t>
      </w:r>
      <w:proofErr w:type="spellEnd"/>
      <w:r w:rsidRPr="00695C2A">
        <w:rPr>
          <w:rFonts w:ascii="Arial" w:hAnsi="Arial" w:cs="Arial"/>
          <w:i/>
          <w:iCs/>
          <w:sz w:val="24"/>
          <w:szCs w:val="24"/>
          <w:lang w:val="es-419"/>
        </w:rPr>
        <w:t xml:space="preserve">. </w:t>
      </w:r>
      <w:r w:rsidRPr="00695C2A">
        <w:rPr>
          <w:rFonts w:ascii="Arial" w:hAnsi="Arial" w:cs="Arial"/>
          <w:i/>
          <w:iCs/>
          <w:sz w:val="24"/>
          <w:szCs w:val="24"/>
          <w:lang w:val="en-US"/>
        </w:rPr>
        <w:t xml:space="preserve">XVIII Congreso </w:t>
      </w:r>
      <w:proofErr w:type="spellStart"/>
      <w:r w:rsidRPr="00695C2A">
        <w:rPr>
          <w:rFonts w:ascii="Arial" w:hAnsi="Arial" w:cs="Arial"/>
          <w:i/>
          <w:iCs/>
          <w:sz w:val="24"/>
          <w:szCs w:val="24"/>
          <w:lang w:val="en-US"/>
        </w:rPr>
        <w:t>Iberoamericano</w:t>
      </w:r>
      <w:proofErr w:type="spellEnd"/>
      <w:r w:rsidRPr="00695C2A">
        <w:rPr>
          <w:rFonts w:ascii="Arial" w:hAnsi="Arial" w:cs="Arial"/>
          <w:i/>
          <w:iCs/>
          <w:sz w:val="24"/>
          <w:szCs w:val="24"/>
          <w:lang w:val="en-US"/>
        </w:rPr>
        <w:t xml:space="preserve"> </w:t>
      </w:r>
      <w:proofErr w:type="spellStart"/>
      <w:r w:rsidRPr="00695C2A">
        <w:rPr>
          <w:rFonts w:ascii="Arial" w:hAnsi="Arial" w:cs="Arial"/>
          <w:i/>
          <w:iCs/>
          <w:sz w:val="24"/>
          <w:szCs w:val="24"/>
          <w:lang w:val="en-US"/>
        </w:rPr>
        <w:t>en</w:t>
      </w:r>
      <w:proofErr w:type="spellEnd"/>
      <w:r w:rsidRPr="00695C2A">
        <w:rPr>
          <w:rFonts w:ascii="Arial" w:hAnsi="Arial" w:cs="Arial"/>
          <w:i/>
          <w:iCs/>
          <w:sz w:val="24"/>
          <w:szCs w:val="24"/>
          <w:lang w:val="en-US"/>
        </w:rPr>
        <w:t xml:space="preserve"> Software Engineering (</w:t>
      </w:r>
      <w:proofErr w:type="spellStart"/>
      <w:r w:rsidRPr="00695C2A">
        <w:rPr>
          <w:rFonts w:ascii="Arial" w:hAnsi="Arial" w:cs="Arial"/>
          <w:i/>
          <w:iCs/>
          <w:sz w:val="24"/>
          <w:szCs w:val="24"/>
          <w:lang w:val="en-US"/>
        </w:rPr>
        <w:t>CibSE</w:t>
      </w:r>
      <w:proofErr w:type="spellEnd"/>
      <w:r w:rsidRPr="00695C2A">
        <w:rPr>
          <w:rFonts w:ascii="Arial" w:hAnsi="Arial" w:cs="Arial"/>
          <w:i/>
          <w:iCs/>
          <w:sz w:val="24"/>
          <w:szCs w:val="24"/>
          <w:lang w:val="en-US"/>
        </w:rPr>
        <w:t>)</w:t>
      </w:r>
      <w:r w:rsidRPr="00695C2A">
        <w:rPr>
          <w:rFonts w:ascii="Arial" w:hAnsi="Arial" w:cs="Arial"/>
          <w:sz w:val="24"/>
          <w:szCs w:val="24"/>
          <w:lang w:val="en-US"/>
        </w:rPr>
        <w:t>, May 2024, pp. 89-102.</w:t>
      </w:r>
      <w:r w:rsidR="00B5663D" w:rsidRPr="00695C2A">
        <w:rPr>
          <w:rFonts w:ascii="Arial" w:hAnsi="Arial" w:cs="Arial"/>
          <w:sz w:val="24"/>
          <w:szCs w:val="24"/>
          <w:lang w:val="en-US"/>
        </w:rPr>
        <w:t xml:space="preserve"> </w:t>
      </w:r>
      <w:r w:rsidR="00B5663D" w:rsidRPr="00695C2A">
        <w:rPr>
          <w:rFonts w:ascii="Arial" w:hAnsi="Arial" w:cs="Arial"/>
          <w:sz w:val="24"/>
          <w:szCs w:val="24"/>
          <w:lang w:val="en-US"/>
        </w:rPr>
        <w:t>(Pending to be published)</w:t>
      </w:r>
    </w:p>
    <w:p w14:paraId="408115D2" w14:textId="7EBFC23B" w:rsidR="00F80CFD" w:rsidRPr="00797CD7" w:rsidRDefault="00F80CFD"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r w:rsidRPr="00797CD7">
        <w:rPr>
          <w:rFonts w:ascii="Arial" w:hAnsi="Arial" w:cs="Arial"/>
          <w:sz w:val="24"/>
          <w:szCs w:val="24"/>
          <w:lang w:val="en-US"/>
        </w:rPr>
        <w:t xml:space="preserve">D. Ford, M.-A. </w:t>
      </w:r>
      <w:proofErr w:type="spellStart"/>
      <w:r w:rsidRPr="00797CD7">
        <w:rPr>
          <w:rFonts w:ascii="Arial" w:hAnsi="Arial" w:cs="Arial"/>
          <w:sz w:val="24"/>
          <w:szCs w:val="24"/>
          <w:lang w:val="en-US"/>
        </w:rPr>
        <w:t>Storey</w:t>
      </w:r>
      <w:proofErr w:type="spellEnd"/>
      <w:r w:rsidRPr="00797CD7">
        <w:rPr>
          <w:rFonts w:ascii="Arial" w:hAnsi="Arial" w:cs="Arial"/>
          <w:sz w:val="24"/>
          <w:szCs w:val="24"/>
          <w:lang w:val="en-US"/>
        </w:rPr>
        <w:t xml:space="preserve">, T. Zimmermann, C. Bird, S. Jaffe, C. </w:t>
      </w:r>
      <w:proofErr w:type="spellStart"/>
      <w:r w:rsidRPr="00797CD7">
        <w:rPr>
          <w:rFonts w:ascii="Arial" w:hAnsi="Arial" w:cs="Arial"/>
          <w:sz w:val="24"/>
          <w:szCs w:val="24"/>
          <w:lang w:val="en-US"/>
        </w:rPr>
        <w:t>Maddila</w:t>
      </w:r>
      <w:proofErr w:type="spellEnd"/>
      <w:r w:rsidRPr="00797CD7">
        <w:rPr>
          <w:rFonts w:ascii="Arial" w:hAnsi="Arial" w:cs="Arial"/>
          <w:sz w:val="24"/>
          <w:szCs w:val="24"/>
          <w:lang w:val="en-US"/>
        </w:rPr>
        <w:t xml:space="preserve">, J. L. Butler, B. Houck, and N. Nagappan, "A tale of two cities: Software developers working from home during the COVID-19 pandemic," </w:t>
      </w:r>
      <w:r w:rsidRPr="00797CD7">
        <w:rPr>
          <w:rFonts w:ascii="Arial" w:hAnsi="Arial" w:cs="Arial"/>
          <w:i/>
          <w:iCs/>
          <w:sz w:val="24"/>
          <w:szCs w:val="24"/>
          <w:lang w:val="en-US"/>
        </w:rPr>
        <w:t>ACM Trans. Software Engineering and Methodology</w:t>
      </w:r>
      <w:r w:rsidRPr="00797CD7">
        <w:rPr>
          <w:rFonts w:ascii="Arial" w:hAnsi="Arial" w:cs="Arial"/>
          <w:sz w:val="24"/>
          <w:szCs w:val="24"/>
          <w:lang w:val="en-US"/>
        </w:rPr>
        <w:t>, vol. 31, no. 2, pp. 1-37, Apr. 2021.</w:t>
      </w:r>
    </w:p>
    <w:p w14:paraId="332EF634" w14:textId="7013E2C3" w:rsidR="00F80CFD" w:rsidRPr="00695C2A" w:rsidRDefault="00F80CFD"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r w:rsidRPr="00695C2A">
        <w:rPr>
          <w:rFonts w:ascii="Arial" w:hAnsi="Arial" w:cs="Arial"/>
          <w:sz w:val="24"/>
          <w:szCs w:val="24"/>
          <w:lang w:val="en-US"/>
        </w:rPr>
        <w:lastRenderedPageBreak/>
        <w:t xml:space="preserve">D. </w:t>
      </w:r>
      <w:proofErr w:type="spellStart"/>
      <w:r w:rsidRPr="00695C2A">
        <w:rPr>
          <w:rFonts w:ascii="Arial" w:hAnsi="Arial" w:cs="Arial"/>
          <w:sz w:val="24"/>
          <w:szCs w:val="24"/>
          <w:lang w:val="en-US"/>
        </w:rPr>
        <w:t>Šmite</w:t>
      </w:r>
      <w:proofErr w:type="spellEnd"/>
      <w:r w:rsidRPr="00695C2A">
        <w:rPr>
          <w:rFonts w:ascii="Arial" w:hAnsi="Arial" w:cs="Arial"/>
          <w:sz w:val="24"/>
          <w:szCs w:val="24"/>
          <w:lang w:val="en-US"/>
        </w:rPr>
        <w:t xml:space="preserve">, N. B. Moe, E. </w:t>
      </w:r>
      <w:proofErr w:type="spellStart"/>
      <w:r w:rsidRPr="00695C2A">
        <w:rPr>
          <w:rFonts w:ascii="Arial" w:hAnsi="Arial" w:cs="Arial"/>
          <w:sz w:val="24"/>
          <w:szCs w:val="24"/>
          <w:lang w:val="en-US"/>
        </w:rPr>
        <w:t>Klotins</w:t>
      </w:r>
      <w:proofErr w:type="spellEnd"/>
      <w:r w:rsidRPr="00695C2A">
        <w:rPr>
          <w:rFonts w:ascii="Arial" w:hAnsi="Arial" w:cs="Arial"/>
          <w:sz w:val="24"/>
          <w:szCs w:val="24"/>
          <w:lang w:val="en-US"/>
        </w:rPr>
        <w:t xml:space="preserve">, and J. Gonzalez-Huerta, "From forced working-from-home to working-from-anywhere: Two revolutions in telework," </w:t>
      </w:r>
      <w:r w:rsidRPr="00695C2A">
        <w:rPr>
          <w:rFonts w:ascii="Arial" w:hAnsi="Arial" w:cs="Arial"/>
          <w:i/>
          <w:iCs/>
          <w:sz w:val="24"/>
          <w:szCs w:val="24"/>
          <w:lang w:val="en-US"/>
        </w:rPr>
        <w:t>Communications of the ACM</w:t>
      </w:r>
      <w:r w:rsidRPr="00695C2A">
        <w:rPr>
          <w:rFonts w:ascii="Arial" w:hAnsi="Arial" w:cs="Arial"/>
          <w:sz w:val="24"/>
          <w:szCs w:val="24"/>
          <w:lang w:val="en-US"/>
        </w:rPr>
        <w:t>, vol. 64, no. 4, pp. 88-96, Apr. 2021.</w:t>
      </w:r>
    </w:p>
    <w:p w14:paraId="2BA7E55C" w14:textId="70BC0493" w:rsidR="00F80CFD" w:rsidRDefault="00F80CFD"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r w:rsidRPr="00695C2A">
        <w:rPr>
          <w:rFonts w:ascii="Arial" w:hAnsi="Arial" w:cs="Arial"/>
          <w:sz w:val="24"/>
          <w:szCs w:val="24"/>
          <w:lang w:val="es-419"/>
        </w:rPr>
        <w:t xml:space="preserve">D. Castrillón and D. F. Acevedo, "Identificación de factores que impactan el desempeño y bienestar de los desarrolladores de software a partir de grupos focales," B.S. </w:t>
      </w:r>
      <w:proofErr w:type="spellStart"/>
      <w:r w:rsidRPr="00695C2A">
        <w:rPr>
          <w:rFonts w:ascii="Arial" w:hAnsi="Arial" w:cs="Arial"/>
          <w:sz w:val="24"/>
          <w:szCs w:val="24"/>
          <w:lang w:val="es-419"/>
        </w:rPr>
        <w:t>thesis</w:t>
      </w:r>
      <w:proofErr w:type="spellEnd"/>
      <w:r w:rsidRPr="00695C2A">
        <w:rPr>
          <w:rFonts w:ascii="Arial" w:hAnsi="Arial" w:cs="Arial"/>
          <w:sz w:val="24"/>
          <w:szCs w:val="24"/>
          <w:lang w:val="es-419"/>
        </w:rPr>
        <w:t xml:space="preserve">, </w:t>
      </w:r>
      <w:proofErr w:type="spellStart"/>
      <w:r w:rsidRPr="00695C2A">
        <w:rPr>
          <w:rFonts w:ascii="Arial" w:hAnsi="Arial" w:cs="Arial"/>
          <w:sz w:val="24"/>
          <w:szCs w:val="24"/>
          <w:lang w:val="es-419"/>
        </w:rPr>
        <w:t>Dept</w:t>
      </w:r>
      <w:proofErr w:type="spellEnd"/>
      <w:r w:rsidRPr="00695C2A">
        <w:rPr>
          <w:rFonts w:ascii="Arial" w:hAnsi="Arial" w:cs="Arial"/>
          <w:sz w:val="24"/>
          <w:szCs w:val="24"/>
          <w:lang w:val="es-419"/>
        </w:rPr>
        <w:t xml:space="preserve">. </w:t>
      </w:r>
      <w:r w:rsidRPr="00695C2A">
        <w:rPr>
          <w:rFonts w:ascii="Arial" w:hAnsi="Arial" w:cs="Arial"/>
          <w:sz w:val="24"/>
          <w:szCs w:val="24"/>
          <w:lang w:val="en-US"/>
        </w:rPr>
        <w:t xml:space="preserve">Systems and Computing Engineering, Universidad de </w:t>
      </w:r>
      <w:proofErr w:type="spellStart"/>
      <w:r w:rsidRPr="00695C2A">
        <w:rPr>
          <w:rFonts w:ascii="Arial" w:hAnsi="Arial" w:cs="Arial"/>
          <w:sz w:val="24"/>
          <w:szCs w:val="24"/>
          <w:lang w:val="en-US"/>
        </w:rPr>
        <w:t>los</w:t>
      </w:r>
      <w:proofErr w:type="spellEnd"/>
      <w:r w:rsidRPr="00695C2A">
        <w:rPr>
          <w:rFonts w:ascii="Arial" w:hAnsi="Arial" w:cs="Arial"/>
          <w:sz w:val="24"/>
          <w:szCs w:val="24"/>
          <w:lang w:val="en-US"/>
        </w:rPr>
        <w:t xml:space="preserve"> Andes, Bogotá, Colombia, 2024.</w:t>
      </w:r>
    </w:p>
    <w:p w14:paraId="2194876D" w14:textId="113818B9" w:rsidR="00745C6C" w:rsidRPr="00695C2A" w:rsidRDefault="00745C6C"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proofErr w:type="spellStart"/>
      <w:r w:rsidRPr="00745C6C">
        <w:rPr>
          <w:rFonts w:ascii="Arial" w:hAnsi="Arial" w:cs="Arial"/>
          <w:sz w:val="24"/>
          <w:szCs w:val="24"/>
          <w:lang w:val="en-US"/>
        </w:rPr>
        <w:t>Wohlin</w:t>
      </w:r>
      <w:proofErr w:type="spellEnd"/>
      <w:r w:rsidRPr="00745C6C">
        <w:rPr>
          <w:rFonts w:ascii="Arial" w:hAnsi="Arial" w:cs="Arial"/>
          <w:sz w:val="24"/>
          <w:szCs w:val="24"/>
          <w:lang w:val="en-US"/>
        </w:rPr>
        <w:t xml:space="preserve">, C., Runeson, P., </w:t>
      </w:r>
      <w:proofErr w:type="spellStart"/>
      <w:r w:rsidRPr="00745C6C">
        <w:rPr>
          <w:rFonts w:ascii="Arial" w:hAnsi="Arial" w:cs="Arial"/>
          <w:sz w:val="24"/>
          <w:szCs w:val="24"/>
          <w:lang w:val="en-US"/>
        </w:rPr>
        <w:t>Höst</w:t>
      </w:r>
      <w:proofErr w:type="spellEnd"/>
      <w:r w:rsidRPr="00745C6C">
        <w:rPr>
          <w:rFonts w:ascii="Arial" w:hAnsi="Arial" w:cs="Arial"/>
          <w:sz w:val="24"/>
          <w:szCs w:val="24"/>
          <w:lang w:val="en-US"/>
        </w:rPr>
        <w:t xml:space="preserve">, M., Ohlsson , M., </w:t>
      </w:r>
      <w:proofErr w:type="spellStart"/>
      <w:r w:rsidRPr="00745C6C">
        <w:rPr>
          <w:rFonts w:ascii="Arial" w:hAnsi="Arial" w:cs="Arial"/>
          <w:sz w:val="24"/>
          <w:szCs w:val="24"/>
          <w:lang w:val="en-US"/>
        </w:rPr>
        <w:t>Regnell</w:t>
      </w:r>
      <w:proofErr w:type="spellEnd"/>
      <w:r w:rsidRPr="00745C6C">
        <w:rPr>
          <w:rFonts w:ascii="Arial" w:hAnsi="Arial" w:cs="Arial"/>
          <w:sz w:val="24"/>
          <w:szCs w:val="24"/>
          <w:lang w:val="en-US"/>
        </w:rPr>
        <w:t xml:space="preserve">, B., </w:t>
      </w:r>
      <w:proofErr w:type="spellStart"/>
      <w:r w:rsidRPr="00745C6C">
        <w:rPr>
          <w:rFonts w:ascii="Arial" w:hAnsi="Arial" w:cs="Arial"/>
          <w:sz w:val="24"/>
          <w:szCs w:val="24"/>
          <w:lang w:val="en-US"/>
        </w:rPr>
        <w:t>Wesslén</w:t>
      </w:r>
      <w:proofErr w:type="spellEnd"/>
      <w:r w:rsidRPr="00745C6C">
        <w:rPr>
          <w:rFonts w:ascii="Arial" w:hAnsi="Arial" w:cs="Arial"/>
          <w:sz w:val="24"/>
          <w:szCs w:val="24"/>
          <w:lang w:val="en-US"/>
        </w:rPr>
        <w:t>, A.: Experimentation in Software Engineering, vol. 236, pp. 123-151. Springer Berlin, Heidelberg (2012).</w:t>
      </w:r>
    </w:p>
    <w:p w14:paraId="6316C44D" w14:textId="3BE1E201" w:rsidR="00F80CFD" w:rsidRPr="00695C2A" w:rsidRDefault="00F80CFD"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r w:rsidRPr="00695C2A">
        <w:rPr>
          <w:rFonts w:ascii="Arial" w:hAnsi="Arial" w:cs="Arial"/>
          <w:sz w:val="24"/>
          <w:szCs w:val="24"/>
          <w:lang w:val="en-US"/>
        </w:rPr>
        <w:t xml:space="preserve">P. Ralph, S. Baltes, G. </w:t>
      </w:r>
      <w:proofErr w:type="spellStart"/>
      <w:r w:rsidRPr="00695C2A">
        <w:rPr>
          <w:rFonts w:ascii="Arial" w:hAnsi="Arial" w:cs="Arial"/>
          <w:sz w:val="24"/>
          <w:szCs w:val="24"/>
          <w:lang w:val="en-US"/>
        </w:rPr>
        <w:t>Adisaputri</w:t>
      </w:r>
      <w:proofErr w:type="spellEnd"/>
      <w:r w:rsidRPr="00695C2A">
        <w:rPr>
          <w:rFonts w:ascii="Arial" w:hAnsi="Arial" w:cs="Arial"/>
          <w:sz w:val="24"/>
          <w:szCs w:val="24"/>
          <w:lang w:val="en-US"/>
        </w:rPr>
        <w:t xml:space="preserve">, R. Torkar, V. Kovalenko, M. Kalinowski, N. Novielli, S. Yoo, X. </w:t>
      </w:r>
      <w:proofErr w:type="spellStart"/>
      <w:r w:rsidRPr="00695C2A">
        <w:rPr>
          <w:rFonts w:ascii="Arial" w:hAnsi="Arial" w:cs="Arial"/>
          <w:sz w:val="24"/>
          <w:szCs w:val="24"/>
          <w:lang w:val="en-US"/>
        </w:rPr>
        <w:t>Devroey</w:t>
      </w:r>
      <w:proofErr w:type="spellEnd"/>
      <w:r w:rsidRPr="00695C2A">
        <w:rPr>
          <w:rFonts w:ascii="Arial" w:hAnsi="Arial" w:cs="Arial"/>
          <w:sz w:val="24"/>
          <w:szCs w:val="24"/>
          <w:lang w:val="en-US"/>
        </w:rPr>
        <w:t xml:space="preserve">, X. Tan, M. Zhou, B. Turhan, R. Hoda, H. Hata, G. Robles, A. Milani Fard, and R. </w:t>
      </w:r>
      <w:proofErr w:type="spellStart"/>
      <w:r w:rsidRPr="00695C2A">
        <w:rPr>
          <w:rFonts w:ascii="Arial" w:hAnsi="Arial" w:cs="Arial"/>
          <w:sz w:val="24"/>
          <w:szCs w:val="24"/>
          <w:lang w:val="en-US"/>
        </w:rPr>
        <w:t>Alkadhi</w:t>
      </w:r>
      <w:proofErr w:type="spellEnd"/>
      <w:r w:rsidRPr="00695C2A">
        <w:rPr>
          <w:rFonts w:ascii="Arial" w:hAnsi="Arial" w:cs="Arial"/>
          <w:sz w:val="24"/>
          <w:szCs w:val="24"/>
          <w:lang w:val="en-US"/>
        </w:rPr>
        <w:t xml:space="preserve">, "Pandemic programming: How COVID-19 affects software developers and how their organizations can help," </w:t>
      </w:r>
      <w:r w:rsidRPr="00695C2A">
        <w:rPr>
          <w:rFonts w:ascii="Arial" w:hAnsi="Arial" w:cs="Arial"/>
          <w:i/>
          <w:iCs/>
          <w:sz w:val="24"/>
          <w:szCs w:val="24"/>
          <w:lang w:val="en-US"/>
        </w:rPr>
        <w:t>Empirical Software Engineering</w:t>
      </w:r>
      <w:r w:rsidRPr="00695C2A">
        <w:rPr>
          <w:rFonts w:ascii="Arial" w:hAnsi="Arial" w:cs="Arial"/>
          <w:sz w:val="24"/>
          <w:szCs w:val="24"/>
          <w:lang w:val="en-US"/>
        </w:rPr>
        <w:t>, vol. 25, no. 6, pp. 4927-4961, Nov. 2020.</w:t>
      </w:r>
    </w:p>
    <w:p w14:paraId="42528B8B" w14:textId="77777777" w:rsidR="00695C2A" w:rsidRPr="00695C2A" w:rsidRDefault="00695C2A"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r w:rsidRPr="00695C2A">
        <w:rPr>
          <w:rFonts w:ascii="Arial" w:hAnsi="Arial" w:cs="Arial"/>
          <w:sz w:val="24"/>
          <w:szCs w:val="24"/>
          <w:lang w:val="en-US"/>
        </w:rPr>
        <w:t>Santos R, et al. Exploring Hybrid Work Realities: A Case Study with Software Professionals from Underrepresented Groups. ACM Conf Proc. 2024.</w:t>
      </w:r>
    </w:p>
    <w:p w14:paraId="73C01BCD" w14:textId="77777777" w:rsidR="00695C2A" w:rsidRPr="00695C2A" w:rsidRDefault="00695C2A"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r w:rsidRPr="00695C2A">
        <w:rPr>
          <w:rFonts w:ascii="Arial" w:hAnsi="Arial" w:cs="Arial"/>
          <w:sz w:val="24"/>
          <w:szCs w:val="24"/>
          <w:lang w:val="en-US"/>
        </w:rPr>
        <w:t xml:space="preserve">Khanna D, et al. Software Companies’ Responses to Hybrid Working. </w:t>
      </w:r>
      <w:proofErr w:type="spellStart"/>
      <w:r w:rsidRPr="00695C2A">
        <w:rPr>
          <w:rFonts w:ascii="Arial" w:hAnsi="Arial" w:cs="Arial"/>
          <w:sz w:val="24"/>
          <w:szCs w:val="24"/>
          <w:lang w:val="en-US"/>
        </w:rPr>
        <w:t>Euromicro</w:t>
      </w:r>
      <w:proofErr w:type="spellEnd"/>
      <w:r w:rsidRPr="00695C2A">
        <w:rPr>
          <w:rFonts w:ascii="Arial" w:hAnsi="Arial" w:cs="Arial"/>
          <w:sz w:val="24"/>
          <w:szCs w:val="24"/>
          <w:lang w:val="en-US"/>
        </w:rPr>
        <w:t xml:space="preserve"> Conf </w:t>
      </w:r>
      <w:proofErr w:type="spellStart"/>
      <w:r w:rsidRPr="00695C2A">
        <w:rPr>
          <w:rFonts w:ascii="Arial" w:hAnsi="Arial" w:cs="Arial"/>
          <w:sz w:val="24"/>
          <w:szCs w:val="24"/>
          <w:lang w:val="en-US"/>
        </w:rPr>
        <w:t>Softw</w:t>
      </w:r>
      <w:proofErr w:type="spellEnd"/>
      <w:r w:rsidRPr="00695C2A">
        <w:rPr>
          <w:rFonts w:ascii="Arial" w:hAnsi="Arial" w:cs="Arial"/>
          <w:sz w:val="24"/>
          <w:szCs w:val="24"/>
          <w:lang w:val="en-US"/>
        </w:rPr>
        <w:t xml:space="preserve"> Eng Adv Appl (SEAA). 2024.</w:t>
      </w:r>
    </w:p>
    <w:p w14:paraId="2BF76C2E" w14:textId="77777777" w:rsidR="00695C2A" w:rsidRPr="00695C2A" w:rsidRDefault="00695C2A" w:rsidP="00695C2A">
      <w:pPr>
        <w:pStyle w:val="ListParagraph"/>
        <w:numPr>
          <w:ilvl w:val="0"/>
          <w:numId w:val="20"/>
        </w:numPr>
        <w:autoSpaceDE w:val="0"/>
        <w:autoSpaceDN w:val="0"/>
        <w:adjustRightInd w:val="0"/>
        <w:spacing w:after="0" w:line="240" w:lineRule="auto"/>
        <w:jc w:val="both"/>
        <w:rPr>
          <w:rFonts w:ascii="Arial" w:hAnsi="Arial" w:cs="Arial"/>
          <w:sz w:val="24"/>
          <w:szCs w:val="24"/>
          <w:lang w:val="en-US"/>
        </w:rPr>
      </w:pPr>
      <w:r w:rsidRPr="00695C2A">
        <w:rPr>
          <w:rFonts w:ascii="Arial" w:hAnsi="Arial" w:cs="Arial"/>
          <w:sz w:val="24"/>
          <w:szCs w:val="24"/>
          <w:lang w:val="en-US"/>
        </w:rPr>
        <w:t xml:space="preserve">Rosero Sarasty O, Rengifo </w:t>
      </w:r>
      <w:proofErr w:type="spellStart"/>
      <w:r w:rsidRPr="00695C2A">
        <w:rPr>
          <w:rFonts w:ascii="Arial" w:hAnsi="Arial" w:cs="Arial"/>
          <w:sz w:val="24"/>
          <w:szCs w:val="24"/>
          <w:lang w:val="en-US"/>
        </w:rPr>
        <w:t>Baos</w:t>
      </w:r>
      <w:proofErr w:type="spellEnd"/>
      <w:r w:rsidRPr="00695C2A">
        <w:rPr>
          <w:rFonts w:ascii="Arial" w:hAnsi="Arial" w:cs="Arial"/>
          <w:sz w:val="24"/>
          <w:szCs w:val="24"/>
          <w:lang w:val="en-US"/>
        </w:rPr>
        <w:t xml:space="preserve"> Y. Telecommuting: Conditions and Implications for the Quality of Life of Teleworkers. A Systematic Literature Review. </w:t>
      </w:r>
      <w:proofErr w:type="spellStart"/>
      <w:r w:rsidRPr="00695C2A">
        <w:rPr>
          <w:rFonts w:ascii="Arial" w:hAnsi="Arial" w:cs="Arial"/>
          <w:sz w:val="24"/>
          <w:szCs w:val="24"/>
          <w:lang w:val="en-US"/>
        </w:rPr>
        <w:t>Trilogía</w:t>
      </w:r>
      <w:proofErr w:type="spellEnd"/>
      <w:r w:rsidRPr="00695C2A">
        <w:rPr>
          <w:rFonts w:ascii="Arial" w:hAnsi="Arial" w:cs="Arial"/>
          <w:sz w:val="24"/>
          <w:szCs w:val="24"/>
          <w:lang w:val="en-US"/>
        </w:rPr>
        <w:t xml:space="preserve"> </w:t>
      </w:r>
      <w:proofErr w:type="spellStart"/>
      <w:r w:rsidRPr="00695C2A">
        <w:rPr>
          <w:rFonts w:ascii="Arial" w:hAnsi="Arial" w:cs="Arial"/>
          <w:sz w:val="24"/>
          <w:szCs w:val="24"/>
          <w:lang w:val="en-US"/>
        </w:rPr>
        <w:t>Cienc</w:t>
      </w:r>
      <w:proofErr w:type="spellEnd"/>
      <w:r w:rsidRPr="00695C2A">
        <w:rPr>
          <w:rFonts w:ascii="Arial" w:hAnsi="Arial" w:cs="Arial"/>
          <w:sz w:val="24"/>
          <w:szCs w:val="24"/>
          <w:lang w:val="en-US"/>
        </w:rPr>
        <w:t xml:space="preserve"> </w:t>
      </w:r>
      <w:proofErr w:type="spellStart"/>
      <w:r w:rsidRPr="00695C2A">
        <w:rPr>
          <w:rFonts w:ascii="Arial" w:hAnsi="Arial" w:cs="Arial"/>
          <w:sz w:val="24"/>
          <w:szCs w:val="24"/>
          <w:lang w:val="en-US"/>
        </w:rPr>
        <w:t>Tecnol</w:t>
      </w:r>
      <w:proofErr w:type="spellEnd"/>
      <w:r w:rsidRPr="00695C2A">
        <w:rPr>
          <w:rFonts w:ascii="Arial" w:hAnsi="Arial" w:cs="Arial"/>
          <w:sz w:val="24"/>
          <w:szCs w:val="24"/>
          <w:lang w:val="en-US"/>
        </w:rPr>
        <w:t xml:space="preserve"> Soc. 2024;16(32):e2924.</w:t>
      </w:r>
    </w:p>
    <w:p w14:paraId="7CAADFA4" w14:textId="77777777" w:rsidR="00695C2A" w:rsidRPr="00F80CFD" w:rsidRDefault="00695C2A" w:rsidP="00F80CFD">
      <w:pPr>
        <w:autoSpaceDE w:val="0"/>
        <w:autoSpaceDN w:val="0"/>
        <w:adjustRightInd w:val="0"/>
        <w:spacing w:after="0" w:line="240" w:lineRule="auto"/>
        <w:jc w:val="both"/>
        <w:rPr>
          <w:rFonts w:ascii="Arial" w:hAnsi="Arial" w:cs="Arial"/>
          <w:sz w:val="24"/>
          <w:szCs w:val="24"/>
          <w:lang w:val="en-US"/>
        </w:rPr>
      </w:pPr>
    </w:p>
    <w:p w14:paraId="13B4F9DA" w14:textId="77777777" w:rsidR="00F80CFD" w:rsidRPr="00F80CFD" w:rsidRDefault="00F80CFD" w:rsidP="00F80CFD">
      <w:pPr>
        <w:autoSpaceDE w:val="0"/>
        <w:autoSpaceDN w:val="0"/>
        <w:adjustRightInd w:val="0"/>
        <w:spacing w:after="0" w:line="240" w:lineRule="auto"/>
        <w:jc w:val="both"/>
        <w:rPr>
          <w:rFonts w:ascii="Arial" w:hAnsi="Arial" w:cs="Arial"/>
          <w:sz w:val="24"/>
          <w:szCs w:val="24"/>
          <w:lang w:val="en-US"/>
        </w:rPr>
      </w:pPr>
    </w:p>
    <w:p w14:paraId="4DF0E171" w14:textId="77777777" w:rsidR="00B90995" w:rsidRPr="00F80CFD" w:rsidRDefault="00B90995" w:rsidP="00B90995">
      <w:pPr>
        <w:autoSpaceDE w:val="0"/>
        <w:autoSpaceDN w:val="0"/>
        <w:adjustRightInd w:val="0"/>
        <w:spacing w:after="0" w:line="240" w:lineRule="auto"/>
        <w:jc w:val="both"/>
        <w:rPr>
          <w:rFonts w:ascii="Arial" w:hAnsi="Arial" w:cs="Arial"/>
          <w:sz w:val="24"/>
          <w:szCs w:val="24"/>
          <w:lang w:val="en-US"/>
        </w:rPr>
      </w:pPr>
    </w:p>
    <w:p w14:paraId="2D0590FB" w14:textId="77777777" w:rsidR="00B90995" w:rsidRPr="00F80CFD" w:rsidRDefault="00B90995" w:rsidP="00B90995">
      <w:pPr>
        <w:autoSpaceDE w:val="0"/>
        <w:autoSpaceDN w:val="0"/>
        <w:adjustRightInd w:val="0"/>
        <w:spacing w:after="0" w:line="240" w:lineRule="auto"/>
        <w:jc w:val="both"/>
        <w:rPr>
          <w:rFonts w:ascii="Arial" w:hAnsi="Arial" w:cs="Arial"/>
          <w:sz w:val="24"/>
          <w:szCs w:val="24"/>
          <w:lang w:val="en-US"/>
        </w:rPr>
      </w:pPr>
    </w:p>
    <w:p w14:paraId="190E1154" w14:textId="77777777" w:rsidR="00B90995" w:rsidRPr="00B90995" w:rsidRDefault="00B90995" w:rsidP="00B90995">
      <w:pPr>
        <w:autoSpaceDE w:val="0"/>
        <w:autoSpaceDN w:val="0"/>
        <w:adjustRightInd w:val="0"/>
        <w:spacing w:after="0" w:line="240" w:lineRule="auto"/>
        <w:jc w:val="both"/>
        <w:rPr>
          <w:rFonts w:ascii="Arial" w:hAnsi="Arial" w:cs="Arial"/>
          <w:sz w:val="24"/>
          <w:szCs w:val="24"/>
          <w:lang w:val="en-US"/>
        </w:rPr>
      </w:pPr>
    </w:p>
    <w:p w14:paraId="102F29C3" w14:textId="77777777" w:rsidR="00CA67CA" w:rsidRDefault="00CA67CA" w:rsidP="00971A29">
      <w:pPr>
        <w:pStyle w:val="whitespace-normal"/>
        <w:rPr>
          <w:rStyle w:val="Strong"/>
          <w:rFonts w:ascii="Arial" w:hAnsi="Arial" w:cs="Arial"/>
          <w:lang w:val="en-US"/>
        </w:rPr>
      </w:pPr>
    </w:p>
    <w:p w14:paraId="51C449C9" w14:textId="77777777" w:rsidR="00CA67CA" w:rsidRDefault="00CA67CA" w:rsidP="00971A29">
      <w:pPr>
        <w:pStyle w:val="whitespace-normal"/>
        <w:rPr>
          <w:rStyle w:val="Strong"/>
          <w:rFonts w:ascii="Arial" w:hAnsi="Arial" w:cs="Arial"/>
          <w:lang w:val="en-US"/>
        </w:rPr>
      </w:pPr>
    </w:p>
    <w:p w14:paraId="6D71400B" w14:textId="77777777" w:rsidR="00CA67CA" w:rsidRDefault="00CA67CA" w:rsidP="00971A29">
      <w:pPr>
        <w:pStyle w:val="whitespace-normal"/>
        <w:rPr>
          <w:rStyle w:val="Strong"/>
          <w:rFonts w:ascii="Arial" w:hAnsi="Arial" w:cs="Arial"/>
          <w:lang w:val="en-US"/>
        </w:rPr>
      </w:pPr>
    </w:p>
    <w:p w14:paraId="6167BBA0" w14:textId="77777777" w:rsidR="00CA67CA" w:rsidRDefault="00CA67CA" w:rsidP="00971A29">
      <w:pPr>
        <w:pStyle w:val="whitespace-normal"/>
        <w:rPr>
          <w:rStyle w:val="Strong"/>
          <w:rFonts w:ascii="Arial" w:hAnsi="Arial" w:cs="Arial"/>
          <w:lang w:val="en-US"/>
        </w:rPr>
      </w:pPr>
    </w:p>
    <w:p w14:paraId="606DE930" w14:textId="77777777" w:rsidR="00E57AA4" w:rsidRDefault="00E57AA4" w:rsidP="00971A29">
      <w:pPr>
        <w:pStyle w:val="whitespace-normal"/>
        <w:rPr>
          <w:rStyle w:val="Strong"/>
          <w:rFonts w:ascii="Arial" w:hAnsi="Arial" w:cs="Arial"/>
          <w:lang w:val="en-US"/>
        </w:rPr>
      </w:pPr>
    </w:p>
    <w:p w14:paraId="73433F34" w14:textId="4BB456AC" w:rsidR="00B90995" w:rsidRPr="00B90995" w:rsidRDefault="00B90995" w:rsidP="00971A29">
      <w:pPr>
        <w:pStyle w:val="whitespace-normal"/>
        <w:rPr>
          <w:rStyle w:val="Strong"/>
          <w:rFonts w:ascii="Arial" w:hAnsi="Arial" w:cs="Arial"/>
          <w:lang w:val="en-US"/>
        </w:rPr>
      </w:pPr>
      <w:r w:rsidRPr="00B90995">
        <w:rPr>
          <w:rStyle w:val="Strong"/>
          <w:rFonts w:ascii="Arial" w:hAnsi="Arial" w:cs="Arial"/>
          <w:lang w:val="en-US"/>
        </w:rPr>
        <w:t>Annexes</w:t>
      </w:r>
    </w:p>
    <w:p w14:paraId="786369DB" w14:textId="3EAB96E8" w:rsidR="009B54C6" w:rsidRDefault="009B54C6" w:rsidP="00971A29">
      <w:pPr>
        <w:pStyle w:val="whitespace-normal"/>
        <w:rPr>
          <w:rStyle w:val="Strong"/>
          <w:rFonts w:ascii="Arial" w:hAnsi="Arial" w:cs="Arial"/>
          <w:lang w:val="en-US"/>
        </w:rPr>
      </w:pPr>
      <w:r>
        <w:rPr>
          <w:rStyle w:val="Strong"/>
          <w:rFonts w:ascii="Arial" w:hAnsi="Arial" w:cs="Arial"/>
          <w:lang w:val="en-US"/>
        </w:rPr>
        <w:t>Annex A:</w:t>
      </w:r>
    </w:p>
    <w:p w14:paraId="34A5D854" w14:textId="1DB8E755" w:rsidR="009B54C6" w:rsidRPr="00646645" w:rsidRDefault="009B54C6" w:rsidP="009B54C6">
      <w:pPr>
        <w:spacing w:after="160" w:line="278" w:lineRule="auto"/>
        <w:rPr>
          <w:rFonts w:ascii="Arial" w:hAnsi="Arial" w:cs="Arial"/>
          <w:lang w:val="en-US"/>
        </w:rPr>
      </w:pPr>
      <w:r w:rsidRPr="00646645">
        <w:rPr>
          <w:rFonts w:ascii="Arial" w:hAnsi="Arial" w:cs="Arial"/>
          <w:b/>
          <w:bCs/>
          <w:lang w:val="en-US"/>
        </w:rPr>
        <w:t xml:space="preserve">Table </w:t>
      </w:r>
      <w:r>
        <w:rPr>
          <w:rFonts w:ascii="Arial" w:hAnsi="Arial" w:cs="Arial"/>
          <w:b/>
          <w:bCs/>
          <w:lang w:val="en-US"/>
        </w:rPr>
        <w:t>A.1</w:t>
      </w:r>
      <w:r w:rsidRPr="00646645">
        <w:rPr>
          <w:rFonts w:ascii="Arial" w:hAnsi="Arial" w:cs="Arial"/>
          <w:b/>
          <w:bCs/>
          <w:lang w:val="en-US"/>
        </w:rPr>
        <w:t>: Performance Metrics by Leadership Role</w:t>
      </w:r>
    </w:p>
    <w:tbl>
      <w:tblPr>
        <w:tblStyle w:val="PlainTable1"/>
        <w:tblW w:w="0" w:type="auto"/>
        <w:tblLook w:val="04A0" w:firstRow="1" w:lastRow="0" w:firstColumn="1" w:lastColumn="0" w:noHBand="0" w:noVBand="1"/>
      </w:tblPr>
      <w:tblGrid>
        <w:gridCol w:w="2236"/>
        <w:gridCol w:w="1474"/>
        <w:gridCol w:w="1850"/>
        <w:gridCol w:w="1292"/>
        <w:gridCol w:w="1642"/>
      </w:tblGrid>
      <w:tr w:rsidR="009B54C6" w:rsidRPr="00646645" w14:paraId="42487D16"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8D878"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lastRenderedPageBreak/>
              <w:t>Metric</w:t>
            </w:r>
            <w:proofErr w:type="spellEnd"/>
          </w:p>
        </w:tc>
        <w:tc>
          <w:tcPr>
            <w:tcW w:w="0" w:type="auto"/>
            <w:hideMark/>
          </w:tcPr>
          <w:p w14:paraId="26455826"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Managers (Mean)</w:t>
            </w:r>
          </w:p>
        </w:tc>
        <w:tc>
          <w:tcPr>
            <w:tcW w:w="1850" w:type="dxa"/>
            <w:hideMark/>
          </w:tcPr>
          <w:p w14:paraId="4D537A81"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Individual </w:t>
            </w:r>
            <w:proofErr w:type="spellStart"/>
            <w:r>
              <w:rPr>
                <w:rFonts w:ascii="Arial" w:hAnsi="Arial" w:cs="Arial"/>
              </w:rPr>
              <w:t>contributors</w:t>
            </w:r>
            <w:proofErr w:type="spellEnd"/>
            <w:r w:rsidRPr="00646645">
              <w:rPr>
                <w:rFonts w:ascii="Arial" w:hAnsi="Arial" w:cs="Arial"/>
              </w:rPr>
              <w:t xml:space="preserve"> (Mean)</w:t>
            </w:r>
          </w:p>
        </w:tc>
        <w:tc>
          <w:tcPr>
            <w:tcW w:w="1133" w:type="dxa"/>
            <w:hideMark/>
          </w:tcPr>
          <w:p w14:paraId="168F7265"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646645">
              <w:rPr>
                <w:rFonts w:ascii="Arial" w:hAnsi="Arial" w:cs="Arial"/>
              </w:rPr>
              <w:t>Difference</w:t>
            </w:r>
            <w:proofErr w:type="spellEnd"/>
          </w:p>
        </w:tc>
        <w:tc>
          <w:tcPr>
            <w:tcW w:w="0" w:type="auto"/>
            <w:hideMark/>
          </w:tcPr>
          <w:p w14:paraId="182443C4"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646645">
              <w:rPr>
                <w:rFonts w:ascii="Arial" w:hAnsi="Arial" w:cs="Arial"/>
              </w:rPr>
              <w:t>Significant</w:t>
            </w:r>
            <w:proofErr w:type="spellEnd"/>
            <w:r w:rsidRPr="00646645">
              <w:rPr>
                <w:rFonts w:ascii="Arial" w:hAnsi="Arial" w:cs="Arial"/>
              </w:rPr>
              <w:t xml:space="preserve"> at α=0.05</w:t>
            </w:r>
          </w:p>
        </w:tc>
      </w:tr>
      <w:tr w:rsidR="009B54C6" w:rsidRPr="00646645" w14:paraId="1027225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38862" w14:textId="77777777" w:rsidR="009B54C6" w:rsidRPr="00646645" w:rsidRDefault="009B54C6" w:rsidP="007E136D">
            <w:pPr>
              <w:spacing w:after="160" w:line="278" w:lineRule="auto"/>
              <w:rPr>
                <w:rFonts w:ascii="Arial" w:hAnsi="Arial" w:cs="Arial"/>
              </w:rPr>
            </w:pPr>
            <w:r w:rsidRPr="00646645">
              <w:rPr>
                <w:rFonts w:ascii="Arial" w:hAnsi="Arial" w:cs="Arial"/>
              </w:rPr>
              <w:t>Performance</w:t>
            </w:r>
          </w:p>
        </w:tc>
        <w:tc>
          <w:tcPr>
            <w:tcW w:w="0" w:type="auto"/>
            <w:hideMark/>
          </w:tcPr>
          <w:p w14:paraId="26C41E2D"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3.79</w:t>
            </w:r>
          </w:p>
        </w:tc>
        <w:tc>
          <w:tcPr>
            <w:tcW w:w="1850" w:type="dxa"/>
            <w:hideMark/>
          </w:tcPr>
          <w:p w14:paraId="4CC66084"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3.84</w:t>
            </w:r>
          </w:p>
        </w:tc>
        <w:tc>
          <w:tcPr>
            <w:tcW w:w="1133" w:type="dxa"/>
            <w:hideMark/>
          </w:tcPr>
          <w:p w14:paraId="71717C52"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-0.05</w:t>
            </w:r>
          </w:p>
        </w:tc>
        <w:tc>
          <w:tcPr>
            <w:tcW w:w="0" w:type="auto"/>
            <w:hideMark/>
          </w:tcPr>
          <w:p w14:paraId="29BB43DC"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491AE601"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85C5DA2"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Team</w:t>
            </w:r>
            <w:proofErr w:type="spellEnd"/>
            <w:r w:rsidRPr="00646645">
              <w:rPr>
                <w:rFonts w:ascii="Arial" w:hAnsi="Arial" w:cs="Arial"/>
              </w:rPr>
              <w:t xml:space="preserve"> </w:t>
            </w:r>
            <w:proofErr w:type="spellStart"/>
            <w:r w:rsidRPr="00646645">
              <w:rPr>
                <w:rFonts w:ascii="Arial" w:hAnsi="Arial" w:cs="Arial"/>
              </w:rPr>
              <w:t>Productivity</w:t>
            </w:r>
            <w:proofErr w:type="spellEnd"/>
          </w:p>
        </w:tc>
        <w:tc>
          <w:tcPr>
            <w:tcW w:w="0" w:type="auto"/>
            <w:hideMark/>
          </w:tcPr>
          <w:p w14:paraId="1A80F263"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3.56</w:t>
            </w:r>
          </w:p>
        </w:tc>
        <w:tc>
          <w:tcPr>
            <w:tcW w:w="1850" w:type="dxa"/>
            <w:hideMark/>
          </w:tcPr>
          <w:p w14:paraId="5FDF6DF8"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3.70</w:t>
            </w:r>
          </w:p>
        </w:tc>
        <w:tc>
          <w:tcPr>
            <w:tcW w:w="1133" w:type="dxa"/>
            <w:hideMark/>
          </w:tcPr>
          <w:p w14:paraId="198AB12B"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-0.14</w:t>
            </w:r>
          </w:p>
        </w:tc>
        <w:tc>
          <w:tcPr>
            <w:tcW w:w="0" w:type="auto"/>
            <w:hideMark/>
          </w:tcPr>
          <w:p w14:paraId="78BB6B93"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6D18BF0D"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69B17"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Team</w:t>
            </w:r>
            <w:proofErr w:type="spellEnd"/>
            <w:r w:rsidRPr="00646645">
              <w:rPr>
                <w:rFonts w:ascii="Arial" w:hAnsi="Arial" w:cs="Arial"/>
              </w:rPr>
              <w:t xml:space="preserve"> </w:t>
            </w:r>
            <w:proofErr w:type="spellStart"/>
            <w:r w:rsidRPr="00646645">
              <w:rPr>
                <w:rFonts w:ascii="Arial" w:hAnsi="Arial" w:cs="Arial"/>
              </w:rPr>
              <w:t>Milestones</w:t>
            </w:r>
            <w:proofErr w:type="spellEnd"/>
          </w:p>
        </w:tc>
        <w:tc>
          <w:tcPr>
            <w:tcW w:w="0" w:type="auto"/>
            <w:hideMark/>
          </w:tcPr>
          <w:p w14:paraId="3AA89C52"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3.40</w:t>
            </w:r>
          </w:p>
        </w:tc>
        <w:tc>
          <w:tcPr>
            <w:tcW w:w="1850" w:type="dxa"/>
            <w:hideMark/>
          </w:tcPr>
          <w:p w14:paraId="7181BCE5"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3.58</w:t>
            </w:r>
          </w:p>
        </w:tc>
        <w:tc>
          <w:tcPr>
            <w:tcW w:w="1133" w:type="dxa"/>
            <w:hideMark/>
          </w:tcPr>
          <w:p w14:paraId="1938857F"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-0.18</w:t>
            </w:r>
          </w:p>
        </w:tc>
        <w:tc>
          <w:tcPr>
            <w:tcW w:w="0" w:type="auto"/>
            <w:hideMark/>
          </w:tcPr>
          <w:p w14:paraId="2866069F"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2D6E76F5"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696645E3"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Concentration</w:t>
            </w:r>
            <w:proofErr w:type="spellEnd"/>
          </w:p>
        </w:tc>
        <w:tc>
          <w:tcPr>
            <w:tcW w:w="0" w:type="auto"/>
            <w:hideMark/>
          </w:tcPr>
          <w:p w14:paraId="13941286"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3.74</w:t>
            </w:r>
          </w:p>
        </w:tc>
        <w:tc>
          <w:tcPr>
            <w:tcW w:w="1850" w:type="dxa"/>
            <w:hideMark/>
          </w:tcPr>
          <w:p w14:paraId="3297583A"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3.59</w:t>
            </w:r>
          </w:p>
        </w:tc>
        <w:tc>
          <w:tcPr>
            <w:tcW w:w="1133" w:type="dxa"/>
            <w:hideMark/>
          </w:tcPr>
          <w:p w14:paraId="73206FBA"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0.14</w:t>
            </w:r>
          </w:p>
        </w:tc>
        <w:tc>
          <w:tcPr>
            <w:tcW w:w="0" w:type="auto"/>
            <w:hideMark/>
          </w:tcPr>
          <w:p w14:paraId="3E6B176D"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55A76188"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65DFD"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Knowledge</w:t>
            </w:r>
            <w:proofErr w:type="spellEnd"/>
            <w:r w:rsidRPr="00646645">
              <w:rPr>
                <w:rFonts w:ascii="Arial" w:hAnsi="Arial" w:cs="Arial"/>
              </w:rPr>
              <w:t xml:space="preserve"> Exchange</w:t>
            </w:r>
          </w:p>
        </w:tc>
        <w:tc>
          <w:tcPr>
            <w:tcW w:w="0" w:type="auto"/>
            <w:hideMark/>
          </w:tcPr>
          <w:p w14:paraId="17E0633E"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2.81</w:t>
            </w:r>
          </w:p>
        </w:tc>
        <w:tc>
          <w:tcPr>
            <w:tcW w:w="1850" w:type="dxa"/>
            <w:hideMark/>
          </w:tcPr>
          <w:p w14:paraId="164BFB13"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2.90</w:t>
            </w:r>
          </w:p>
        </w:tc>
        <w:tc>
          <w:tcPr>
            <w:tcW w:w="1133" w:type="dxa"/>
            <w:hideMark/>
          </w:tcPr>
          <w:p w14:paraId="7BEBBF32"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-0.09</w:t>
            </w:r>
          </w:p>
        </w:tc>
        <w:tc>
          <w:tcPr>
            <w:tcW w:w="0" w:type="auto"/>
            <w:hideMark/>
          </w:tcPr>
          <w:p w14:paraId="1E12E351"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7CB4FC45"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15586B6"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Communication</w:t>
            </w:r>
            <w:proofErr w:type="spellEnd"/>
            <w:r w:rsidRPr="00646645">
              <w:rPr>
                <w:rFonts w:ascii="Arial" w:hAnsi="Arial" w:cs="Arial"/>
              </w:rPr>
              <w:t xml:space="preserve"> </w:t>
            </w:r>
            <w:proofErr w:type="spellStart"/>
            <w:r w:rsidRPr="00646645">
              <w:rPr>
                <w:rFonts w:ascii="Arial" w:hAnsi="Arial" w:cs="Arial"/>
              </w:rPr>
              <w:t>With</w:t>
            </w:r>
            <w:proofErr w:type="spellEnd"/>
            <w:r w:rsidRPr="00646645">
              <w:rPr>
                <w:rFonts w:ascii="Arial" w:hAnsi="Arial" w:cs="Arial"/>
              </w:rPr>
              <w:t xml:space="preserve"> </w:t>
            </w:r>
            <w:proofErr w:type="spellStart"/>
            <w:r w:rsidRPr="00646645">
              <w:rPr>
                <w:rFonts w:ascii="Arial" w:hAnsi="Arial" w:cs="Arial"/>
              </w:rPr>
              <w:t>Peers</w:t>
            </w:r>
            <w:proofErr w:type="spellEnd"/>
          </w:p>
        </w:tc>
        <w:tc>
          <w:tcPr>
            <w:tcW w:w="0" w:type="auto"/>
            <w:hideMark/>
          </w:tcPr>
          <w:p w14:paraId="191DA19A"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2.84</w:t>
            </w:r>
          </w:p>
        </w:tc>
        <w:tc>
          <w:tcPr>
            <w:tcW w:w="1850" w:type="dxa"/>
            <w:hideMark/>
          </w:tcPr>
          <w:p w14:paraId="20CD4E3D"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2.77</w:t>
            </w:r>
          </w:p>
        </w:tc>
        <w:tc>
          <w:tcPr>
            <w:tcW w:w="1133" w:type="dxa"/>
            <w:hideMark/>
          </w:tcPr>
          <w:p w14:paraId="7F3F43F6"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0.08</w:t>
            </w:r>
          </w:p>
        </w:tc>
        <w:tc>
          <w:tcPr>
            <w:tcW w:w="0" w:type="auto"/>
            <w:hideMark/>
          </w:tcPr>
          <w:p w14:paraId="391F3159"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23E50236"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ED435"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Communication</w:t>
            </w:r>
            <w:proofErr w:type="spellEnd"/>
            <w:r w:rsidRPr="00646645">
              <w:rPr>
                <w:rFonts w:ascii="Arial" w:hAnsi="Arial" w:cs="Arial"/>
              </w:rPr>
              <w:t xml:space="preserve"> </w:t>
            </w:r>
            <w:proofErr w:type="spellStart"/>
            <w:r w:rsidRPr="00646645">
              <w:rPr>
                <w:rFonts w:ascii="Arial" w:hAnsi="Arial" w:cs="Arial"/>
              </w:rPr>
              <w:t>With</w:t>
            </w:r>
            <w:proofErr w:type="spellEnd"/>
            <w:r w:rsidRPr="00646645">
              <w:rPr>
                <w:rFonts w:ascii="Arial" w:hAnsi="Arial" w:cs="Arial"/>
              </w:rPr>
              <w:t xml:space="preserve"> Boss</w:t>
            </w:r>
          </w:p>
        </w:tc>
        <w:tc>
          <w:tcPr>
            <w:tcW w:w="0" w:type="auto"/>
            <w:hideMark/>
          </w:tcPr>
          <w:p w14:paraId="735FD9E1"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2.86</w:t>
            </w:r>
          </w:p>
        </w:tc>
        <w:tc>
          <w:tcPr>
            <w:tcW w:w="1850" w:type="dxa"/>
            <w:hideMark/>
          </w:tcPr>
          <w:p w14:paraId="3F368AC5"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2.89</w:t>
            </w:r>
          </w:p>
        </w:tc>
        <w:tc>
          <w:tcPr>
            <w:tcW w:w="1133" w:type="dxa"/>
            <w:hideMark/>
          </w:tcPr>
          <w:p w14:paraId="2A766F20"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-0.03</w:t>
            </w:r>
          </w:p>
        </w:tc>
        <w:tc>
          <w:tcPr>
            <w:tcW w:w="0" w:type="auto"/>
            <w:hideMark/>
          </w:tcPr>
          <w:p w14:paraId="1C91E403"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bl>
    <w:p w14:paraId="65CB05B6" w14:textId="77777777" w:rsidR="009B54C6" w:rsidRDefault="009B54C6" w:rsidP="009B54C6">
      <w:pPr>
        <w:spacing w:after="160" w:line="278" w:lineRule="auto"/>
        <w:rPr>
          <w:rFonts w:ascii="Arial" w:hAnsi="Arial" w:cs="Arial"/>
          <w:b/>
          <w:bCs/>
          <w:lang w:val="en-US"/>
        </w:rPr>
      </w:pPr>
    </w:p>
    <w:p w14:paraId="38A711B3" w14:textId="54DDEA8C" w:rsidR="009B54C6" w:rsidRPr="00646645" w:rsidRDefault="009B54C6" w:rsidP="009B54C6">
      <w:pPr>
        <w:spacing w:after="160" w:line="278" w:lineRule="auto"/>
        <w:rPr>
          <w:rFonts w:ascii="Arial" w:hAnsi="Arial" w:cs="Arial"/>
          <w:lang w:val="en-US"/>
        </w:rPr>
      </w:pPr>
      <w:r w:rsidRPr="00646645">
        <w:rPr>
          <w:rFonts w:ascii="Arial" w:hAnsi="Arial" w:cs="Arial"/>
          <w:b/>
          <w:bCs/>
          <w:lang w:val="en-US"/>
        </w:rPr>
        <w:t xml:space="preserve">Table </w:t>
      </w:r>
      <w:r>
        <w:rPr>
          <w:rFonts w:ascii="Arial" w:hAnsi="Arial" w:cs="Arial"/>
          <w:b/>
          <w:bCs/>
          <w:lang w:val="en-US"/>
        </w:rPr>
        <w:t>A.2</w:t>
      </w:r>
      <w:r w:rsidRPr="00646645">
        <w:rPr>
          <w:rFonts w:ascii="Arial" w:hAnsi="Arial" w:cs="Arial"/>
          <w:b/>
          <w:bCs/>
          <w:lang w:val="en-US"/>
        </w:rPr>
        <w:t>: Stress Metrics by Leadership Role</w:t>
      </w:r>
    </w:p>
    <w:tbl>
      <w:tblPr>
        <w:tblStyle w:val="PlainTable1"/>
        <w:tblW w:w="0" w:type="auto"/>
        <w:tblLook w:val="04A0" w:firstRow="1" w:lastRow="0" w:firstColumn="1" w:lastColumn="0" w:noHBand="0" w:noVBand="1"/>
      </w:tblPr>
      <w:tblGrid>
        <w:gridCol w:w="2088"/>
        <w:gridCol w:w="1459"/>
        <w:gridCol w:w="2032"/>
        <w:gridCol w:w="1292"/>
        <w:gridCol w:w="1623"/>
      </w:tblGrid>
      <w:tr w:rsidR="009B54C6" w:rsidRPr="00646645" w14:paraId="64354426"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EE028"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Metric</w:t>
            </w:r>
            <w:proofErr w:type="spellEnd"/>
          </w:p>
        </w:tc>
        <w:tc>
          <w:tcPr>
            <w:tcW w:w="0" w:type="auto"/>
            <w:hideMark/>
          </w:tcPr>
          <w:p w14:paraId="5ECA6075"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Managers (Mean)</w:t>
            </w:r>
          </w:p>
        </w:tc>
        <w:tc>
          <w:tcPr>
            <w:tcW w:w="0" w:type="auto"/>
            <w:hideMark/>
          </w:tcPr>
          <w:p w14:paraId="14E34126"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Individual </w:t>
            </w:r>
            <w:proofErr w:type="spellStart"/>
            <w:r>
              <w:rPr>
                <w:rFonts w:ascii="Arial" w:hAnsi="Arial" w:cs="Arial"/>
              </w:rPr>
              <w:t>contributors</w:t>
            </w:r>
            <w:proofErr w:type="spellEnd"/>
            <w:r w:rsidRPr="00646645">
              <w:rPr>
                <w:rFonts w:ascii="Arial" w:hAnsi="Arial" w:cs="Arial"/>
              </w:rPr>
              <w:t xml:space="preserve"> (Mean)</w:t>
            </w:r>
          </w:p>
        </w:tc>
        <w:tc>
          <w:tcPr>
            <w:tcW w:w="0" w:type="auto"/>
            <w:hideMark/>
          </w:tcPr>
          <w:p w14:paraId="6D46FDB5"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646645">
              <w:rPr>
                <w:rFonts w:ascii="Arial" w:hAnsi="Arial" w:cs="Arial"/>
              </w:rPr>
              <w:t>Difference</w:t>
            </w:r>
            <w:proofErr w:type="spellEnd"/>
          </w:p>
        </w:tc>
        <w:tc>
          <w:tcPr>
            <w:tcW w:w="0" w:type="auto"/>
            <w:hideMark/>
          </w:tcPr>
          <w:p w14:paraId="577FFDB7"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646645">
              <w:rPr>
                <w:rFonts w:ascii="Arial" w:hAnsi="Arial" w:cs="Arial"/>
              </w:rPr>
              <w:t>Significant</w:t>
            </w:r>
            <w:proofErr w:type="spellEnd"/>
            <w:r w:rsidRPr="00646645">
              <w:rPr>
                <w:rFonts w:ascii="Arial" w:hAnsi="Arial" w:cs="Arial"/>
              </w:rPr>
              <w:t xml:space="preserve"> at α=0.05</w:t>
            </w:r>
          </w:p>
        </w:tc>
      </w:tr>
      <w:tr w:rsidR="009B54C6" w:rsidRPr="007B4782" w14:paraId="1E26C5FA"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44A82" w14:textId="77777777" w:rsidR="009B54C6" w:rsidRPr="00646645" w:rsidRDefault="009B54C6" w:rsidP="007E136D">
            <w:pPr>
              <w:spacing w:after="160" w:line="278" w:lineRule="auto"/>
              <w:rPr>
                <w:rFonts w:ascii="Arial" w:hAnsi="Arial" w:cs="Arial"/>
              </w:rPr>
            </w:pPr>
            <w:r w:rsidRPr="00646645">
              <w:rPr>
                <w:rFonts w:ascii="Arial" w:hAnsi="Arial" w:cs="Arial"/>
              </w:rPr>
              <w:t xml:space="preserve">Stress </w:t>
            </w:r>
            <w:proofErr w:type="spellStart"/>
            <w:r w:rsidRPr="00646645">
              <w:rPr>
                <w:rFonts w:ascii="Arial" w:hAnsi="Arial" w:cs="Arial"/>
              </w:rPr>
              <w:t>Level</w:t>
            </w:r>
            <w:proofErr w:type="spellEnd"/>
          </w:p>
        </w:tc>
        <w:tc>
          <w:tcPr>
            <w:tcW w:w="0" w:type="auto"/>
            <w:hideMark/>
          </w:tcPr>
          <w:p w14:paraId="702B3BDC"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2.61</w:t>
            </w:r>
          </w:p>
        </w:tc>
        <w:tc>
          <w:tcPr>
            <w:tcW w:w="0" w:type="auto"/>
            <w:hideMark/>
          </w:tcPr>
          <w:p w14:paraId="45A45092"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2.25</w:t>
            </w:r>
          </w:p>
        </w:tc>
        <w:tc>
          <w:tcPr>
            <w:tcW w:w="0" w:type="auto"/>
            <w:hideMark/>
          </w:tcPr>
          <w:p w14:paraId="4BB3CF60"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0.36</w:t>
            </w:r>
          </w:p>
        </w:tc>
        <w:tc>
          <w:tcPr>
            <w:tcW w:w="0" w:type="auto"/>
            <w:hideMark/>
          </w:tcPr>
          <w:p w14:paraId="4C2763A6"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Yes</w:t>
            </w:r>
          </w:p>
        </w:tc>
      </w:tr>
      <w:tr w:rsidR="009B54C6" w:rsidRPr="00646645" w14:paraId="3A4CEFAB"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5085C629"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Confidence</w:t>
            </w:r>
            <w:proofErr w:type="spellEnd"/>
            <w:r w:rsidRPr="00646645">
              <w:rPr>
                <w:rFonts w:ascii="Arial" w:hAnsi="Arial" w:cs="Arial"/>
              </w:rPr>
              <w:t xml:space="preserve"> </w:t>
            </w:r>
            <w:proofErr w:type="spellStart"/>
            <w:r w:rsidRPr="00646645">
              <w:rPr>
                <w:rFonts w:ascii="Arial" w:hAnsi="Arial" w:cs="Arial"/>
              </w:rPr>
              <w:t>Level</w:t>
            </w:r>
            <w:proofErr w:type="spellEnd"/>
          </w:p>
        </w:tc>
        <w:tc>
          <w:tcPr>
            <w:tcW w:w="0" w:type="auto"/>
            <w:hideMark/>
          </w:tcPr>
          <w:p w14:paraId="370FF188"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3.35</w:t>
            </w:r>
          </w:p>
        </w:tc>
        <w:tc>
          <w:tcPr>
            <w:tcW w:w="0" w:type="auto"/>
            <w:hideMark/>
          </w:tcPr>
          <w:p w14:paraId="79B1B1B0"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3.61</w:t>
            </w:r>
          </w:p>
        </w:tc>
        <w:tc>
          <w:tcPr>
            <w:tcW w:w="0" w:type="auto"/>
            <w:hideMark/>
          </w:tcPr>
          <w:p w14:paraId="30FAB17D"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-0.26</w:t>
            </w:r>
          </w:p>
        </w:tc>
        <w:tc>
          <w:tcPr>
            <w:tcW w:w="0" w:type="auto"/>
            <w:hideMark/>
          </w:tcPr>
          <w:p w14:paraId="1C77C854"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r w:rsidR="009B54C6" w:rsidRPr="007B4782" w14:paraId="1B67C557"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352F5"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Frustration</w:t>
            </w:r>
            <w:proofErr w:type="spellEnd"/>
          </w:p>
        </w:tc>
        <w:tc>
          <w:tcPr>
            <w:tcW w:w="0" w:type="auto"/>
            <w:hideMark/>
          </w:tcPr>
          <w:p w14:paraId="12E240B2"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2.77</w:t>
            </w:r>
          </w:p>
        </w:tc>
        <w:tc>
          <w:tcPr>
            <w:tcW w:w="0" w:type="auto"/>
            <w:hideMark/>
          </w:tcPr>
          <w:p w14:paraId="0CD8AF47"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2.50</w:t>
            </w:r>
          </w:p>
        </w:tc>
        <w:tc>
          <w:tcPr>
            <w:tcW w:w="0" w:type="auto"/>
            <w:hideMark/>
          </w:tcPr>
          <w:p w14:paraId="6FC8FCA0"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0.28</w:t>
            </w:r>
          </w:p>
        </w:tc>
        <w:tc>
          <w:tcPr>
            <w:tcW w:w="0" w:type="auto"/>
            <w:hideMark/>
          </w:tcPr>
          <w:p w14:paraId="0C906B0F"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5D564EA5"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770A587E"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Task</w:t>
            </w:r>
            <w:proofErr w:type="spellEnd"/>
            <w:r w:rsidRPr="00646645">
              <w:rPr>
                <w:rFonts w:ascii="Arial" w:hAnsi="Arial" w:cs="Arial"/>
              </w:rPr>
              <w:t xml:space="preserve"> </w:t>
            </w:r>
            <w:proofErr w:type="spellStart"/>
            <w:r w:rsidRPr="00646645">
              <w:rPr>
                <w:rFonts w:ascii="Arial" w:hAnsi="Arial" w:cs="Arial"/>
              </w:rPr>
              <w:t>Pressure</w:t>
            </w:r>
            <w:proofErr w:type="spellEnd"/>
          </w:p>
        </w:tc>
        <w:tc>
          <w:tcPr>
            <w:tcW w:w="0" w:type="auto"/>
            <w:hideMark/>
          </w:tcPr>
          <w:p w14:paraId="62F1DB53"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3.07</w:t>
            </w:r>
          </w:p>
        </w:tc>
        <w:tc>
          <w:tcPr>
            <w:tcW w:w="0" w:type="auto"/>
            <w:hideMark/>
          </w:tcPr>
          <w:p w14:paraId="7377DB3D"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2.94</w:t>
            </w:r>
          </w:p>
        </w:tc>
        <w:tc>
          <w:tcPr>
            <w:tcW w:w="0" w:type="auto"/>
            <w:hideMark/>
          </w:tcPr>
          <w:p w14:paraId="58229610"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0.13</w:t>
            </w:r>
          </w:p>
        </w:tc>
        <w:tc>
          <w:tcPr>
            <w:tcW w:w="0" w:type="auto"/>
            <w:hideMark/>
          </w:tcPr>
          <w:p w14:paraId="41E3DB06"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7B4782" w14:paraId="0BA60EF7"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3E522"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Flexibility</w:t>
            </w:r>
            <w:proofErr w:type="spellEnd"/>
          </w:p>
        </w:tc>
        <w:tc>
          <w:tcPr>
            <w:tcW w:w="0" w:type="auto"/>
            <w:hideMark/>
          </w:tcPr>
          <w:p w14:paraId="3D4A3759"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4.42</w:t>
            </w:r>
          </w:p>
        </w:tc>
        <w:tc>
          <w:tcPr>
            <w:tcW w:w="0" w:type="auto"/>
            <w:hideMark/>
          </w:tcPr>
          <w:p w14:paraId="633A1DAF"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4.22</w:t>
            </w:r>
          </w:p>
        </w:tc>
        <w:tc>
          <w:tcPr>
            <w:tcW w:w="0" w:type="auto"/>
            <w:hideMark/>
          </w:tcPr>
          <w:p w14:paraId="47919FEF"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0.20</w:t>
            </w:r>
          </w:p>
        </w:tc>
        <w:tc>
          <w:tcPr>
            <w:tcW w:w="0" w:type="auto"/>
            <w:hideMark/>
          </w:tcPr>
          <w:p w14:paraId="38B17A1A"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031863FF"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7C98D332"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Communication</w:t>
            </w:r>
            <w:proofErr w:type="spellEnd"/>
            <w:r w:rsidRPr="00646645">
              <w:rPr>
                <w:rFonts w:ascii="Arial" w:hAnsi="Arial" w:cs="Arial"/>
              </w:rPr>
              <w:t xml:space="preserve"> Issues</w:t>
            </w:r>
          </w:p>
        </w:tc>
        <w:tc>
          <w:tcPr>
            <w:tcW w:w="0" w:type="auto"/>
            <w:hideMark/>
          </w:tcPr>
          <w:p w14:paraId="0DEB3195"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3.44</w:t>
            </w:r>
          </w:p>
        </w:tc>
        <w:tc>
          <w:tcPr>
            <w:tcW w:w="0" w:type="auto"/>
            <w:hideMark/>
          </w:tcPr>
          <w:p w14:paraId="12D9E3E5"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3.02</w:t>
            </w:r>
          </w:p>
        </w:tc>
        <w:tc>
          <w:tcPr>
            <w:tcW w:w="0" w:type="auto"/>
            <w:hideMark/>
          </w:tcPr>
          <w:p w14:paraId="4C087599"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0.42</w:t>
            </w:r>
          </w:p>
        </w:tc>
        <w:tc>
          <w:tcPr>
            <w:tcW w:w="0" w:type="auto"/>
            <w:hideMark/>
          </w:tcPr>
          <w:p w14:paraId="7B944B44"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r w:rsidR="009B54C6" w:rsidRPr="007B4782" w14:paraId="5A4B4B97"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0DD84"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Team</w:t>
            </w:r>
            <w:proofErr w:type="spellEnd"/>
            <w:r w:rsidRPr="00646645">
              <w:rPr>
                <w:rFonts w:ascii="Arial" w:hAnsi="Arial" w:cs="Arial"/>
              </w:rPr>
              <w:t xml:space="preserve"> Trust</w:t>
            </w:r>
          </w:p>
        </w:tc>
        <w:tc>
          <w:tcPr>
            <w:tcW w:w="0" w:type="auto"/>
            <w:hideMark/>
          </w:tcPr>
          <w:p w14:paraId="56FEED6A"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2.77</w:t>
            </w:r>
          </w:p>
        </w:tc>
        <w:tc>
          <w:tcPr>
            <w:tcW w:w="0" w:type="auto"/>
            <w:hideMark/>
          </w:tcPr>
          <w:p w14:paraId="0CE6F1E6"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2.97</w:t>
            </w:r>
          </w:p>
        </w:tc>
        <w:tc>
          <w:tcPr>
            <w:tcW w:w="0" w:type="auto"/>
            <w:hideMark/>
          </w:tcPr>
          <w:p w14:paraId="12DAB7BC"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-0.19</w:t>
            </w:r>
          </w:p>
        </w:tc>
        <w:tc>
          <w:tcPr>
            <w:tcW w:w="0" w:type="auto"/>
            <w:hideMark/>
          </w:tcPr>
          <w:p w14:paraId="6BC75D18"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2E99ED2C"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59FD306" w14:textId="77777777" w:rsidR="009B54C6" w:rsidRPr="00646645" w:rsidRDefault="009B54C6" w:rsidP="007E136D">
            <w:pPr>
              <w:spacing w:after="160" w:line="278" w:lineRule="auto"/>
              <w:rPr>
                <w:rFonts w:ascii="Arial" w:hAnsi="Arial" w:cs="Arial"/>
              </w:rPr>
            </w:pPr>
            <w:r w:rsidRPr="00646645">
              <w:rPr>
                <w:rFonts w:ascii="Arial" w:hAnsi="Arial" w:cs="Arial"/>
              </w:rPr>
              <w:t>Time Management</w:t>
            </w:r>
          </w:p>
        </w:tc>
        <w:tc>
          <w:tcPr>
            <w:tcW w:w="0" w:type="auto"/>
            <w:hideMark/>
          </w:tcPr>
          <w:p w14:paraId="2F6F47A0"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3.86</w:t>
            </w:r>
          </w:p>
        </w:tc>
        <w:tc>
          <w:tcPr>
            <w:tcW w:w="0" w:type="auto"/>
            <w:hideMark/>
          </w:tcPr>
          <w:p w14:paraId="5B1B92AD"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3.78</w:t>
            </w:r>
          </w:p>
        </w:tc>
        <w:tc>
          <w:tcPr>
            <w:tcW w:w="0" w:type="auto"/>
            <w:hideMark/>
          </w:tcPr>
          <w:p w14:paraId="4BD6D09D"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0.08</w:t>
            </w:r>
          </w:p>
        </w:tc>
        <w:tc>
          <w:tcPr>
            <w:tcW w:w="0" w:type="auto"/>
            <w:hideMark/>
          </w:tcPr>
          <w:p w14:paraId="0B0DE1BE"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7B4782" w14:paraId="250B9D51"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C7ED5"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Coordination</w:t>
            </w:r>
            <w:proofErr w:type="spellEnd"/>
            <w:r w:rsidRPr="00646645">
              <w:rPr>
                <w:rFonts w:ascii="Arial" w:hAnsi="Arial" w:cs="Arial"/>
              </w:rPr>
              <w:t xml:space="preserve"> Issues</w:t>
            </w:r>
          </w:p>
        </w:tc>
        <w:tc>
          <w:tcPr>
            <w:tcW w:w="0" w:type="auto"/>
            <w:hideMark/>
          </w:tcPr>
          <w:p w14:paraId="600AA704"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3.11</w:t>
            </w:r>
          </w:p>
        </w:tc>
        <w:tc>
          <w:tcPr>
            <w:tcW w:w="0" w:type="auto"/>
            <w:hideMark/>
          </w:tcPr>
          <w:p w14:paraId="13B6250A"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2.97</w:t>
            </w:r>
          </w:p>
        </w:tc>
        <w:tc>
          <w:tcPr>
            <w:tcW w:w="0" w:type="auto"/>
            <w:hideMark/>
          </w:tcPr>
          <w:p w14:paraId="4DB7A947"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0.13</w:t>
            </w:r>
          </w:p>
        </w:tc>
        <w:tc>
          <w:tcPr>
            <w:tcW w:w="0" w:type="auto"/>
            <w:hideMark/>
          </w:tcPr>
          <w:p w14:paraId="19E5EEEC"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bl>
    <w:p w14:paraId="499EEE23" w14:textId="77777777" w:rsidR="009B54C6" w:rsidRDefault="009B54C6" w:rsidP="009B54C6">
      <w:pPr>
        <w:spacing w:after="160" w:line="278" w:lineRule="auto"/>
        <w:rPr>
          <w:rFonts w:ascii="Arial" w:hAnsi="Arial" w:cs="Arial"/>
          <w:b/>
          <w:bCs/>
          <w:lang w:val="en-US"/>
        </w:rPr>
      </w:pPr>
    </w:p>
    <w:p w14:paraId="71229A04" w14:textId="6D9CE9E4" w:rsidR="009B54C6" w:rsidRPr="00646645" w:rsidRDefault="009B54C6" w:rsidP="009B54C6">
      <w:pPr>
        <w:spacing w:after="160" w:line="278" w:lineRule="auto"/>
        <w:rPr>
          <w:rFonts w:ascii="Arial" w:hAnsi="Arial" w:cs="Arial"/>
          <w:lang w:val="en-US"/>
        </w:rPr>
      </w:pPr>
      <w:r w:rsidRPr="00646645">
        <w:rPr>
          <w:rFonts w:ascii="Arial" w:hAnsi="Arial" w:cs="Arial"/>
          <w:b/>
          <w:bCs/>
          <w:lang w:val="en-US"/>
        </w:rPr>
        <w:t xml:space="preserve">Table </w:t>
      </w:r>
      <w:r>
        <w:rPr>
          <w:rFonts w:ascii="Arial" w:hAnsi="Arial" w:cs="Arial"/>
          <w:b/>
          <w:bCs/>
          <w:lang w:val="en-US"/>
        </w:rPr>
        <w:t>A.3</w:t>
      </w:r>
      <w:r w:rsidRPr="00646645">
        <w:rPr>
          <w:rFonts w:ascii="Arial" w:hAnsi="Arial" w:cs="Arial"/>
          <w:b/>
          <w:bCs/>
          <w:lang w:val="en-US"/>
        </w:rPr>
        <w:t>: Motivation Metrics by Leadership Role</w:t>
      </w:r>
    </w:p>
    <w:tbl>
      <w:tblPr>
        <w:tblStyle w:val="PlainTable1"/>
        <w:tblW w:w="0" w:type="auto"/>
        <w:tblLook w:val="04A0" w:firstRow="1" w:lastRow="0" w:firstColumn="1" w:lastColumn="0" w:noHBand="0" w:noVBand="1"/>
      </w:tblPr>
      <w:tblGrid>
        <w:gridCol w:w="1783"/>
        <w:gridCol w:w="1524"/>
        <w:gridCol w:w="2187"/>
        <w:gridCol w:w="1292"/>
        <w:gridCol w:w="1708"/>
      </w:tblGrid>
      <w:tr w:rsidR="009B54C6" w:rsidRPr="00646645" w14:paraId="19D4031E"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B7B78"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lastRenderedPageBreak/>
              <w:t>Metric</w:t>
            </w:r>
            <w:proofErr w:type="spellEnd"/>
          </w:p>
        </w:tc>
        <w:tc>
          <w:tcPr>
            <w:tcW w:w="0" w:type="auto"/>
            <w:hideMark/>
          </w:tcPr>
          <w:p w14:paraId="373C99B7"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Managers (Mean)</w:t>
            </w:r>
          </w:p>
        </w:tc>
        <w:tc>
          <w:tcPr>
            <w:tcW w:w="0" w:type="auto"/>
            <w:hideMark/>
          </w:tcPr>
          <w:p w14:paraId="2AE1C345"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Individual </w:t>
            </w:r>
            <w:proofErr w:type="spellStart"/>
            <w:r>
              <w:rPr>
                <w:rFonts w:ascii="Arial" w:hAnsi="Arial" w:cs="Arial"/>
              </w:rPr>
              <w:t>contributors</w:t>
            </w:r>
            <w:proofErr w:type="spellEnd"/>
            <w:r w:rsidRPr="00646645">
              <w:rPr>
                <w:rFonts w:ascii="Arial" w:hAnsi="Arial" w:cs="Arial"/>
              </w:rPr>
              <w:t xml:space="preserve"> (Mean)</w:t>
            </w:r>
          </w:p>
        </w:tc>
        <w:tc>
          <w:tcPr>
            <w:tcW w:w="0" w:type="auto"/>
            <w:hideMark/>
          </w:tcPr>
          <w:p w14:paraId="320CF3FA"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646645">
              <w:rPr>
                <w:rFonts w:ascii="Arial" w:hAnsi="Arial" w:cs="Arial"/>
              </w:rPr>
              <w:t>Difference</w:t>
            </w:r>
            <w:proofErr w:type="spellEnd"/>
          </w:p>
        </w:tc>
        <w:tc>
          <w:tcPr>
            <w:tcW w:w="0" w:type="auto"/>
            <w:hideMark/>
          </w:tcPr>
          <w:p w14:paraId="35F8835B" w14:textId="77777777" w:rsidR="009B54C6" w:rsidRPr="00646645" w:rsidRDefault="009B54C6" w:rsidP="007E136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sidRPr="00646645">
              <w:rPr>
                <w:rFonts w:ascii="Arial" w:hAnsi="Arial" w:cs="Arial"/>
              </w:rPr>
              <w:t>Significant</w:t>
            </w:r>
            <w:proofErr w:type="spellEnd"/>
            <w:r w:rsidRPr="00646645">
              <w:rPr>
                <w:rFonts w:ascii="Arial" w:hAnsi="Arial" w:cs="Arial"/>
              </w:rPr>
              <w:t xml:space="preserve"> at α=0.05</w:t>
            </w:r>
          </w:p>
        </w:tc>
      </w:tr>
      <w:tr w:rsidR="009B54C6" w:rsidRPr="00646645" w14:paraId="7156074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84D31"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Motivation</w:t>
            </w:r>
            <w:proofErr w:type="spellEnd"/>
          </w:p>
        </w:tc>
        <w:tc>
          <w:tcPr>
            <w:tcW w:w="0" w:type="auto"/>
            <w:hideMark/>
          </w:tcPr>
          <w:p w14:paraId="090652F4"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3.49</w:t>
            </w:r>
          </w:p>
        </w:tc>
        <w:tc>
          <w:tcPr>
            <w:tcW w:w="0" w:type="auto"/>
            <w:hideMark/>
          </w:tcPr>
          <w:p w14:paraId="52A921BF"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3.65</w:t>
            </w:r>
          </w:p>
        </w:tc>
        <w:tc>
          <w:tcPr>
            <w:tcW w:w="0" w:type="auto"/>
            <w:hideMark/>
          </w:tcPr>
          <w:p w14:paraId="3D8084B0"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-0.15</w:t>
            </w:r>
          </w:p>
        </w:tc>
        <w:tc>
          <w:tcPr>
            <w:tcW w:w="0" w:type="auto"/>
            <w:hideMark/>
          </w:tcPr>
          <w:p w14:paraId="066F27C9"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046A2541"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C6351DF"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Comfort</w:t>
            </w:r>
            <w:proofErr w:type="spellEnd"/>
          </w:p>
        </w:tc>
        <w:tc>
          <w:tcPr>
            <w:tcW w:w="0" w:type="auto"/>
            <w:hideMark/>
          </w:tcPr>
          <w:p w14:paraId="59488857"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4.40</w:t>
            </w:r>
          </w:p>
        </w:tc>
        <w:tc>
          <w:tcPr>
            <w:tcW w:w="0" w:type="auto"/>
            <w:hideMark/>
          </w:tcPr>
          <w:p w14:paraId="4EA35183"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4.52</w:t>
            </w:r>
          </w:p>
        </w:tc>
        <w:tc>
          <w:tcPr>
            <w:tcW w:w="0" w:type="auto"/>
            <w:hideMark/>
          </w:tcPr>
          <w:p w14:paraId="6A7AFB9C"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-0.12</w:t>
            </w:r>
          </w:p>
        </w:tc>
        <w:tc>
          <w:tcPr>
            <w:tcW w:w="0" w:type="auto"/>
            <w:hideMark/>
          </w:tcPr>
          <w:p w14:paraId="0B137487"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19E3F50E"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3E9A7" w14:textId="77777777" w:rsidR="009B54C6" w:rsidRPr="00646645" w:rsidRDefault="009B54C6" w:rsidP="007E136D">
            <w:pPr>
              <w:spacing w:after="160" w:line="278" w:lineRule="auto"/>
              <w:rPr>
                <w:rFonts w:ascii="Arial" w:hAnsi="Arial" w:cs="Arial"/>
              </w:rPr>
            </w:pPr>
            <w:r w:rsidRPr="00646645">
              <w:rPr>
                <w:rFonts w:ascii="Arial" w:hAnsi="Arial" w:cs="Arial"/>
              </w:rPr>
              <w:t>Trust in Superior</w:t>
            </w:r>
          </w:p>
        </w:tc>
        <w:tc>
          <w:tcPr>
            <w:tcW w:w="0" w:type="auto"/>
            <w:hideMark/>
          </w:tcPr>
          <w:p w14:paraId="37C7B0F7"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3.35</w:t>
            </w:r>
          </w:p>
        </w:tc>
        <w:tc>
          <w:tcPr>
            <w:tcW w:w="0" w:type="auto"/>
            <w:hideMark/>
          </w:tcPr>
          <w:p w14:paraId="02DCD2F8"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3.52</w:t>
            </w:r>
          </w:p>
        </w:tc>
        <w:tc>
          <w:tcPr>
            <w:tcW w:w="0" w:type="auto"/>
            <w:hideMark/>
          </w:tcPr>
          <w:p w14:paraId="6C962266"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-0.17</w:t>
            </w:r>
          </w:p>
        </w:tc>
        <w:tc>
          <w:tcPr>
            <w:tcW w:w="0" w:type="auto"/>
            <w:hideMark/>
          </w:tcPr>
          <w:p w14:paraId="56B286A3"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627756C3"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593CEBC2"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Problem</w:t>
            </w:r>
            <w:proofErr w:type="spellEnd"/>
            <w:r w:rsidRPr="00646645">
              <w:rPr>
                <w:rFonts w:ascii="Arial" w:hAnsi="Arial" w:cs="Arial"/>
              </w:rPr>
              <w:t xml:space="preserve"> </w:t>
            </w:r>
            <w:proofErr w:type="spellStart"/>
            <w:r w:rsidRPr="00646645">
              <w:rPr>
                <w:rFonts w:ascii="Arial" w:hAnsi="Arial" w:cs="Arial"/>
              </w:rPr>
              <w:t>Solving</w:t>
            </w:r>
            <w:proofErr w:type="spellEnd"/>
          </w:p>
        </w:tc>
        <w:tc>
          <w:tcPr>
            <w:tcW w:w="0" w:type="auto"/>
            <w:hideMark/>
          </w:tcPr>
          <w:p w14:paraId="112D4ADF"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3.61</w:t>
            </w:r>
          </w:p>
        </w:tc>
        <w:tc>
          <w:tcPr>
            <w:tcW w:w="0" w:type="auto"/>
            <w:hideMark/>
          </w:tcPr>
          <w:p w14:paraId="119DF4E0"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3.72</w:t>
            </w:r>
          </w:p>
        </w:tc>
        <w:tc>
          <w:tcPr>
            <w:tcW w:w="0" w:type="auto"/>
            <w:hideMark/>
          </w:tcPr>
          <w:p w14:paraId="73C80120"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-0.11</w:t>
            </w:r>
          </w:p>
        </w:tc>
        <w:tc>
          <w:tcPr>
            <w:tcW w:w="0" w:type="auto"/>
            <w:hideMark/>
          </w:tcPr>
          <w:p w14:paraId="5AE01AF7"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10C27C7C"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8594C"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Work</w:t>
            </w:r>
            <w:proofErr w:type="spellEnd"/>
            <w:r w:rsidRPr="00646645">
              <w:rPr>
                <w:rFonts w:ascii="Arial" w:hAnsi="Arial" w:cs="Arial"/>
              </w:rPr>
              <w:t xml:space="preserve"> </w:t>
            </w:r>
            <w:proofErr w:type="spellStart"/>
            <w:r w:rsidRPr="00646645">
              <w:rPr>
                <w:rFonts w:ascii="Arial" w:hAnsi="Arial" w:cs="Arial"/>
              </w:rPr>
              <w:t>Enjoyment</w:t>
            </w:r>
            <w:proofErr w:type="spellEnd"/>
          </w:p>
        </w:tc>
        <w:tc>
          <w:tcPr>
            <w:tcW w:w="0" w:type="auto"/>
            <w:hideMark/>
          </w:tcPr>
          <w:p w14:paraId="4D968603"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3.79</w:t>
            </w:r>
          </w:p>
        </w:tc>
        <w:tc>
          <w:tcPr>
            <w:tcW w:w="0" w:type="auto"/>
            <w:hideMark/>
          </w:tcPr>
          <w:p w14:paraId="229FECEB"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3.93</w:t>
            </w:r>
          </w:p>
        </w:tc>
        <w:tc>
          <w:tcPr>
            <w:tcW w:w="0" w:type="auto"/>
            <w:hideMark/>
          </w:tcPr>
          <w:p w14:paraId="6C50C650"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-0.14</w:t>
            </w:r>
          </w:p>
        </w:tc>
        <w:tc>
          <w:tcPr>
            <w:tcW w:w="0" w:type="auto"/>
            <w:hideMark/>
          </w:tcPr>
          <w:p w14:paraId="71D4EE2F"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18F49134"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02E5AD2"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Work</w:t>
            </w:r>
            <w:proofErr w:type="spellEnd"/>
            <w:r w:rsidRPr="00646645">
              <w:rPr>
                <w:rFonts w:ascii="Arial" w:hAnsi="Arial" w:cs="Arial"/>
              </w:rPr>
              <w:t xml:space="preserve"> </w:t>
            </w:r>
            <w:proofErr w:type="spellStart"/>
            <w:r w:rsidRPr="00646645">
              <w:rPr>
                <w:rFonts w:ascii="Arial" w:hAnsi="Arial" w:cs="Arial"/>
              </w:rPr>
              <w:t>Interest</w:t>
            </w:r>
            <w:proofErr w:type="spellEnd"/>
          </w:p>
        </w:tc>
        <w:tc>
          <w:tcPr>
            <w:tcW w:w="0" w:type="auto"/>
            <w:hideMark/>
          </w:tcPr>
          <w:p w14:paraId="5D5EDF7D"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3.32</w:t>
            </w:r>
          </w:p>
        </w:tc>
        <w:tc>
          <w:tcPr>
            <w:tcW w:w="0" w:type="auto"/>
            <w:hideMark/>
          </w:tcPr>
          <w:p w14:paraId="1BB096E7"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3.37</w:t>
            </w:r>
          </w:p>
        </w:tc>
        <w:tc>
          <w:tcPr>
            <w:tcW w:w="0" w:type="auto"/>
            <w:hideMark/>
          </w:tcPr>
          <w:p w14:paraId="6099E33F"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-0.06</w:t>
            </w:r>
          </w:p>
        </w:tc>
        <w:tc>
          <w:tcPr>
            <w:tcW w:w="0" w:type="auto"/>
            <w:hideMark/>
          </w:tcPr>
          <w:p w14:paraId="0AAFE518"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030A4B5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3364D"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Work</w:t>
            </w:r>
            <w:proofErr w:type="spellEnd"/>
            <w:r w:rsidRPr="00646645">
              <w:rPr>
                <w:rFonts w:ascii="Arial" w:hAnsi="Arial" w:cs="Arial"/>
              </w:rPr>
              <w:t xml:space="preserve"> </w:t>
            </w:r>
            <w:proofErr w:type="spellStart"/>
            <w:r w:rsidRPr="00646645">
              <w:rPr>
                <w:rFonts w:ascii="Arial" w:hAnsi="Arial" w:cs="Arial"/>
              </w:rPr>
              <w:t>Life</w:t>
            </w:r>
            <w:proofErr w:type="spellEnd"/>
            <w:r w:rsidRPr="00646645">
              <w:rPr>
                <w:rFonts w:ascii="Arial" w:hAnsi="Arial" w:cs="Arial"/>
              </w:rPr>
              <w:t xml:space="preserve"> Balance</w:t>
            </w:r>
          </w:p>
        </w:tc>
        <w:tc>
          <w:tcPr>
            <w:tcW w:w="0" w:type="auto"/>
            <w:hideMark/>
          </w:tcPr>
          <w:p w14:paraId="53F733F0"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3.98</w:t>
            </w:r>
          </w:p>
        </w:tc>
        <w:tc>
          <w:tcPr>
            <w:tcW w:w="0" w:type="auto"/>
            <w:hideMark/>
          </w:tcPr>
          <w:p w14:paraId="4D9063B7"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4.10</w:t>
            </w:r>
          </w:p>
        </w:tc>
        <w:tc>
          <w:tcPr>
            <w:tcW w:w="0" w:type="auto"/>
            <w:hideMark/>
          </w:tcPr>
          <w:p w14:paraId="374E420A"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-0.11</w:t>
            </w:r>
          </w:p>
        </w:tc>
        <w:tc>
          <w:tcPr>
            <w:tcW w:w="0" w:type="auto"/>
            <w:hideMark/>
          </w:tcPr>
          <w:p w14:paraId="50485C50"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r w:rsidR="009B54C6" w:rsidRPr="00646645" w14:paraId="6CDF4081"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CFA3AFA"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Work</w:t>
            </w:r>
            <w:proofErr w:type="spellEnd"/>
            <w:r w:rsidRPr="00646645">
              <w:rPr>
                <w:rFonts w:ascii="Arial" w:hAnsi="Arial" w:cs="Arial"/>
              </w:rPr>
              <w:t xml:space="preserve"> </w:t>
            </w:r>
            <w:proofErr w:type="spellStart"/>
            <w:r w:rsidRPr="00646645">
              <w:rPr>
                <w:rFonts w:ascii="Arial" w:hAnsi="Arial" w:cs="Arial"/>
              </w:rPr>
              <w:t>Environment</w:t>
            </w:r>
            <w:proofErr w:type="spellEnd"/>
          </w:p>
        </w:tc>
        <w:tc>
          <w:tcPr>
            <w:tcW w:w="0" w:type="auto"/>
            <w:hideMark/>
          </w:tcPr>
          <w:p w14:paraId="66B55CE4"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3.09</w:t>
            </w:r>
          </w:p>
        </w:tc>
        <w:tc>
          <w:tcPr>
            <w:tcW w:w="0" w:type="auto"/>
            <w:hideMark/>
          </w:tcPr>
          <w:p w14:paraId="56B98007"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3.40</w:t>
            </w:r>
          </w:p>
        </w:tc>
        <w:tc>
          <w:tcPr>
            <w:tcW w:w="0" w:type="auto"/>
            <w:hideMark/>
          </w:tcPr>
          <w:p w14:paraId="25716748"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-0.31</w:t>
            </w:r>
          </w:p>
        </w:tc>
        <w:tc>
          <w:tcPr>
            <w:tcW w:w="0" w:type="auto"/>
            <w:hideMark/>
          </w:tcPr>
          <w:p w14:paraId="0A940DBA" w14:textId="77777777" w:rsidR="009B54C6" w:rsidRPr="00646645" w:rsidRDefault="009B54C6" w:rsidP="007E136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646645">
              <w:rPr>
                <w:rFonts w:ascii="Arial" w:hAnsi="Arial" w:cs="Arial"/>
              </w:rPr>
              <w:t>Yes</w:t>
            </w:r>
          </w:p>
        </w:tc>
      </w:tr>
      <w:tr w:rsidR="009B54C6" w:rsidRPr="00646645" w14:paraId="432B9DA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A8DF2" w14:textId="77777777" w:rsidR="009B54C6" w:rsidRPr="00646645" w:rsidRDefault="009B54C6" w:rsidP="007E136D">
            <w:pPr>
              <w:spacing w:after="160" w:line="278" w:lineRule="auto"/>
              <w:rPr>
                <w:rFonts w:ascii="Arial" w:hAnsi="Arial" w:cs="Arial"/>
              </w:rPr>
            </w:pPr>
            <w:proofErr w:type="spellStart"/>
            <w:r w:rsidRPr="00646645">
              <w:rPr>
                <w:rFonts w:ascii="Arial" w:hAnsi="Arial" w:cs="Arial"/>
              </w:rPr>
              <w:t>Creativity</w:t>
            </w:r>
            <w:proofErr w:type="spellEnd"/>
          </w:p>
        </w:tc>
        <w:tc>
          <w:tcPr>
            <w:tcW w:w="0" w:type="auto"/>
            <w:hideMark/>
          </w:tcPr>
          <w:p w14:paraId="4EE46B22"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3.54</w:t>
            </w:r>
          </w:p>
        </w:tc>
        <w:tc>
          <w:tcPr>
            <w:tcW w:w="0" w:type="auto"/>
            <w:hideMark/>
          </w:tcPr>
          <w:p w14:paraId="2BEED89C"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3.75</w:t>
            </w:r>
          </w:p>
        </w:tc>
        <w:tc>
          <w:tcPr>
            <w:tcW w:w="0" w:type="auto"/>
            <w:hideMark/>
          </w:tcPr>
          <w:p w14:paraId="04F8A9AC"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-0.20</w:t>
            </w:r>
          </w:p>
        </w:tc>
        <w:tc>
          <w:tcPr>
            <w:tcW w:w="0" w:type="auto"/>
            <w:hideMark/>
          </w:tcPr>
          <w:p w14:paraId="5291EC85" w14:textId="77777777" w:rsidR="009B54C6" w:rsidRPr="00646645" w:rsidRDefault="009B54C6" w:rsidP="007E136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646645">
              <w:rPr>
                <w:rFonts w:ascii="Arial" w:hAnsi="Arial" w:cs="Arial"/>
              </w:rPr>
              <w:t>No</w:t>
            </w:r>
          </w:p>
        </w:tc>
      </w:tr>
    </w:tbl>
    <w:p w14:paraId="5F1D3364" w14:textId="77777777" w:rsidR="009B54C6" w:rsidRDefault="009B54C6" w:rsidP="00971A29">
      <w:pPr>
        <w:pStyle w:val="whitespace-normal"/>
        <w:rPr>
          <w:rStyle w:val="Strong"/>
          <w:rFonts w:ascii="Arial" w:hAnsi="Arial" w:cs="Arial"/>
          <w:lang w:val="en-US"/>
        </w:rPr>
      </w:pPr>
    </w:p>
    <w:p w14:paraId="287B04AC" w14:textId="642B1929" w:rsidR="00B90995" w:rsidRPr="00B90995" w:rsidRDefault="00B90995" w:rsidP="00971A29">
      <w:pPr>
        <w:pStyle w:val="whitespace-normal"/>
        <w:rPr>
          <w:rStyle w:val="Strong"/>
          <w:rFonts w:ascii="Arial" w:hAnsi="Arial" w:cs="Arial"/>
          <w:lang w:val="en-US"/>
        </w:rPr>
      </w:pPr>
      <w:r w:rsidRPr="00B90995">
        <w:rPr>
          <w:rStyle w:val="Strong"/>
          <w:rFonts w:ascii="Arial" w:hAnsi="Arial" w:cs="Arial"/>
          <w:lang w:val="en-US"/>
        </w:rPr>
        <w:t xml:space="preserve">Annex </w:t>
      </w:r>
      <w:r w:rsidR="009B54C6">
        <w:rPr>
          <w:rStyle w:val="Strong"/>
          <w:rFonts w:ascii="Arial" w:hAnsi="Arial" w:cs="Arial"/>
          <w:lang w:val="en-US"/>
        </w:rPr>
        <w:t>B</w:t>
      </w:r>
      <w:r w:rsidRPr="00B90995">
        <w:rPr>
          <w:rStyle w:val="Strong"/>
          <w:rFonts w:ascii="Arial" w:hAnsi="Arial" w:cs="Arial"/>
          <w:lang w:val="en-US"/>
        </w:rPr>
        <w:t>: Complete Remote Work Impact Analysis by Leadership Role</w:t>
      </w:r>
    </w:p>
    <w:p w14:paraId="0826D86B" w14:textId="2A2CA86C" w:rsidR="000A26C8" w:rsidRPr="000A26C8" w:rsidRDefault="00971A29" w:rsidP="000A26C8">
      <w:pPr>
        <w:pStyle w:val="whitespace-normal"/>
        <w:rPr>
          <w:rFonts w:ascii="Arial" w:hAnsi="Arial" w:cs="Arial"/>
          <w:lang w:val="en-US"/>
        </w:rPr>
      </w:pPr>
      <w:r w:rsidRPr="00B90995">
        <w:rPr>
          <w:rStyle w:val="Strong"/>
          <w:rFonts w:ascii="Arial" w:hAnsi="Arial" w:cs="Arial"/>
          <w:lang w:val="en-US"/>
        </w:rPr>
        <w:t xml:space="preserve">Table </w:t>
      </w:r>
      <w:r w:rsidR="009B54C6">
        <w:rPr>
          <w:rStyle w:val="Strong"/>
          <w:rFonts w:ascii="Arial" w:hAnsi="Arial" w:cs="Arial"/>
          <w:lang w:val="en-US"/>
        </w:rPr>
        <w:t>B</w:t>
      </w:r>
      <w:r w:rsidRPr="00B90995">
        <w:rPr>
          <w:rStyle w:val="Strong"/>
          <w:rFonts w:ascii="Arial" w:hAnsi="Arial" w:cs="Arial"/>
          <w:lang w:val="en-US"/>
        </w:rPr>
        <w:t>.1:</w:t>
      </w:r>
      <w:r w:rsidRPr="00B90995">
        <w:rPr>
          <w:rFonts w:ascii="Arial" w:hAnsi="Arial" w:cs="Arial"/>
          <w:lang w:val="en-US"/>
        </w:rPr>
        <w:t xml:space="preserve"> Detailed t-test results for managers comparing remote-first vs. office-first conditions</w:t>
      </w:r>
    </w:p>
    <w:tbl>
      <w:tblPr>
        <w:tblStyle w:val="PlainTable1"/>
        <w:tblW w:w="0" w:type="auto"/>
        <w:tblLook w:val="04A0" w:firstRow="1" w:lastRow="0" w:firstColumn="1" w:lastColumn="0" w:noHBand="0" w:noVBand="1"/>
      </w:tblPr>
      <w:tblGrid>
        <w:gridCol w:w="2991"/>
        <w:gridCol w:w="854"/>
        <w:gridCol w:w="854"/>
        <w:gridCol w:w="1067"/>
        <w:gridCol w:w="874"/>
        <w:gridCol w:w="748"/>
        <w:gridCol w:w="1106"/>
      </w:tblGrid>
      <w:tr w:rsidR="000A26C8" w:rsidRPr="00BC1B1B" w14:paraId="2AD05538"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93A6A"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Metric</w:t>
            </w:r>
            <w:proofErr w:type="spellEnd"/>
          </w:p>
        </w:tc>
        <w:tc>
          <w:tcPr>
            <w:tcW w:w="0" w:type="auto"/>
            <w:hideMark/>
          </w:tcPr>
          <w:p w14:paraId="7552E187" w14:textId="77777777" w:rsidR="000A26C8" w:rsidRPr="00BC1B1B" w:rsidRDefault="000A26C8"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High Remote Mean</w:t>
            </w:r>
          </w:p>
        </w:tc>
        <w:tc>
          <w:tcPr>
            <w:tcW w:w="0" w:type="auto"/>
            <w:hideMark/>
          </w:tcPr>
          <w:p w14:paraId="07A2DCE6" w14:textId="77777777" w:rsidR="000A26C8" w:rsidRPr="00BC1B1B" w:rsidRDefault="000A26C8"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Low Remote Mean</w:t>
            </w:r>
          </w:p>
        </w:tc>
        <w:tc>
          <w:tcPr>
            <w:tcW w:w="0" w:type="auto"/>
            <w:hideMark/>
          </w:tcPr>
          <w:p w14:paraId="0E0129EA" w14:textId="77777777" w:rsidR="000A26C8" w:rsidRPr="00BC1B1B" w:rsidRDefault="000A26C8"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C1B1B">
              <w:rPr>
                <w:rFonts w:ascii="Arial" w:hAnsi="Arial" w:cs="Arial"/>
                <w:lang w:val="es-419"/>
              </w:rPr>
              <w:t>Difference</w:t>
            </w:r>
            <w:proofErr w:type="spellEnd"/>
          </w:p>
        </w:tc>
        <w:tc>
          <w:tcPr>
            <w:tcW w:w="0" w:type="auto"/>
            <w:hideMark/>
          </w:tcPr>
          <w:p w14:paraId="5DB1BEFD" w14:textId="77777777" w:rsidR="000A26C8" w:rsidRPr="00BC1B1B" w:rsidRDefault="000A26C8"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t-</w:t>
            </w:r>
            <w:proofErr w:type="spellStart"/>
            <w:r w:rsidRPr="00BC1B1B">
              <w:rPr>
                <w:rFonts w:ascii="Arial" w:hAnsi="Arial" w:cs="Arial"/>
                <w:lang w:val="es-419"/>
              </w:rPr>
              <w:t>statistic</w:t>
            </w:r>
            <w:proofErr w:type="spellEnd"/>
          </w:p>
        </w:tc>
        <w:tc>
          <w:tcPr>
            <w:tcW w:w="0" w:type="auto"/>
            <w:hideMark/>
          </w:tcPr>
          <w:p w14:paraId="06F8C69B" w14:textId="77777777" w:rsidR="000A26C8" w:rsidRPr="00BC1B1B" w:rsidRDefault="000A26C8"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p-</w:t>
            </w:r>
            <w:proofErr w:type="spellStart"/>
            <w:r w:rsidRPr="00BC1B1B">
              <w:rPr>
                <w:rFonts w:ascii="Arial" w:hAnsi="Arial" w:cs="Arial"/>
                <w:lang w:val="es-419"/>
              </w:rPr>
              <w:t>value</w:t>
            </w:r>
            <w:proofErr w:type="spellEnd"/>
          </w:p>
        </w:tc>
        <w:tc>
          <w:tcPr>
            <w:tcW w:w="0" w:type="auto"/>
            <w:hideMark/>
          </w:tcPr>
          <w:p w14:paraId="10E7E1DB" w14:textId="77777777" w:rsidR="000A26C8" w:rsidRPr="00BC1B1B" w:rsidRDefault="000A26C8"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BC1B1B">
              <w:rPr>
                <w:rFonts w:ascii="Arial" w:hAnsi="Arial" w:cs="Arial"/>
                <w:lang w:val="es-419"/>
              </w:rPr>
              <w:t>Significant</w:t>
            </w:r>
            <w:proofErr w:type="spellEnd"/>
          </w:p>
        </w:tc>
      </w:tr>
      <w:tr w:rsidR="000A26C8" w:rsidRPr="00BC1B1B" w14:paraId="7BC2C754"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203D6"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Team_Milestones</w:t>
            </w:r>
            <w:proofErr w:type="spellEnd"/>
          </w:p>
        </w:tc>
        <w:tc>
          <w:tcPr>
            <w:tcW w:w="0" w:type="auto"/>
            <w:hideMark/>
          </w:tcPr>
          <w:p w14:paraId="6C39EEF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3.59</w:t>
            </w:r>
          </w:p>
        </w:tc>
        <w:tc>
          <w:tcPr>
            <w:tcW w:w="0" w:type="auto"/>
            <w:hideMark/>
          </w:tcPr>
          <w:p w14:paraId="0590C1B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2.25</w:t>
            </w:r>
          </w:p>
        </w:tc>
        <w:tc>
          <w:tcPr>
            <w:tcW w:w="0" w:type="auto"/>
            <w:hideMark/>
          </w:tcPr>
          <w:p w14:paraId="1D63358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1.34</w:t>
            </w:r>
          </w:p>
        </w:tc>
        <w:tc>
          <w:tcPr>
            <w:tcW w:w="0" w:type="auto"/>
            <w:hideMark/>
          </w:tcPr>
          <w:p w14:paraId="02089B6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4.71</w:t>
            </w:r>
          </w:p>
        </w:tc>
        <w:tc>
          <w:tcPr>
            <w:tcW w:w="0" w:type="auto"/>
            <w:hideMark/>
          </w:tcPr>
          <w:p w14:paraId="1F3DF2AB"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0.0005</w:t>
            </w:r>
          </w:p>
        </w:tc>
        <w:tc>
          <w:tcPr>
            <w:tcW w:w="0" w:type="auto"/>
            <w:hideMark/>
          </w:tcPr>
          <w:p w14:paraId="26934B7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3EA29B54"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7A65DD12"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Feedback</w:t>
            </w:r>
            <w:proofErr w:type="spellEnd"/>
          </w:p>
        </w:tc>
        <w:tc>
          <w:tcPr>
            <w:tcW w:w="0" w:type="auto"/>
            <w:hideMark/>
          </w:tcPr>
          <w:p w14:paraId="30DEE99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3.18</w:t>
            </w:r>
          </w:p>
        </w:tc>
        <w:tc>
          <w:tcPr>
            <w:tcW w:w="0" w:type="auto"/>
            <w:hideMark/>
          </w:tcPr>
          <w:p w14:paraId="72B4D91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1.88</w:t>
            </w:r>
          </w:p>
        </w:tc>
        <w:tc>
          <w:tcPr>
            <w:tcW w:w="0" w:type="auto"/>
            <w:hideMark/>
          </w:tcPr>
          <w:p w14:paraId="1EF8416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1.31</w:t>
            </w:r>
          </w:p>
        </w:tc>
        <w:tc>
          <w:tcPr>
            <w:tcW w:w="0" w:type="auto"/>
            <w:hideMark/>
          </w:tcPr>
          <w:p w14:paraId="34F12F2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6.84</w:t>
            </w:r>
          </w:p>
        </w:tc>
        <w:tc>
          <w:tcPr>
            <w:tcW w:w="0" w:type="auto"/>
            <w:hideMark/>
          </w:tcPr>
          <w:p w14:paraId="23A9FFB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0.0000</w:t>
            </w:r>
          </w:p>
        </w:tc>
        <w:tc>
          <w:tcPr>
            <w:tcW w:w="0" w:type="auto"/>
            <w:hideMark/>
          </w:tcPr>
          <w:p w14:paraId="4BC423EA"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4DD37D30"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DBEC0"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Motivation</w:t>
            </w:r>
            <w:proofErr w:type="spellEnd"/>
          </w:p>
        </w:tc>
        <w:tc>
          <w:tcPr>
            <w:tcW w:w="0" w:type="auto"/>
            <w:hideMark/>
          </w:tcPr>
          <w:p w14:paraId="18FBD8C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3.67</w:t>
            </w:r>
          </w:p>
        </w:tc>
        <w:tc>
          <w:tcPr>
            <w:tcW w:w="0" w:type="auto"/>
            <w:hideMark/>
          </w:tcPr>
          <w:p w14:paraId="10B7AB5A"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2.38</w:t>
            </w:r>
          </w:p>
        </w:tc>
        <w:tc>
          <w:tcPr>
            <w:tcW w:w="0" w:type="auto"/>
            <w:hideMark/>
          </w:tcPr>
          <w:p w14:paraId="71354E7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1.30</w:t>
            </w:r>
          </w:p>
        </w:tc>
        <w:tc>
          <w:tcPr>
            <w:tcW w:w="0" w:type="auto"/>
            <w:hideMark/>
          </w:tcPr>
          <w:p w14:paraId="25113DD2"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5.67</w:t>
            </w:r>
          </w:p>
        </w:tc>
        <w:tc>
          <w:tcPr>
            <w:tcW w:w="0" w:type="auto"/>
            <w:hideMark/>
          </w:tcPr>
          <w:p w14:paraId="217D797B"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0.0000</w:t>
            </w:r>
          </w:p>
        </w:tc>
        <w:tc>
          <w:tcPr>
            <w:tcW w:w="0" w:type="auto"/>
            <w:hideMark/>
          </w:tcPr>
          <w:p w14:paraId="65AA358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0929783E"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57686C9"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Problem_Solving</w:t>
            </w:r>
            <w:proofErr w:type="spellEnd"/>
          </w:p>
        </w:tc>
        <w:tc>
          <w:tcPr>
            <w:tcW w:w="0" w:type="auto"/>
            <w:hideMark/>
          </w:tcPr>
          <w:p w14:paraId="6F1D998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3.80</w:t>
            </w:r>
          </w:p>
        </w:tc>
        <w:tc>
          <w:tcPr>
            <w:tcW w:w="0" w:type="auto"/>
            <w:hideMark/>
          </w:tcPr>
          <w:p w14:paraId="5D976E9D"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2.50</w:t>
            </w:r>
          </w:p>
        </w:tc>
        <w:tc>
          <w:tcPr>
            <w:tcW w:w="0" w:type="auto"/>
            <w:hideMark/>
          </w:tcPr>
          <w:p w14:paraId="157B5B1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1.30</w:t>
            </w:r>
          </w:p>
        </w:tc>
        <w:tc>
          <w:tcPr>
            <w:tcW w:w="0" w:type="auto"/>
            <w:hideMark/>
          </w:tcPr>
          <w:p w14:paraId="386199CE"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4.42</w:t>
            </w:r>
          </w:p>
        </w:tc>
        <w:tc>
          <w:tcPr>
            <w:tcW w:w="0" w:type="auto"/>
            <w:hideMark/>
          </w:tcPr>
          <w:p w14:paraId="13564CA1"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0.0013</w:t>
            </w:r>
          </w:p>
        </w:tc>
        <w:tc>
          <w:tcPr>
            <w:tcW w:w="0" w:type="auto"/>
            <w:hideMark/>
          </w:tcPr>
          <w:p w14:paraId="70C6795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26BD2CA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68538"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Team_Productivity</w:t>
            </w:r>
            <w:proofErr w:type="spellEnd"/>
          </w:p>
        </w:tc>
        <w:tc>
          <w:tcPr>
            <w:tcW w:w="0" w:type="auto"/>
            <w:hideMark/>
          </w:tcPr>
          <w:p w14:paraId="0A616CA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3.73</w:t>
            </w:r>
          </w:p>
        </w:tc>
        <w:tc>
          <w:tcPr>
            <w:tcW w:w="0" w:type="auto"/>
            <w:hideMark/>
          </w:tcPr>
          <w:p w14:paraId="5691AB5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2.50</w:t>
            </w:r>
          </w:p>
        </w:tc>
        <w:tc>
          <w:tcPr>
            <w:tcW w:w="0" w:type="auto"/>
            <w:hideMark/>
          </w:tcPr>
          <w:p w14:paraId="2D67FC2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1.23</w:t>
            </w:r>
          </w:p>
        </w:tc>
        <w:tc>
          <w:tcPr>
            <w:tcW w:w="0" w:type="auto"/>
            <w:hideMark/>
          </w:tcPr>
          <w:p w14:paraId="0942520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3.03</w:t>
            </w:r>
          </w:p>
        </w:tc>
        <w:tc>
          <w:tcPr>
            <w:tcW w:w="0" w:type="auto"/>
            <w:hideMark/>
          </w:tcPr>
          <w:p w14:paraId="505247F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0.0135</w:t>
            </w:r>
          </w:p>
        </w:tc>
        <w:tc>
          <w:tcPr>
            <w:tcW w:w="0" w:type="auto"/>
            <w:hideMark/>
          </w:tcPr>
          <w:p w14:paraId="7F9F8BA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67860474"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26607B6"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Confidence_ToAsk_Questions</w:t>
            </w:r>
            <w:proofErr w:type="spellEnd"/>
          </w:p>
        </w:tc>
        <w:tc>
          <w:tcPr>
            <w:tcW w:w="0" w:type="auto"/>
            <w:hideMark/>
          </w:tcPr>
          <w:p w14:paraId="5F42A82F"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3.53</w:t>
            </w:r>
          </w:p>
        </w:tc>
        <w:tc>
          <w:tcPr>
            <w:tcW w:w="0" w:type="auto"/>
            <w:hideMark/>
          </w:tcPr>
          <w:p w14:paraId="1B3AEF77"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2.38</w:t>
            </w:r>
          </w:p>
        </w:tc>
        <w:tc>
          <w:tcPr>
            <w:tcW w:w="0" w:type="auto"/>
            <w:hideMark/>
          </w:tcPr>
          <w:p w14:paraId="3F015A4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1.16</w:t>
            </w:r>
          </w:p>
        </w:tc>
        <w:tc>
          <w:tcPr>
            <w:tcW w:w="0" w:type="auto"/>
            <w:hideMark/>
          </w:tcPr>
          <w:p w14:paraId="31F162E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3.97</w:t>
            </w:r>
          </w:p>
        </w:tc>
        <w:tc>
          <w:tcPr>
            <w:tcW w:w="0" w:type="auto"/>
            <w:hideMark/>
          </w:tcPr>
          <w:p w14:paraId="146B5311"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0.0024</w:t>
            </w:r>
          </w:p>
        </w:tc>
        <w:tc>
          <w:tcPr>
            <w:tcW w:w="0" w:type="auto"/>
            <w:hideMark/>
          </w:tcPr>
          <w:p w14:paraId="745E7A4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5589E0DA"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5D05A"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Trust_in_Superior</w:t>
            </w:r>
            <w:proofErr w:type="spellEnd"/>
          </w:p>
        </w:tc>
        <w:tc>
          <w:tcPr>
            <w:tcW w:w="0" w:type="auto"/>
            <w:hideMark/>
          </w:tcPr>
          <w:p w14:paraId="2BF6C9F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3.51</w:t>
            </w:r>
          </w:p>
        </w:tc>
        <w:tc>
          <w:tcPr>
            <w:tcW w:w="0" w:type="auto"/>
            <w:hideMark/>
          </w:tcPr>
          <w:p w14:paraId="35AFB8B7"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2.38</w:t>
            </w:r>
          </w:p>
        </w:tc>
        <w:tc>
          <w:tcPr>
            <w:tcW w:w="0" w:type="auto"/>
            <w:hideMark/>
          </w:tcPr>
          <w:p w14:paraId="314E1B1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1.14</w:t>
            </w:r>
          </w:p>
        </w:tc>
        <w:tc>
          <w:tcPr>
            <w:tcW w:w="0" w:type="auto"/>
            <w:hideMark/>
          </w:tcPr>
          <w:p w14:paraId="1C72670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3.83</w:t>
            </w:r>
          </w:p>
        </w:tc>
        <w:tc>
          <w:tcPr>
            <w:tcW w:w="0" w:type="auto"/>
            <w:hideMark/>
          </w:tcPr>
          <w:p w14:paraId="6BE71BF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0.0027</w:t>
            </w:r>
          </w:p>
        </w:tc>
        <w:tc>
          <w:tcPr>
            <w:tcW w:w="0" w:type="auto"/>
            <w:hideMark/>
          </w:tcPr>
          <w:p w14:paraId="1C286A7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7B4DB273"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2583E1D0"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lastRenderedPageBreak/>
              <w:t>Team_Influence</w:t>
            </w:r>
            <w:proofErr w:type="spellEnd"/>
          </w:p>
        </w:tc>
        <w:tc>
          <w:tcPr>
            <w:tcW w:w="0" w:type="auto"/>
            <w:hideMark/>
          </w:tcPr>
          <w:p w14:paraId="4F7AC18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3.27</w:t>
            </w:r>
          </w:p>
        </w:tc>
        <w:tc>
          <w:tcPr>
            <w:tcW w:w="0" w:type="auto"/>
            <w:hideMark/>
          </w:tcPr>
          <w:p w14:paraId="335E3CA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2.12</w:t>
            </w:r>
          </w:p>
        </w:tc>
        <w:tc>
          <w:tcPr>
            <w:tcW w:w="0" w:type="auto"/>
            <w:hideMark/>
          </w:tcPr>
          <w:p w14:paraId="4149440F"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1.14</w:t>
            </w:r>
          </w:p>
        </w:tc>
        <w:tc>
          <w:tcPr>
            <w:tcW w:w="0" w:type="auto"/>
            <w:hideMark/>
          </w:tcPr>
          <w:p w14:paraId="32C4BD2E"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4.29</w:t>
            </w:r>
          </w:p>
        </w:tc>
        <w:tc>
          <w:tcPr>
            <w:tcW w:w="0" w:type="auto"/>
            <w:hideMark/>
          </w:tcPr>
          <w:p w14:paraId="409A5D5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0.0009</w:t>
            </w:r>
          </w:p>
        </w:tc>
        <w:tc>
          <w:tcPr>
            <w:tcW w:w="0" w:type="auto"/>
            <w:hideMark/>
          </w:tcPr>
          <w:p w14:paraId="7CFC6F7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6E3E01D1"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C3CDDA"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Work_Environment</w:t>
            </w:r>
            <w:proofErr w:type="spellEnd"/>
          </w:p>
        </w:tc>
        <w:tc>
          <w:tcPr>
            <w:tcW w:w="0" w:type="auto"/>
            <w:hideMark/>
          </w:tcPr>
          <w:p w14:paraId="68BD0992"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3.24</w:t>
            </w:r>
          </w:p>
        </w:tc>
        <w:tc>
          <w:tcPr>
            <w:tcW w:w="0" w:type="auto"/>
            <w:hideMark/>
          </w:tcPr>
          <w:p w14:paraId="37251D1A"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2.12</w:t>
            </w:r>
          </w:p>
        </w:tc>
        <w:tc>
          <w:tcPr>
            <w:tcW w:w="0" w:type="auto"/>
            <w:hideMark/>
          </w:tcPr>
          <w:p w14:paraId="25DA39FA"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1.12</w:t>
            </w:r>
          </w:p>
        </w:tc>
        <w:tc>
          <w:tcPr>
            <w:tcW w:w="0" w:type="auto"/>
            <w:hideMark/>
          </w:tcPr>
          <w:p w14:paraId="3FEEE2E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3.48</w:t>
            </w:r>
          </w:p>
        </w:tc>
        <w:tc>
          <w:tcPr>
            <w:tcW w:w="0" w:type="auto"/>
            <w:hideMark/>
          </w:tcPr>
          <w:p w14:paraId="4A83321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0.0061</w:t>
            </w:r>
          </w:p>
        </w:tc>
        <w:tc>
          <w:tcPr>
            <w:tcW w:w="0" w:type="auto"/>
            <w:hideMark/>
          </w:tcPr>
          <w:p w14:paraId="2624D64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7916FCDD"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5BD89175"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Attention_to_Others</w:t>
            </w:r>
            <w:proofErr w:type="spellEnd"/>
          </w:p>
        </w:tc>
        <w:tc>
          <w:tcPr>
            <w:tcW w:w="0" w:type="auto"/>
            <w:hideMark/>
          </w:tcPr>
          <w:p w14:paraId="1E5109F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3.10</w:t>
            </w:r>
          </w:p>
        </w:tc>
        <w:tc>
          <w:tcPr>
            <w:tcW w:w="0" w:type="auto"/>
            <w:hideMark/>
          </w:tcPr>
          <w:p w14:paraId="25F77DF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2.00</w:t>
            </w:r>
          </w:p>
        </w:tc>
        <w:tc>
          <w:tcPr>
            <w:tcW w:w="0" w:type="auto"/>
            <w:hideMark/>
          </w:tcPr>
          <w:p w14:paraId="22A7C8D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1.10</w:t>
            </w:r>
          </w:p>
        </w:tc>
        <w:tc>
          <w:tcPr>
            <w:tcW w:w="0" w:type="auto"/>
            <w:hideMark/>
          </w:tcPr>
          <w:p w14:paraId="19D0B9B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3.70</w:t>
            </w:r>
          </w:p>
        </w:tc>
        <w:tc>
          <w:tcPr>
            <w:tcW w:w="0" w:type="auto"/>
            <w:hideMark/>
          </w:tcPr>
          <w:p w14:paraId="7771AAF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0.0037</w:t>
            </w:r>
          </w:p>
        </w:tc>
        <w:tc>
          <w:tcPr>
            <w:tcW w:w="0" w:type="auto"/>
            <w:hideMark/>
          </w:tcPr>
          <w:p w14:paraId="5EB8F83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6644678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FB4E8"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Lack_Empl_Engagement</w:t>
            </w:r>
            <w:proofErr w:type="spellEnd"/>
          </w:p>
        </w:tc>
        <w:tc>
          <w:tcPr>
            <w:tcW w:w="0" w:type="auto"/>
            <w:hideMark/>
          </w:tcPr>
          <w:p w14:paraId="63FBDD4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3.18</w:t>
            </w:r>
          </w:p>
        </w:tc>
        <w:tc>
          <w:tcPr>
            <w:tcW w:w="0" w:type="auto"/>
            <w:hideMark/>
          </w:tcPr>
          <w:p w14:paraId="5063F09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4.25</w:t>
            </w:r>
          </w:p>
        </w:tc>
        <w:tc>
          <w:tcPr>
            <w:tcW w:w="0" w:type="auto"/>
            <w:hideMark/>
          </w:tcPr>
          <w:p w14:paraId="2510AF0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-1.07</w:t>
            </w:r>
          </w:p>
        </w:tc>
        <w:tc>
          <w:tcPr>
            <w:tcW w:w="0" w:type="auto"/>
            <w:hideMark/>
          </w:tcPr>
          <w:p w14:paraId="0C16D2B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-3.64</w:t>
            </w:r>
          </w:p>
        </w:tc>
        <w:tc>
          <w:tcPr>
            <w:tcW w:w="0" w:type="auto"/>
            <w:hideMark/>
          </w:tcPr>
          <w:p w14:paraId="629F95E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0.0030</w:t>
            </w:r>
          </w:p>
        </w:tc>
        <w:tc>
          <w:tcPr>
            <w:tcW w:w="0" w:type="auto"/>
            <w:hideMark/>
          </w:tcPr>
          <w:p w14:paraId="1F4647F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329112E9"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6945D10F"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Coordination_Issues</w:t>
            </w:r>
            <w:proofErr w:type="spellEnd"/>
          </w:p>
        </w:tc>
        <w:tc>
          <w:tcPr>
            <w:tcW w:w="0" w:type="auto"/>
            <w:hideMark/>
          </w:tcPr>
          <w:p w14:paraId="36720CCF"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2.96</w:t>
            </w:r>
          </w:p>
        </w:tc>
        <w:tc>
          <w:tcPr>
            <w:tcW w:w="0" w:type="auto"/>
            <w:hideMark/>
          </w:tcPr>
          <w:p w14:paraId="50622B4D"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4.00</w:t>
            </w:r>
          </w:p>
        </w:tc>
        <w:tc>
          <w:tcPr>
            <w:tcW w:w="0" w:type="auto"/>
            <w:hideMark/>
          </w:tcPr>
          <w:p w14:paraId="61241B76"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-1.04</w:t>
            </w:r>
          </w:p>
        </w:tc>
        <w:tc>
          <w:tcPr>
            <w:tcW w:w="0" w:type="auto"/>
            <w:hideMark/>
          </w:tcPr>
          <w:p w14:paraId="413E6CB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-3.44</w:t>
            </w:r>
          </w:p>
        </w:tc>
        <w:tc>
          <w:tcPr>
            <w:tcW w:w="0" w:type="auto"/>
            <w:hideMark/>
          </w:tcPr>
          <w:p w14:paraId="12DC683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0.0053</w:t>
            </w:r>
          </w:p>
        </w:tc>
        <w:tc>
          <w:tcPr>
            <w:tcW w:w="0" w:type="auto"/>
            <w:hideMark/>
          </w:tcPr>
          <w:p w14:paraId="2C96DC6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4797D6A1"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F4BCA"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Belonging</w:t>
            </w:r>
            <w:proofErr w:type="spellEnd"/>
          </w:p>
        </w:tc>
        <w:tc>
          <w:tcPr>
            <w:tcW w:w="0" w:type="auto"/>
            <w:hideMark/>
          </w:tcPr>
          <w:p w14:paraId="4E5B416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3.14</w:t>
            </w:r>
          </w:p>
        </w:tc>
        <w:tc>
          <w:tcPr>
            <w:tcW w:w="0" w:type="auto"/>
            <w:hideMark/>
          </w:tcPr>
          <w:p w14:paraId="1DE7D42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2.12</w:t>
            </w:r>
          </w:p>
        </w:tc>
        <w:tc>
          <w:tcPr>
            <w:tcW w:w="0" w:type="auto"/>
            <w:hideMark/>
          </w:tcPr>
          <w:p w14:paraId="61C373B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1.02</w:t>
            </w:r>
          </w:p>
        </w:tc>
        <w:tc>
          <w:tcPr>
            <w:tcW w:w="0" w:type="auto"/>
            <w:hideMark/>
          </w:tcPr>
          <w:p w14:paraId="223B74F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3.13</w:t>
            </w:r>
          </w:p>
        </w:tc>
        <w:tc>
          <w:tcPr>
            <w:tcW w:w="0" w:type="auto"/>
            <w:hideMark/>
          </w:tcPr>
          <w:p w14:paraId="5E02419A"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0.0104</w:t>
            </w:r>
          </w:p>
        </w:tc>
        <w:tc>
          <w:tcPr>
            <w:tcW w:w="0" w:type="auto"/>
            <w:hideMark/>
          </w:tcPr>
          <w:p w14:paraId="179B9B0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432EA3EE"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2711ABF7"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Shared_Leadership</w:t>
            </w:r>
            <w:proofErr w:type="spellEnd"/>
          </w:p>
        </w:tc>
        <w:tc>
          <w:tcPr>
            <w:tcW w:w="0" w:type="auto"/>
            <w:hideMark/>
          </w:tcPr>
          <w:p w14:paraId="6BFEF586"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14:paraId="2F1E0ADE"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3.88</w:t>
            </w:r>
          </w:p>
        </w:tc>
        <w:tc>
          <w:tcPr>
            <w:tcW w:w="0" w:type="auto"/>
            <w:hideMark/>
          </w:tcPr>
          <w:p w14:paraId="2E93C3C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-1.00</w:t>
            </w:r>
          </w:p>
        </w:tc>
        <w:tc>
          <w:tcPr>
            <w:tcW w:w="0" w:type="auto"/>
            <w:hideMark/>
          </w:tcPr>
          <w:p w14:paraId="75CAC76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-5.82</w:t>
            </w:r>
          </w:p>
        </w:tc>
        <w:tc>
          <w:tcPr>
            <w:tcW w:w="0" w:type="auto"/>
            <w:hideMark/>
          </w:tcPr>
          <w:p w14:paraId="7F502B3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0.0000</w:t>
            </w:r>
          </w:p>
        </w:tc>
        <w:tc>
          <w:tcPr>
            <w:tcW w:w="0" w:type="auto"/>
            <w:hideMark/>
          </w:tcPr>
          <w:p w14:paraId="41966F0A"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143AB3D0"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3BE5F"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Communication_Issues</w:t>
            </w:r>
            <w:proofErr w:type="spellEnd"/>
          </w:p>
        </w:tc>
        <w:tc>
          <w:tcPr>
            <w:tcW w:w="0" w:type="auto"/>
            <w:hideMark/>
          </w:tcPr>
          <w:p w14:paraId="7ABB2557"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3.31</w:t>
            </w:r>
          </w:p>
        </w:tc>
        <w:tc>
          <w:tcPr>
            <w:tcW w:w="0" w:type="auto"/>
            <w:hideMark/>
          </w:tcPr>
          <w:p w14:paraId="78946AEB"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4.25</w:t>
            </w:r>
          </w:p>
        </w:tc>
        <w:tc>
          <w:tcPr>
            <w:tcW w:w="0" w:type="auto"/>
            <w:hideMark/>
          </w:tcPr>
          <w:p w14:paraId="70D6C45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-0.94</w:t>
            </w:r>
          </w:p>
        </w:tc>
        <w:tc>
          <w:tcPr>
            <w:tcW w:w="0" w:type="auto"/>
            <w:hideMark/>
          </w:tcPr>
          <w:p w14:paraId="7A37FB8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-4.55</w:t>
            </w:r>
          </w:p>
        </w:tc>
        <w:tc>
          <w:tcPr>
            <w:tcW w:w="0" w:type="auto"/>
            <w:hideMark/>
          </w:tcPr>
          <w:p w14:paraId="50B9387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0.0003</w:t>
            </w:r>
          </w:p>
        </w:tc>
        <w:tc>
          <w:tcPr>
            <w:tcW w:w="0" w:type="auto"/>
            <w:hideMark/>
          </w:tcPr>
          <w:p w14:paraId="6CB91A8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23BDF5EC"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2B10EA3C"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Collab_Betw_TeamMembers</w:t>
            </w:r>
            <w:proofErr w:type="spellEnd"/>
          </w:p>
        </w:tc>
        <w:tc>
          <w:tcPr>
            <w:tcW w:w="0" w:type="auto"/>
            <w:hideMark/>
          </w:tcPr>
          <w:p w14:paraId="42F6D81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3.00</w:t>
            </w:r>
          </w:p>
        </w:tc>
        <w:tc>
          <w:tcPr>
            <w:tcW w:w="0" w:type="auto"/>
            <w:hideMark/>
          </w:tcPr>
          <w:p w14:paraId="12CBB69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3.88</w:t>
            </w:r>
          </w:p>
        </w:tc>
        <w:tc>
          <w:tcPr>
            <w:tcW w:w="0" w:type="auto"/>
            <w:hideMark/>
          </w:tcPr>
          <w:p w14:paraId="2C291527"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-0.88</w:t>
            </w:r>
          </w:p>
        </w:tc>
        <w:tc>
          <w:tcPr>
            <w:tcW w:w="0" w:type="auto"/>
            <w:hideMark/>
          </w:tcPr>
          <w:p w14:paraId="3F1D3F87"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-4.78</w:t>
            </w:r>
          </w:p>
        </w:tc>
        <w:tc>
          <w:tcPr>
            <w:tcW w:w="0" w:type="auto"/>
            <w:hideMark/>
          </w:tcPr>
          <w:p w14:paraId="601AE706"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0.0001</w:t>
            </w:r>
          </w:p>
        </w:tc>
        <w:tc>
          <w:tcPr>
            <w:tcW w:w="0" w:type="auto"/>
            <w:hideMark/>
          </w:tcPr>
          <w:p w14:paraId="031DA7E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42EFB19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02565"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Frustration</w:t>
            </w:r>
            <w:proofErr w:type="spellEnd"/>
          </w:p>
        </w:tc>
        <w:tc>
          <w:tcPr>
            <w:tcW w:w="0" w:type="auto"/>
            <w:hideMark/>
          </w:tcPr>
          <w:p w14:paraId="39F7692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2.65</w:t>
            </w:r>
          </w:p>
        </w:tc>
        <w:tc>
          <w:tcPr>
            <w:tcW w:w="0" w:type="auto"/>
            <w:hideMark/>
          </w:tcPr>
          <w:p w14:paraId="638B139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3.50</w:t>
            </w:r>
          </w:p>
        </w:tc>
        <w:tc>
          <w:tcPr>
            <w:tcW w:w="0" w:type="auto"/>
            <w:hideMark/>
          </w:tcPr>
          <w:p w14:paraId="697AF6F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-0.85</w:t>
            </w:r>
          </w:p>
        </w:tc>
        <w:tc>
          <w:tcPr>
            <w:tcW w:w="0" w:type="auto"/>
            <w:hideMark/>
          </w:tcPr>
          <w:p w14:paraId="2D62737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-2.81</w:t>
            </w:r>
          </w:p>
        </w:tc>
        <w:tc>
          <w:tcPr>
            <w:tcW w:w="0" w:type="auto"/>
            <w:hideMark/>
          </w:tcPr>
          <w:p w14:paraId="34F5A75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0.0167</w:t>
            </w:r>
          </w:p>
        </w:tc>
        <w:tc>
          <w:tcPr>
            <w:tcW w:w="0" w:type="auto"/>
            <w:hideMark/>
          </w:tcPr>
          <w:p w14:paraId="4F21135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2BE88C7C"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07BF407"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ProjectMgmt_Problems</w:t>
            </w:r>
            <w:proofErr w:type="spellEnd"/>
          </w:p>
        </w:tc>
        <w:tc>
          <w:tcPr>
            <w:tcW w:w="0" w:type="auto"/>
            <w:hideMark/>
          </w:tcPr>
          <w:p w14:paraId="2E4D56AF"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2.80</w:t>
            </w:r>
          </w:p>
        </w:tc>
        <w:tc>
          <w:tcPr>
            <w:tcW w:w="0" w:type="auto"/>
            <w:hideMark/>
          </w:tcPr>
          <w:p w14:paraId="68033C8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3.62</w:t>
            </w:r>
          </w:p>
        </w:tc>
        <w:tc>
          <w:tcPr>
            <w:tcW w:w="0" w:type="auto"/>
            <w:hideMark/>
          </w:tcPr>
          <w:p w14:paraId="5F3530C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-0.83</w:t>
            </w:r>
          </w:p>
        </w:tc>
        <w:tc>
          <w:tcPr>
            <w:tcW w:w="0" w:type="auto"/>
            <w:hideMark/>
          </w:tcPr>
          <w:p w14:paraId="169C8FC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-3.86</w:t>
            </w:r>
          </w:p>
        </w:tc>
        <w:tc>
          <w:tcPr>
            <w:tcW w:w="0" w:type="auto"/>
            <w:hideMark/>
          </w:tcPr>
          <w:p w14:paraId="0F452841"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0.0020</w:t>
            </w:r>
          </w:p>
        </w:tc>
        <w:tc>
          <w:tcPr>
            <w:tcW w:w="0" w:type="auto"/>
            <w:hideMark/>
          </w:tcPr>
          <w:p w14:paraId="6B26005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1123C3F3"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623A68"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Personal_Relationships</w:t>
            </w:r>
            <w:proofErr w:type="spellEnd"/>
          </w:p>
        </w:tc>
        <w:tc>
          <w:tcPr>
            <w:tcW w:w="0" w:type="auto"/>
            <w:hideMark/>
          </w:tcPr>
          <w:p w14:paraId="3A675497"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2.41</w:t>
            </w:r>
          </w:p>
        </w:tc>
        <w:tc>
          <w:tcPr>
            <w:tcW w:w="0" w:type="auto"/>
            <w:hideMark/>
          </w:tcPr>
          <w:p w14:paraId="2924F02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1.62</w:t>
            </w:r>
          </w:p>
        </w:tc>
        <w:tc>
          <w:tcPr>
            <w:tcW w:w="0" w:type="auto"/>
            <w:hideMark/>
          </w:tcPr>
          <w:p w14:paraId="091E1D6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0.78</w:t>
            </w:r>
          </w:p>
        </w:tc>
        <w:tc>
          <w:tcPr>
            <w:tcW w:w="0" w:type="auto"/>
            <w:hideMark/>
          </w:tcPr>
          <w:p w14:paraId="635BB1D7"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3.40</w:t>
            </w:r>
          </w:p>
        </w:tc>
        <w:tc>
          <w:tcPr>
            <w:tcW w:w="0" w:type="auto"/>
            <w:hideMark/>
          </w:tcPr>
          <w:p w14:paraId="4FC27DB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0.0035</w:t>
            </w:r>
          </w:p>
        </w:tc>
        <w:tc>
          <w:tcPr>
            <w:tcW w:w="0" w:type="auto"/>
            <w:hideMark/>
          </w:tcPr>
          <w:p w14:paraId="735EA66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609BD79E"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2420E9AA"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Tasks_assignment</w:t>
            </w:r>
            <w:proofErr w:type="spellEnd"/>
          </w:p>
        </w:tc>
        <w:tc>
          <w:tcPr>
            <w:tcW w:w="0" w:type="auto"/>
            <w:hideMark/>
          </w:tcPr>
          <w:p w14:paraId="1DB0F4EE"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3.31</w:t>
            </w:r>
          </w:p>
        </w:tc>
        <w:tc>
          <w:tcPr>
            <w:tcW w:w="0" w:type="auto"/>
            <w:hideMark/>
          </w:tcPr>
          <w:p w14:paraId="28B0FD9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2.62</w:t>
            </w:r>
          </w:p>
        </w:tc>
        <w:tc>
          <w:tcPr>
            <w:tcW w:w="0" w:type="auto"/>
            <w:hideMark/>
          </w:tcPr>
          <w:p w14:paraId="28FD6D5D"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0.68</w:t>
            </w:r>
          </w:p>
        </w:tc>
        <w:tc>
          <w:tcPr>
            <w:tcW w:w="0" w:type="auto"/>
            <w:hideMark/>
          </w:tcPr>
          <w:p w14:paraId="1D5944A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2.35</w:t>
            </w:r>
          </w:p>
        </w:tc>
        <w:tc>
          <w:tcPr>
            <w:tcW w:w="0" w:type="auto"/>
            <w:hideMark/>
          </w:tcPr>
          <w:p w14:paraId="04AB998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0.0400</w:t>
            </w:r>
          </w:p>
        </w:tc>
        <w:tc>
          <w:tcPr>
            <w:tcW w:w="0" w:type="auto"/>
            <w:hideMark/>
          </w:tcPr>
          <w:p w14:paraId="462DA83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70E14F75"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BAFB9"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Leadership_Problems</w:t>
            </w:r>
            <w:proofErr w:type="spellEnd"/>
          </w:p>
        </w:tc>
        <w:tc>
          <w:tcPr>
            <w:tcW w:w="0" w:type="auto"/>
            <w:hideMark/>
          </w:tcPr>
          <w:p w14:paraId="3681388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3.20</w:t>
            </w:r>
          </w:p>
        </w:tc>
        <w:tc>
          <w:tcPr>
            <w:tcW w:w="0" w:type="auto"/>
            <w:hideMark/>
          </w:tcPr>
          <w:p w14:paraId="16636C17"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3.88</w:t>
            </w:r>
          </w:p>
        </w:tc>
        <w:tc>
          <w:tcPr>
            <w:tcW w:w="0" w:type="auto"/>
            <w:hideMark/>
          </w:tcPr>
          <w:p w14:paraId="7F36734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-0.67</w:t>
            </w:r>
          </w:p>
        </w:tc>
        <w:tc>
          <w:tcPr>
            <w:tcW w:w="0" w:type="auto"/>
            <w:hideMark/>
          </w:tcPr>
          <w:p w14:paraId="66F1BBEA"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-2.74</w:t>
            </w:r>
          </w:p>
        </w:tc>
        <w:tc>
          <w:tcPr>
            <w:tcW w:w="0" w:type="auto"/>
            <w:hideMark/>
          </w:tcPr>
          <w:p w14:paraId="62C2FEB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0.0217</w:t>
            </w:r>
          </w:p>
        </w:tc>
        <w:tc>
          <w:tcPr>
            <w:tcW w:w="0" w:type="auto"/>
            <w:hideMark/>
          </w:tcPr>
          <w:p w14:paraId="6DB26BE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68031BF0"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EB228AE"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Knowledge_Exchange</w:t>
            </w:r>
            <w:proofErr w:type="spellEnd"/>
          </w:p>
        </w:tc>
        <w:tc>
          <w:tcPr>
            <w:tcW w:w="0" w:type="auto"/>
            <w:hideMark/>
          </w:tcPr>
          <w:p w14:paraId="63CF415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2.90</w:t>
            </w:r>
          </w:p>
        </w:tc>
        <w:tc>
          <w:tcPr>
            <w:tcW w:w="0" w:type="auto"/>
            <w:hideMark/>
          </w:tcPr>
          <w:p w14:paraId="210ADEA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2.25</w:t>
            </w:r>
          </w:p>
        </w:tc>
        <w:tc>
          <w:tcPr>
            <w:tcW w:w="0" w:type="auto"/>
            <w:hideMark/>
          </w:tcPr>
          <w:p w14:paraId="390BA486"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0.65</w:t>
            </w:r>
          </w:p>
        </w:tc>
        <w:tc>
          <w:tcPr>
            <w:tcW w:w="0" w:type="auto"/>
            <w:hideMark/>
          </w:tcPr>
          <w:p w14:paraId="0EB380F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3.12</w:t>
            </w:r>
          </w:p>
        </w:tc>
        <w:tc>
          <w:tcPr>
            <w:tcW w:w="0" w:type="auto"/>
            <w:hideMark/>
          </w:tcPr>
          <w:p w14:paraId="17669CB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0.0062</w:t>
            </w:r>
          </w:p>
        </w:tc>
        <w:tc>
          <w:tcPr>
            <w:tcW w:w="0" w:type="auto"/>
            <w:hideMark/>
          </w:tcPr>
          <w:p w14:paraId="5696889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5A4153E9"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3B588"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Confidence_Betw_TeamMembers</w:t>
            </w:r>
            <w:proofErr w:type="spellEnd"/>
          </w:p>
        </w:tc>
        <w:tc>
          <w:tcPr>
            <w:tcW w:w="0" w:type="auto"/>
            <w:hideMark/>
          </w:tcPr>
          <w:p w14:paraId="5867F91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3.35</w:t>
            </w:r>
          </w:p>
        </w:tc>
        <w:tc>
          <w:tcPr>
            <w:tcW w:w="0" w:type="auto"/>
            <w:hideMark/>
          </w:tcPr>
          <w:p w14:paraId="27CC13F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4.00</w:t>
            </w:r>
          </w:p>
        </w:tc>
        <w:tc>
          <w:tcPr>
            <w:tcW w:w="0" w:type="auto"/>
            <w:hideMark/>
          </w:tcPr>
          <w:p w14:paraId="5B27BDE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-0.65</w:t>
            </w:r>
          </w:p>
        </w:tc>
        <w:tc>
          <w:tcPr>
            <w:tcW w:w="0" w:type="auto"/>
            <w:hideMark/>
          </w:tcPr>
          <w:p w14:paraId="1EAE385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-2.67</w:t>
            </w:r>
          </w:p>
        </w:tc>
        <w:tc>
          <w:tcPr>
            <w:tcW w:w="0" w:type="auto"/>
            <w:hideMark/>
          </w:tcPr>
          <w:p w14:paraId="1CB341A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0.0155</w:t>
            </w:r>
          </w:p>
        </w:tc>
        <w:tc>
          <w:tcPr>
            <w:tcW w:w="0" w:type="auto"/>
            <w:hideMark/>
          </w:tcPr>
          <w:p w14:paraId="23E9C54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79F3B81D"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73CF0CE"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Communication_With_Boss</w:t>
            </w:r>
            <w:proofErr w:type="spellEnd"/>
          </w:p>
        </w:tc>
        <w:tc>
          <w:tcPr>
            <w:tcW w:w="0" w:type="auto"/>
            <w:hideMark/>
          </w:tcPr>
          <w:p w14:paraId="17EEDC8A"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2.94</w:t>
            </w:r>
          </w:p>
        </w:tc>
        <w:tc>
          <w:tcPr>
            <w:tcW w:w="0" w:type="auto"/>
            <w:hideMark/>
          </w:tcPr>
          <w:p w14:paraId="418F5B7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2.38</w:t>
            </w:r>
          </w:p>
        </w:tc>
        <w:tc>
          <w:tcPr>
            <w:tcW w:w="0" w:type="auto"/>
            <w:hideMark/>
          </w:tcPr>
          <w:p w14:paraId="33B4F36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0.56</w:t>
            </w:r>
          </w:p>
        </w:tc>
        <w:tc>
          <w:tcPr>
            <w:tcW w:w="0" w:type="auto"/>
            <w:hideMark/>
          </w:tcPr>
          <w:p w14:paraId="3FEB2E2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2.59</w:t>
            </w:r>
          </w:p>
        </w:tc>
        <w:tc>
          <w:tcPr>
            <w:tcW w:w="0" w:type="auto"/>
            <w:hideMark/>
          </w:tcPr>
          <w:p w14:paraId="3C55952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0.0217</w:t>
            </w:r>
          </w:p>
        </w:tc>
        <w:tc>
          <w:tcPr>
            <w:tcW w:w="0" w:type="auto"/>
            <w:hideMark/>
          </w:tcPr>
          <w:p w14:paraId="3A48125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6CFCA96B"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B390F"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Task_Pressure</w:t>
            </w:r>
            <w:proofErr w:type="spellEnd"/>
          </w:p>
        </w:tc>
        <w:tc>
          <w:tcPr>
            <w:tcW w:w="0" w:type="auto"/>
            <w:hideMark/>
          </w:tcPr>
          <w:p w14:paraId="7BF8A62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3.00</w:t>
            </w:r>
          </w:p>
        </w:tc>
        <w:tc>
          <w:tcPr>
            <w:tcW w:w="0" w:type="auto"/>
            <w:hideMark/>
          </w:tcPr>
          <w:p w14:paraId="0D0A03E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3.50</w:t>
            </w:r>
          </w:p>
        </w:tc>
        <w:tc>
          <w:tcPr>
            <w:tcW w:w="0" w:type="auto"/>
            <w:hideMark/>
          </w:tcPr>
          <w:p w14:paraId="544371BB"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-0.50</w:t>
            </w:r>
          </w:p>
        </w:tc>
        <w:tc>
          <w:tcPr>
            <w:tcW w:w="0" w:type="auto"/>
            <w:hideMark/>
          </w:tcPr>
          <w:p w14:paraId="3A6EE61B"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-2.16</w:t>
            </w:r>
          </w:p>
        </w:tc>
        <w:tc>
          <w:tcPr>
            <w:tcW w:w="0" w:type="auto"/>
            <w:hideMark/>
          </w:tcPr>
          <w:p w14:paraId="4B7E651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0.0471</w:t>
            </w:r>
          </w:p>
        </w:tc>
        <w:tc>
          <w:tcPr>
            <w:tcW w:w="0" w:type="auto"/>
            <w:hideMark/>
          </w:tcPr>
          <w:p w14:paraId="4AF9D21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3CCA0436"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3FC6682"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Company_Appreciation</w:t>
            </w:r>
            <w:proofErr w:type="spellEnd"/>
          </w:p>
        </w:tc>
        <w:tc>
          <w:tcPr>
            <w:tcW w:w="0" w:type="auto"/>
            <w:hideMark/>
          </w:tcPr>
          <w:p w14:paraId="74F54DC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3.10</w:t>
            </w:r>
          </w:p>
        </w:tc>
        <w:tc>
          <w:tcPr>
            <w:tcW w:w="0" w:type="auto"/>
            <w:hideMark/>
          </w:tcPr>
          <w:p w14:paraId="01B5F99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2.62</w:t>
            </w:r>
          </w:p>
        </w:tc>
        <w:tc>
          <w:tcPr>
            <w:tcW w:w="0" w:type="auto"/>
            <w:hideMark/>
          </w:tcPr>
          <w:p w14:paraId="3D34696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0.48</w:t>
            </w:r>
          </w:p>
        </w:tc>
        <w:tc>
          <w:tcPr>
            <w:tcW w:w="0" w:type="auto"/>
            <w:hideMark/>
          </w:tcPr>
          <w:p w14:paraId="1EBD391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2.28</w:t>
            </w:r>
          </w:p>
        </w:tc>
        <w:tc>
          <w:tcPr>
            <w:tcW w:w="0" w:type="auto"/>
            <w:hideMark/>
          </w:tcPr>
          <w:p w14:paraId="5C440491"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0.0421</w:t>
            </w:r>
          </w:p>
        </w:tc>
        <w:tc>
          <w:tcPr>
            <w:tcW w:w="0" w:type="auto"/>
            <w:hideMark/>
          </w:tcPr>
          <w:p w14:paraId="3870070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1FF98407"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06AB4"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Flexibility</w:t>
            </w:r>
            <w:proofErr w:type="spellEnd"/>
          </w:p>
        </w:tc>
        <w:tc>
          <w:tcPr>
            <w:tcW w:w="0" w:type="auto"/>
            <w:hideMark/>
          </w:tcPr>
          <w:p w14:paraId="69DA421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4.47</w:t>
            </w:r>
          </w:p>
        </w:tc>
        <w:tc>
          <w:tcPr>
            <w:tcW w:w="0" w:type="auto"/>
            <w:hideMark/>
          </w:tcPr>
          <w:p w14:paraId="75278B1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4.12</w:t>
            </w:r>
          </w:p>
        </w:tc>
        <w:tc>
          <w:tcPr>
            <w:tcW w:w="0" w:type="auto"/>
            <w:hideMark/>
          </w:tcPr>
          <w:p w14:paraId="090F8D1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0.34</w:t>
            </w:r>
          </w:p>
        </w:tc>
        <w:tc>
          <w:tcPr>
            <w:tcW w:w="0" w:type="auto"/>
            <w:hideMark/>
          </w:tcPr>
          <w:p w14:paraId="34A41A3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2.14</w:t>
            </w:r>
          </w:p>
        </w:tc>
        <w:tc>
          <w:tcPr>
            <w:tcW w:w="0" w:type="auto"/>
            <w:hideMark/>
          </w:tcPr>
          <w:p w14:paraId="168DD98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0.0463</w:t>
            </w:r>
          </w:p>
        </w:tc>
        <w:tc>
          <w:tcPr>
            <w:tcW w:w="0" w:type="auto"/>
            <w:hideMark/>
          </w:tcPr>
          <w:p w14:paraId="5ADE5F4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Yes</w:t>
            </w:r>
          </w:p>
        </w:tc>
      </w:tr>
      <w:tr w:rsidR="000A26C8" w:rsidRPr="00BC1B1B" w14:paraId="0DA71085"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24ACF98"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Work_Enjoyment</w:t>
            </w:r>
            <w:proofErr w:type="spellEnd"/>
          </w:p>
        </w:tc>
        <w:tc>
          <w:tcPr>
            <w:tcW w:w="0" w:type="auto"/>
            <w:hideMark/>
          </w:tcPr>
          <w:p w14:paraId="4B0AC5E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3.92</w:t>
            </w:r>
          </w:p>
        </w:tc>
        <w:tc>
          <w:tcPr>
            <w:tcW w:w="0" w:type="auto"/>
            <w:hideMark/>
          </w:tcPr>
          <w:p w14:paraId="7756CD9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3.00</w:t>
            </w:r>
          </w:p>
        </w:tc>
        <w:tc>
          <w:tcPr>
            <w:tcW w:w="0" w:type="auto"/>
            <w:hideMark/>
          </w:tcPr>
          <w:p w14:paraId="5818F251"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0.92</w:t>
            </w:r>
          </w:p>
        </w:tc>
        <w:tc>
          <w:tcPr>
            <w:tcW w:w="0" w:type="auto"/>
            <w:hideMark/>
          </w:tcPr>
          <w:p w14:paraId="5014E19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1.90</w:t>
            </w:r>
          </w:p>
        </w:tc>
        <w:tc>
          <w:tcPr>
            <w:tcW w:w="0" w:type="auto"/>
            <w:hideMark/>
          </w:tcPr>
          <w:p w14:paraId="4C1E773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0.0926</w:t>
            </w:r>
          </w:p>
        </w:tc>
        <w:tc>
          <w:tcPr>
            <w:tcW w:w="0" w:type="auto"/>
            <w:hideMark/>
          </w:tcPr>
          <w:p w14:paraId="47CFE59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24B6E81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1892B"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Creativity</w:t>
            </w:r>
            <w:proofErr w:type="spellEnd"/>
          </w:p>
        </w:tc>
        <w:tc>
          <w:tcPr>
            <w:tcW w:w="0" w:type="auto"/>
            <w:hideMark/>
          </w:tcPr>
          <w:p w14:paraId="5068221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3.65</w:t>
            </w:r>
          </w:p>
        </w:tc>
        <w:tc>
          <w:tcPr>
            <w:tcW w:w="0" w:type="auto"/>
            <w:hideMark/>
          </w:tcPr>
          <w:p w14:paraId="45EFD22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14:paraId="1C5DCBD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0.78</w:t>
            </w:r>
          </w:p>
        </w:tc>
        <w:tc>
          <w:tcPr>
            <w:tcW w:w="0" w:type="auto"/>
            <w:hideMark/>
          </w:tcPr>
          <w:p w14:paraId="55615D8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2.08</w:t>
            </w:r>
          </w:p>
        </w:tc>
        <w:tc>
          <w:tcPr>
            <w:tcW w:w="0" w:type="auto"/>
            <w:hideMark/>
          </w:tcPr>
          <w:p w14:paraId="134EECC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0.0668</w:t>
            </w:r>
          </w:p>
        </w:tc>
        <w:tc>
          <w:tcPr>
            <w:tcW w:w="0" w:type="auto"/>
            <w:hideMark/>
          </w:tcPr>
          <w:p w14:paraId="55DD4542"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0B76AFBD"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7F1AE04"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Qualified_Personnel</w:t>
            </w:r>
            <w:proofErr w:type="spellEnd"/>
          </w:p>
        </w:tc>
        <w:tc>
          <w:tcPr>
            <w:tcW w:w="0" w:type="auto"/>
            <w:hideMark/>
          </w:tcPr>
          <w:p w14:paraId="2DADA12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3.37</w:t>
            </w:r>
          </w:p>
        </w:tc>
        <w:tc>
          <w:tcPr>
            <w:tcW w:w="0" w:type="auto"/>
            <w:hideMark/>
          </w:tcPr>
          <w:p w14:paraId="790B220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2.62</w:t>
            </w:r>
          </w:p>
        </w:tc>
        <w:tc>
          <w:tcPr>
            <w:tcW w:w="0" w:type="auto"/>
            <w:hideMark/>
          </w:tcPr>
          <w:p w14:paraId="3B24C1AE"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0.74</w:t>
            </w:r>
          </w:p>
        </w:tc>
        <w:tc>
          <w:tcPr>
            <w:tcW w:w="0" w:type="auto"/>
            <w:hideMark/>
          </w:tcPr>
          <w:p w14:paraId="0C26FBF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2.14</w:t>
            </w:r>
          </w:p>
        </w:tc>
        <w:tc>
          <w:tcPr>
            <w:tcW w:w="0" w:type="auto"/>
            <w:hideMark/>
          </w:tcPr>
          <w:p w14:paraId="4E9CFEB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0.0603</w:t>
            </w:r>
          </w:p>
        </w:tc>
        <w:tc>
          <w:tcPr>
            <w:tcW w:w="0" w:type="auto"/>
            <w:hideMark/>
          </w:tcPr>
          <w:p w14:paraId="77E446A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2E90B696"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094F0" w14:textId="77777777" w:rsidR="000A26C8" w:rsidRPr="00BC1B1B" w:rsidRDefault="000A26C8" w:rsidP="007E136D">
            <w:pPr>
              <w:autoSpaceDE w:val="0"/>
              <w:autoSpaceDN w:val="0"/>
              <w:adjustRightInd w:val="0"/>
              <w:spacing w:after="0" w:line="240" w:lineRule="auto"/>
              <w:jc w:val="both"/>
              <w:rPr>
                <w:rFonts w:ascii="Arial" w:hAnsi="Arial" w:cs="Arial"/>
                <w:lang w:val="es-419"/>
              </w:rPr>
            </w:pPr>
            <w:r w:rsidRPr="00BC1B1B">
              <w:rPr>
                <w:rFonts w:ascii="Arial" w:hAnsi="Arial" w:cs="Arial"/>
                <w:lang w:val="es-419"/>
              </w:rPr>
              <w:t>Performance</w:t>
            </w:r>
          </w:p>
        </w:tc>
        <w:tc>
          <w:tcPr>
            <w:tcW w:w="0" w:type="auto"/>
            <w:hideMark/>
          </w:tcPr>
          <w:p w14:paraId="3F9EACA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3.88</w:t>
            </w:r>
          </w:p>
        </w:tc>
        <w:tc>
          <w:tcPr>
            <w:tcW w:w="0" w:type="auto"/>
            <w:hideMark/>
          </w:tcPr>
          <w:p w14:paraId="4551767A"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3.25</w:t>
            </w:r>
          </w:p>
        </w:tc>
        <w:tc>
          <w:tcPr>
            <w:tcW w:w="0" w:type="auto"/>
            <w:hideMark/>
          </w:tcPr>
          <w:p w14:paraId="613B05E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0.63</w:t>
            </w:r>
          </w:p>
        </w:tc>
        <w:tc>
          <w:tcPr>
            <w:tcW w:w="0" w:type="auto"/>
            <w:hideMark/>
          </w:tcPr>
          <w:p w14:paraId="305F4C9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1.85</w:t>
            </w:r>
          </w:p>
        </w:tc>
        <w:tc>
          <w:tcPr>
            <w:tcW w:w="0" w:type="auto"/>
            <w:hideMark/>
          </w:tcPr>
          <w:p w14:paraId="530ACBA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0.0953</w:t>
            </w:r>
          </w:p>
        </w:tc>
        <w:tc>
          <w:tcPr>
            <w:tcW w:w="0" w:type="auto"/>
            <w:hideMark/>
          </w:tcPr>
          <w:p w14:paraId="6033640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7A86ED21"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0B956C3"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Team_Trust</w:t>
            </w:r>
            <w:proofErr w:type="spellEnd"/>
          </w:p>
        </w:tc>
        <w:tc>
          <w:tcPr>
            <w:tcW w:w="0" w:type="auto"/>
            <w:hideMark/>
          </w:tcPr>
          <w:p w14:paraId="6142282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2.86</w:t>
            </w:r>
          </w:p>
        </w:tc>
        <w:tc>
          <w:tcPr>
            <w:tcW w:w="0" w:type="auto"/>
            <w:hideMark/>
          </w:tcPr>
          <w:p w14:paraId="420ADAD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2.25</w:t>
            </w:r>
          </w:p>
        </w:tc>
        <w:tc>
          <w:tcPr>
            <w:tcW w:w="0" w:type="auto"/>
            <w:hideMark/>
          </w:tcPr>
          <w:p w14:paraId="357AA01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0.61</w:t>
            </w:r>
          </w:p>
        </w:tc>
        <w:tc>
          <w:tcPr>
            <w:tcW w:w="0" w:type="auto"/>
            <w:hideMark/>
          </w:tcPr>
          <w:p w14:paraId="3C5D0D8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2.20</w:t>
            </w:r>
          </w:p>
        </w:tc>
        <w:tc>
          <w:tcPr>
            <w:tcW w:w="0" w:type="auto"/>
            <w:hideMark/>
          </w:tcPr>
          <w:p w14:paraId="58DC556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0.0516</w:t>
            </w:r>
          </w:p>
        </w:tc>
        <w:tc>
          <w:tcPr>
            <w:tcW w:w="0" w:type="auto"/>
            <w:hideMark/>
          </w:tcPr>
          <w:p w14:paraId="17C4F8B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784D1086"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40AF8"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Knowledge_AboutRole</w:t>
            </w:r>
            <w:proofErr w:type="spellEnd"/>
          </w:p>
        </w:tc>
        <w:tc>
          <w:tcPr>
            <w:tcW w:w="0" w:type="auto"/>
            <w:hideMark/>
          </w:tcPr>
          <w:p w14:paraId="3E6588D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3.04</w:t>
            </w:r>
          </w:p>
        </w:tc>
        <w:tc>
          <w:tcPr>
            <w:tcW w:w="0" w:type="auto"/>
            <w:hideMark/>
          </w:tcPr>
          <w:p w14:paraId="584045A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3.62</w:t>
            </w:r>
          </w:p>
        </w:tc>
        <w:tc>
          <w:tcPr>
            <w:tcW w:w="0" w:type="auto"/>
            <w:hideMark/>
          </w:tcPr>
          <w:p w14:paraId="34BDCAF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-0.58</w:t>
            </w:r>
          </w:p>
        </w:tc>
        <w:tc>
          <w:tcPr>
            <w:tcW w:w="0" w:type="auto"/>
            <w:hideMark/>
          </w:tcPr>
          <w:p w14:paraId="701FA298"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-1.70</w:t>
            </w:r>
          </w:p>
        </w:tc>
        <w:tc>
          <w:tcPr>
            <w:tcW w:w="0" w:type="auto"/>
            <w:hideMark/>
          </w:tcPr>
          <w:p w14:paraId="08AD84A7"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0.1242</w:t>
            </w:r>
          </w:p>
        </w:tc>
        <w:tc>
          <w:tcPr>
            <w:tcW w:w="0" w:type="auto"/>
            <w:hideMark/>
          </w:tcPr>
          <w:p w14:paraId="03C6AFA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1D6B5E9C"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F7FDEBD"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lastRenderedPageBreak/>
              <w:t>Confidence_Level</w:t>
            </w:r>
            <w:proofErr w:type="spellEnd"/>
          </w:p>
        </w:tc>
        <w:tc>
          <w:tcPr>
            <w:tcW w:w="0" w:type="auto"/>
            <w:hideMark/>
          </w:tcPr>
          <w:p w14:paraId="2790CE7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3.43</w:t>
            </w:r>
          </w:p>
        </w:tc>
        <w:tc>
          <w:tcPr>
            <w:tcW w:w="0" w:type="auto"/>
            <w:hideMark/>
          </w:tcPr>
          <w:p w14:paraId="794D1127"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14:paraId="1C97FD4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0.55</w:t>
            </w:r>
          </w:p>
        </w:tc>
        <w:tc>
          <w:tcPr>
            <w:tcW w:w="0" w:type="auto"/>
            <w:hideMark/>
          </w:tcPr>
          <w:p w14:paraId="0DDC6D3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2.19</w:t>
            </w:r>
          </w:p>
        </w:tc>
        <w:tc>
          <w:tcPr>
            <w:tcW w:w="0" w:type="auto"/>
            <w:hideMark/>
          </w:tcPr>
          <w:p w14:paraId="5C571B2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0.0517</w:t>
            </w:r>
          </w:p>
        </w:tc>
        <w:tc>
          <w:tcPr>
            <w:tcW w:w="0" w:type="auto"/>
            <w:hideMark/>
          </w:tcPr>
          <w:p w14:paraId="14B9227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6A5782A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94F6E"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Communication_With_Peers</w:t>
            </w:r>
            <w:proofErr w:type="spellEnd"/>
          </w:p>
        </w:tc>
        <w:tc>
          <w:tcPr>
            <w:tcW w:w="0" w:type="auto"/>
            <w:hideMark/>
          </w:tcPr>
          <w:p w14:paraId="5508F0B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2.92</w:t>
            </w:r>
          </w:p>
        </w:tc>
        <w:tc>
          <w:tcPr>
            <w:tcW w:w="0" w:type="auto"/>
            <w:hideMark/>
          </w:tcPr>
          <w:p w14:paraId="5308BBA8"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2.38</w:t>
            </w:r>
          </w:p>
        </w:tc>
        <w:tc>
          <w:tcPr>
            <w:tcW w:w="0" w:type="auto"/>
            <w:hideMark/>
          </w:tcPr>
          <w:p w14:paraId="111407E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0.54</w:t>
            </w:r>
          </w:p>
        </w:tc>
        <w:tc>
          <w:tcPr>
            <w:tcW w:w="0" w:type="auto"/>
            <w:hideMark/>
          </w:tcPr>
          <w:p w14:paraId="4880FE8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1.87</w:t>
            </w:r>
          </w:p>
        </w:tc>
        <w:tc>
          <w:tcPr>
            <w:tcW w:w="0" w:type="auto"/>
            <w:hideMark/>
          </w:tcPr>
          <w:p w14:paraId="17B0EB9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0.0899</w:t>
            </w:r>
          </w:p>
        </w:tc>
        <w:tc>
          <w:tcPr>
            <w:tcW w:w="0" w:type="auto"/>
            <w:hideMark/>
          </w:tcPr>
          <w:p w14:paraId="794BC1D2"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7B41334D"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A3D54E8"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Personal_Relationships_Perf</w:t>
            </w:r>
            <w:proofErr w:type="spellEnd"/>
          </w:p>
        </w:tc>
        <w:tc>
          <w:tcPr>
            <w:tcW w:w="0" w:type="auto"/>
            <w:hideMark/>
          </w:tcPr>
          <w:p w14:paraId="5DEF203F"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3.59</w:t>
            </w:r>
          </w:p>
        </w:tc>
        <w:tc>
          <w:tcPr>
            <w:tcW w:w="0" w:type="auto"/>
            <w:hideMark/>
          </w:tcPr>
          <w:p w14:paraId="39B4F42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4.12</w:t>
            </w:r>
          </w:p>
        </w:tc>
        <w:tc>
          <w:tcPr>
            <w:tcW w:w="0" w:type="auto"/>
            <w:hideMark/>
          </w:tcPr>
          <w:p w14:paraId="6E07E2F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-0.53</w:t>
            </w:r>
          </w:p>
        </w:tc>
        <w:tc>
          <w:tcPr>
            <w:tcW w:w="0" w:type="auto"/>
            <w:hideMark/>
          </w:tcPr>
          <w:p w14:paraId="3F9A492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-1.40</w:t>
            </w:r>
          </w:p>
        </w:tc>
        <w:tc>
          <w:tcPr>
            <w:tcW w:w="0" w:type="auto"/>
            <w:hideMark/>
          </w:tcPr>
          <w:p w14:paraId="1CF49AD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0.1932</w:t>
            </w:r>
          </w:p>
        </w:tc>
        <w:tc>
          <w:tcPr>
            <w:tcW w:w="0" w:type="auto"/>
            <w:hideMark/>
          </w:tcPr>
          <w:p w14:paraId="6EE5A6E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3FC19CE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9F827"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Conflict_Relationships</w:t>
            </w:r>
            <w:proofErr w:type="spellEnd"/>
          </w:p>
        </w:tc>
        <w:tc>
          <w:tcPr>
            <w:tcW w:w="0" w:type="auto"/>
            <w:hideMark/>
          </w:tcPr>
          <w:p w14:paraId="0991A84B"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2.41</w:t>
            </w:r>
          </w:p>
        </w:tc>
        <w:tc>
          <w:tcPr>
            <w:tcW w:w="0" w:type="auto"/>
            <w:hideMark/>
          </w:tcPr>
          <w:p w14:paraId="33F1FA9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14:paraId="65277FA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-0.47</w:t>
            </w:r>
          </w:p>
        </w:tc>
        <w:tc>
          <w:tcPr>
            <w:tcW w:w="0" w:type="auto"/>
            <w:hideMark/>
          </w:tcPr>
          <w:p w14:paraId="3758C26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-1.00</w:t>
            </w:r>
          </w:p>
        </w:tc>
        <w:tc>
          <w:tcPr>
            <w:tcW w:w="0" w:type="auto"/>
            <w:hideMark/>
          </w:tcPr>
          <w:p w14:paraId="63267448"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0.3433</w:t>
            </w:r>
          </w:p>
        </w:tc>
        <w:tc>
          <w:tcPr>
            <w:tcW w:w="0" w:type="auto"/>
            <w:hideMark/>
          </w:tcPr>
          <w:p w14:paraId="5547D4F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7D8AD8B6"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1AE662D"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Stress_Level</w:t>
            </w:r>
            <w:proofErr w:type="spellEnd"/>
          </w:p>
        </w:tc>
        <w:tc>
          <w:tcPr>
            <w:tcW w:w="0" w:type="auto"/>
            <w:hideMark/>
          </w:tcPr>
          <w:p w14:paraId="1A928EA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2.55</w:t>
            </w:r>
          </w:p>
        </w:tc>
        <w:tc>
          <w:tcPr>
            <w:tcW w:w="0" w:type="auto"/>
            <w:hideMark/>
          </w:tcPr>
          <w:p w14:paraId="0377B9B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3.00</w:t>
            </w:r>
          </w:p>
        </w:tc>
        <w:tc>
          <w:tcPr>
            <w:tcW w:w="0" w:type="auto"/>
            <w:hideMark/>
          </w:tcPr>
          <w:p w14:paraId="231CADE6"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-0.45</w:t>
            </w:r>
          </w:p>
        </w:tc>
        <w:tc>
          <w:tcPr>
            <w:tcW w:w="0" w:type="auto"/>
            <w:hideMark/>
          </w:tcPr>
          <w:p w14:paraId="1E48132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-1.08</w:t>
            </w:r>
          </w:p>
        </w:tc>
        <w:tc>
          <w:tcPr>
            <w:tcW w:w="0" w:type="auto"/>
            <w:hideMark/>
          </w:tcPr>
          <w:p w14:paraId="4E141E7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0.3058</w:t>
            </w:r>
          </w:p>
        </w:tc>
        <w:tc>
          <w:tcPr>
            <w:tcW w:w="0" w:type="auto"/>
            <w:hideMark/>
          </w:tcPr>
          <w:p w14:paraId="74E12D11"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0D884499"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A8C1EA"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Concentration</w:t>
            </w:r>
            <w:proofErr w:type="spellEnd"/>
          </w:p>
        </w:tc>
        <w:tc>
          <w:tcPr>
            <w:tcW w:w="0" w:type="auto"/>
            <w:hideMark/>
          </w:tcPr>
          <w:p w14:paraId="2F241B5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3.80</w:t>
            </w:r>
          </w:p>
        </w:tc>
        <w:tc>
          <w:tcPr>
            <w:tcW w:w="0" w:type="auto"/>
            <w:hideMark/>
          </w:tcPr>
          <w:p w14:paraId="17393FE2"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3.38</w:t>
            </w:r>
          </w:p>
        </w:tc>
        <w:tc>
          <w:tcPr>
            <w:tcW w:w="0" w:type="auto"/>
            <w:hideMark/>
          </w:tcPr>
          <w:p w14:paraId="0A5476D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0.42</w:t>
            </w:r>
          </w:p>
        </w:tc>
        <w:tc>
          <w:tcPr>
            <w:tcW w:w="0" w:type="auto"/>
            <w:hideMark/>
          </w:tcPr>
          <w:p w14:paraId="655F5F8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1.22</w:t>
            </w:r>
          </w:p>
        </w:tc>
        <w:tc>
          <w:tcPr>
            <w:tcW w:w="0" w:type="auto"/>
            <w:hideMark/>
          </w:tcPr>
          <w:p w14:paraId="16E1C1C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0.2539</w:t>
            </w:r>
          </w:p>
        </w:tc>
        <w:tc>
          <w:tcPr>
            <w:tcW w:w="0" w:type="auto"/>
            <w:hideMark/>
          </w:tcPr>
          <w:p w14:paraId="6DD48892"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53FE765D"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FBC694A"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Time_Management</w:t>
            </w:r>
            <w:proofErr w:type="spellEnd"/>
          </w:p>
        </w:tc>
        <w:tc>
          <w:tcPr>
            <w:tcW w:w="0" w:type="auto"/>
            <w:hideMark/>
          </w:tcPr>
          <w:p w14:paraId="3A200F3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3.92</w:t>
            </w:r>
          </w:p>
        </w:tc>
        <w:tc>
          <w:tcPr>
            <w:tcW w:w="0" w:type="auto"/>
            <w:hideMark/>
          </w:tcPr>
          <w:p w14:paraId="7AF4172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3.50</w:t>
            </w:r>
          </w:p>
        </w:tc>
        <w:tc>
          <w:tcPr>
            <w:tcW w:w="0" w:type="auto"/>
            <w:hideMark/>
          </w:tcPr>
          <w:p w14:paraId="012833A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0.42</w:t>
            </w:r>
          </w:p>
        </w:tc>
        <w:tc>
          <w:tcPr>
            <w:tcW w:w="0" w:type="auto"/>
            <w:hideMark/>
          </w:tcPr>
          <w:p w14:paraId="7E51EEB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1.38</w:t>
            </w:r>
          </w:p>
        </w:tc>
        <w:tc>
          <w:tcPr>
            <w:tcW w:w="0" w:type="auto"/>
            <w:hideMark/>
          </w:tcPr>
          <w:p w14:paraId="2840086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0.1936</w:t>
            </w:r>
          </w:p>
        </w:tc>
        <w:tc>
          <w:tcPr>
            <w:tcW w:w="0" w:type="auto"/>
            <w:hideMark/>
          </w:tcPr>
          <w:p w14:paraId="3B8E0FB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4C0844EA"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FAA2B"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Work_Interest</w:t>
            </w:r>
            <w:proofErr w:type="spellEnd"/>
          </w:p>
        </w:tc>
        <w:tc>
          <w:tcPr>
            <w:tcW w:w="0" w:type="auto"/>
            <w:hideMark/>
          </w:tcPr>
          <w:p w14:paraId="4800326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3.37</w:t>
            </w:r>
          </w:p>
        </w:tc>
        <w:tc>
          <w:tcPr>
            <w:tcW w:w="0" w:type="auto"/>
            <w:hideMark/>
          </w:tcPr>
          <w:p w14:paraId="4A9A59C8"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3.00</w:t>
            </w:r>
          </w:p>
        </w:tc>
        <w:tc>
          <w:tcPr>
            <w:tcW w:w="0" w:type="auto"/>
            <w:hideMark/>
          </w:tcPr>
          <w:p w14:paraId="1E73289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0.37</w:t>
            </w:r>
          </w:p>
        </w:tc>
        <w:tc>
          <w:tcPr>
            <w:tcW w:w="0" w:type="auto"/>
            <w:hideMark/>
          </w:tcPr>
          <w:p w14:paraId="42EA22D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1.01</w:t>
            </w:r>
          </w:p>
        </w:tc>
        <w:tc>
          <w:tcPr>
            <w:tcW w:w="0" w:type="auto"/>
            <w:hideMark/>
          </w:tcPr>
          <w:p w14:paraId="2B4886F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0.3352</w:t>
            </w:r>
          </w:p>
        </w:tc>
        <w:tc>
          <w:tcPr>
            <w:tcW w:w="0" w:type="auto"/>
            <w:hideMark/>
          </w:tcPr>
          <w:p w14:paraId="186DEC2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5AA9774A"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7448B52C"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Boredom</w:t>
            </w:r>
            <w:proofErr w:type="spellEnd"/>
          </w:p>
        </w:tc>
        <w:tc>
          <w:tcPr>
            <w:tcW w:w="0" w:type="auto"/>
            <w:hideMark/>
          </w:tcPr>
          <w:p w14:paraId="245B55F7"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2.53</w:t>
            </w:r>
          </w:p>
        </w:tc>
        <w:tc>
          <w:tcPr>
            <w:tcW w:w="0" w:type="auto"/>
            <w:hideMark/>
          </w:tcPr>
          <w:p w14:paraId="5EFDBDA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14:paraId="47623A4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-0.34</w:t>
            </w:r>
          </w:p>
        </w:tc>
        <w:tc>
          <w:tcPr>
            <w:tcW w:w="0" w:type="auto"/>
            <w:hideMark/>
          </w:tcPr>
          <w:p w14:paraId="1E6200D2"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-1.28</w:t>
            </w:r>
          </w:p>
        </w:tc>
        <w:tc>
          <w:tcPr>
            <w:tcW w:w="0" w:type="auto"/>
            <w:hideMark/>
          </w:tcPr>
          <w:p w14:paraId="30C6420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0.2206</w:t>
            </w:r>
          </w:p>
        </w:tc>
        <w:tc>
          <w:tcPr>
            <w:tcW w:w="0" w:type="auto"/>
            <w:hideMark/>
          </w:tcPr>
          <w:p w14:paraId="40DF8977"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0C688D0E"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242A7"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Comfort</w:t>
            </w:r>
            <w:proofErr w:type="spellEnd"/>
          </w:p>
        </w:tc>
        <w:tc>
          <w:tcPr>
            <w:tcW w:w="0" w:type="auto"/>
            <w:hideMark/>
          </w:tcPr>
          <w:p w14:paraId="18D3C24F"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4.45</w:t>
            </w:r>
          </w:p>
        </w:tc>
        <w:tc>
          <w:tcPr>
            <w:tcW w:w="0" w:type="auto"/>
            <w:hideMark/>
          </w:tcPr>
          <w:p w14:paraId="0ED208AD"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4.12</w:t>
            </w:r>
          </w:p>
        </w:tc>
        <w:tc>
          <w:tcPr>
            <w:tcW w:w="0" w:type="auto"/>
            <w:hideMark/>
          </w:tcPr>
          <w:p w14:paraId="2AA37C43"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0.32</w:t>
            </w:r>
          </w:p>
        </w:tc>
        <w:tc>
          <w:tcPr>
            <w:tcW w:w="0" w:type="auto"/>
            <w:hideMark/>
          </w:tcPr>
          <w:p w14:paraId="5CE2DEA5"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2.01</w:t>
            </w:r>
          </w:p>
        </w:tc>
        <w:tc>
          <w:tcPr>
            <w:tcW w:w="0" w:type="auto"/>
            <w:hideMark/>
          </w:tcPr>
          <w:p w14:paraId="068444A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0.0592</w:t>
            </w:r>
          </w:p>
        </w:tc>
        <w:tc>
          <w:tcPr>
            <w:tcW w:w="0" w:type="auto"/>
            <w:hideMark/>
          </w:tcPr>
          <w:p w14:paraId="1B4A4C94"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068D3FC3"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21F809E9"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Job_Loss_Fear</w:t>
            </w:r>
            <w:proofErr w:type="spellEnd"/>
          </w:p>
        </w:tc>
        <w:tc>
          <w:tcPr>
            <w:tcW w:w="0" w:type="auto"/>
            <w:hideMark/>
          </w:tcPr>
          <w:p w14:paraId="43A0EF7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2.94</w:t>
            </w:r>
          </w:p>
        </w:tc>
        <w:tc>
          <w:tcPr>
            <w:tcW w:w="0" w:type="auto"/>
            <w:hideMark/>
          </w:tcPr>
          <w:p w14:paraId="1010389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3.25</w:t>
            </w:r>
          </w:p>
        </w:tc>
        <w:tc>
          <w:tcPr>
            <w:tcW w:w="0" w:type="auto"/>
            <w:hideMark/>
          </w:tcPr>
          <w:p w14:paraId="5958032C"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-0.31</w:t>
            </w:r>
          </w:p>
        </w:tc>
        <w:tc>
          <w:tcPr>
            <w:tcW w:w="0" w:type="auto"/>
            <w:hideMark/>
          </w:tcPr>
          <w:p w14:paraId="207E94AA"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-1.10</w:t>
            </w:r>
          </w:p>
        </w:tc>
        <w:tc>
          <w:tcPr>
            <w:tcW w:w="0" w:type="auto"/>
            <w:hideMark/>
          </w:tcPr>
          <w:p w14:paraId="331A03E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0.2956</w:t>
            </w:r>
          </w:p>
        </w:tc>
        <w:tc>
          <w:tcPr>
            <w:tcW w:w="0" w:type="auto"/>
            <w:hideMark/>
          </w:tcPr>
          <w:p w14:paraId="08141C45"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32D4C2FA"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3D442"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Autonomy</w:t>
            </w:r>
            <w:proofErr w:type="spellEnd"/>
          </w:p>
        </w:tc>
        <w:tc>
          <w:tcPr>
            <w:tcW w:w="0" w:type="auto"/>
            <w:hideMark/>
          </w:tcPr>
          <w:p w14:paraId="2082DF90"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3.94</w:t>
            </w:r>
          </w:p>
        </w:tc>
        <w:tc>
          <w:tcPr>
            <w:tcW w:w="0" w:type="auto"/>
            <w:hideMark/>
          </w:tcPr>
          <w:p w14:paraId="57C76D4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3.62</w:t>
            </w:r>
          </w:p>
        </w:tc>
        <w:tc>
          <w:tcPr>
            <w:tcW w:w="0" w:type="auto"/>
            <w:hideMark/>
          </w:tcPr>
          <w:p w14:paraId="18B73D9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0.31</w:t>
            </w:r>
          </w:p>
        </w:tc>
        <w:tc>
          <w:tcPr>
            <w:tcW w:w="0" w:type="auto"/>
            <w:hideMark/>
          </w:tcPr>
          <w:p w14:paraId="48C1AD2E"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0.91</w:t>
            </w:r>
          </w:p>
        </w:tc>
        <w:tc>
          <w:tcPr>
            <w:tcW w:w="0" w:type="auto"/>
            <w:hideMark/>
          </w:tcPr>
          <w:p w14:paraId="491D9ED1"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0.3866</w:t>
            </w:r>
          </w:p>
        </w:tc>
        <w:tc>
          <w:tcPr>
            <w:tcW w:w="0" w:type="auto"/>
            <w:hideMark/>
          </w:tcPr>
          <w:p w14:paraId="1062A15A"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11CE0444"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2748BD06"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Anger_Reactions</w:t>
            </w:r>
            <w:proofErr w:type="spellEnd"/>
          </w:p>
        </w:tc>
        <w:tc>
          <w:tcPr>
            <w:tcW w:w="0" w:type="auto"/>
            <w:hideMark/>
          </w:tcPr>
          <w:p w14:paraId="2C885E9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2.65</w:t>
            </w:r>
          </w:p>
        </w:tc>
        <w:tc>
          <w:tcPr>
            <w:tcW w:w="0" w:type="auto"/>
            <w:hideMark/>
          </w:tcPr>
          <w:p w14:paraId="06A22878"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2.88</w:t>
            </w:r>
          </w:p>
        </w:tc>
        <w:tc>
          <w:tcPr>
            <w:tcW w:w="0" w:type="auto"/>
            <w:hideMark/>
          </w:tcPr>
          <w:p w14:paraId="15F73400"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-0.22</w:t>
            </w:r>
          </w:p>
        </w:tc>
        <w:tc>
          <w:tcPr>
            <w:tcW w:w="0" w:type="auto"/>
            <w:hideMark/>
          </w:tcPr>
          <w:p w14:paraId="4792A48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-0.67</w:t>
            </w:r>
          </w:p>
        </w:tc>
        <w:tc>
          <w:tcPr>
            <w:tcW w:w="0" w:type="auto"/>
            <w:hideMark/>
          </w:tcPr>
          <w:p w14:paraId="5FBE1E7D"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0.5151</w:t>
            </w:r>
          </w:p>
        </w:tc>
        <w:tc>
          <w:tcPr>
            <w:tcW w:w="0" w:type="auto"/>
            <w:hideMark/>
          </w:tcPr>
          <w:p w14:paraId="1BA486A4"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237EC28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67182"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AgileM_Efectiveness</w:t>
            </w:r>
            <w:proofErr w:type="spellEnd"/>
          </w:p>
        </w:tc>
        <w:tc>
          <w:tcPr>
            <w:tcW w:w="0" w:type="auto"/>
            <w:hideMark/>
          </w:tcPr>
          <w:p w14:paraId="6BBD42AB"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3.55</w:t>
            </w:r>
          </w:p>
        </w:tc>
        <w:tc>
          <w:tcPr>
            <w:tcW w:w="0" w:type="auto"/>
            <w:hideMark/>
          </w:tcPr>
          <w:p w14:paraId="56B38E0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3.38</w:t>
            </w:r>
          </w:p>
        </w:tc>
        <w:tc>
          <w:tcPr>
            <w:tcW w:w="0" w:type="auto"/>
            <w:hideMark/>
          </w:tcPr>
          <w:p w14:paraId="415CC91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0.18</w:t>
            </w:r>
          </w:p>
        </w:tc>
        <w:tc>
          <w:tcPr>
            <w:tcW w:w="0" w:type="auto"/>
            <w:hideMark/>
          </w:tcPr>
          <w:p w14:paraId="1F9C08D9"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0.44</w:t>
            </w:r>
          </w:p>
        </w:tc>
        <w:tc>
          <w:tcPr>
            <w:tcW w:w="0" w:type="auto"/>
            <w:hideMark/>
          </w:tcPr>
          <w:p w14:paraId="400C1FDC"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0.6711</w:t>
            </w:r>
          </w:p>
        </w:tc>
        <w:tc>
          <w:tcPr>
            <w:tcW w:w="0" w:type="auto"/>
            <w:hideMark/>
          </w:tcPr>
          <w:p w14:paraId="2C2F0926" w14:textId="77777777" w:rsidR="000A26C8" w:rsidRPr="00BC1B1B" w:rsidRDefault="000A26C8"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BC1B1B">
              <w:rPr>
                <w:rFonts w:ascii="Arial" w:hAnsi="Arial" w:cs="Arial"/>
                <w:lang w:val="es-419"/>
              </w:rPr>
              <w:t>No</w:t>
            </w:r>
          </w:p>
        </w:tc>
      </w:tr>
      <w:tr w:rsidR="000A26C8" w:rsidRPr="00BC1B1B" w14:paraId="60FB7233"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50FAB3ED" w14:textId="77777777" w:rsidR="000A26C8" w:rsidRPr="00BC1B1B" w:rsidRDefault="000A26C8" w:rsidP="007E136D">
            <w:pPr>
              <w:autoSpaceDE w:val="0"/>
              <w:autoSpaceDN w:val="0"/>
              <w:adjustRightInd w:val="0"/>
              <w:spacing w:after="0" w:line="240" w:lineRule="auto"/>
              <w:jc w:val="both"/>
              <w:rPr>
                <w:rFonts w:ascii="Arial" w:hAnsi="Arial" w:cs="Arial"/>
                <w:lang w:val="es-419"/>
              </w:rPr>
            </w:pPr>
            <w:proofErr w:type="spellStart"/>
            <w:r w:rsidRPr="00BC1B1B">
              <w:rPr>
                <w:rFonts w:ascii="Arial" w:hAnsi="Arial" w:cs="Arial"/>
                <w:lang w:val="es-419"/>
              </w:rPr>
              <w:t>Work_Life_Balance</w:t>
            </w:r>
            <w:proofErr w:type="spellEnd"/>
          </w:p>
        </w:tc>
        <w:tc>
          <w:tcPr>
            <w:tcW w:w="0" w:type="auto"/>
            <w:hideMark/>
          </w:tcPr>
          <w:p w14:paraId="3CD56BFB"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4.00</w:t>
            </w:r>
          </w:p>
        </w:tc>
        <w:tc>
          <w:tcPr>
            <w:tcW w:w="0" w:type="auto"/>
            <w:hideMark/>
          </w:tcPr>
          <w:p w14:paraId="629C50B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3.88</w:t>
            </w:r>
          </w:p>
        </w:tc>
        <w:tc>
          <w:tcPr>
            <w:tcW w:w="0" w:type="auto"/>
            <w:hideMark/>
          </w:tcPr>
          <w:p w14:paraId="21D0DF0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0.12</w:t>
            </w:r>
          </w:p>
        </w:tc>
        <w:tc>
          <w:tcPr>
            <w:tcW w:w="0" w:type="auto"/>
            <w:hideMark/>
          </w:tcPr>
          <w:p w14:paraId="65092759"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0.25</w:t>
            </w:r>
          </w:p>
        </w:tc>
        <w:tc>
          <w:tcPr>
            <w:tcW w:w="0" w:type="auto"/>
            <w:hideMark/>
          </w:tcPr>
          <w:p w14:paraId="2B375B53"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0.8107</w:t>
            </w:r>
          </w:p>
        </w:tc>
        <w:tc>
          <w:tcPr>
            <w:tcW w:w="0" w:type="auto"/>
            <w:hideMark/>
          </w:tcPr>
          <w:p w14:paraId="05B73867" w14:textId="77777777" w:rsidR="000A26C8" w:rsidRPr="00BC1B1B" w:rsidRDefault="000A26C8"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BC1B1B">
              <w:rPr>
                <w:rFonts w:ascii="Arial" w:hAnsi="Arial" w:cs="Arial"/>
                <w:lang w:val="es-419"/>
              </w:rPr>
              <w:t>No</w:t>
            </w:r>
          </w:p>
        </w:tc>
      </w:tr>
    </w:tbl>
    <w:p w14:paraId="295903DE" w14:textId="77777777" w:rsidR="000A26C8" w:rsidRPr="00FC650E" w:rsidRDefault="000A26C8" w:rsidP="000A26C8">
      <w:pPr>
        <w:autoSpaceDE w:val="0"/>
        <w:autoSpaceDN w:val="0"/>
        <w:adjustRightInd w:val="0"/>
        <w:spacing w:after="0" w:line="240" w:lineRule="auto"/>
        <w:jc w:val="both"/>
        <w:rPr>
          <w:rFonts w:ascii="Arial" w:hAnsi="Arial" w:cs="Arial"/>
          <w:sz w:val="24"/>
          <w:szCs w:val="24"/>
          <w:lang w:val="en-US"/>
        </w:rPr>
      </w:pPr>
    </w:p>
    <w:p w14:paraId="56F6205B" w14:textId="77777777" w:rsidR="000A26C8" w:rsidRPr="008A342D" w:rsidRDefault="000A26C8" w:rsidP="000A26C8">
      <w:pPr>
        <w:autoSpaceDE w:val="0"/>
        <w:autoSpaceDN w:val="0"/>
        <w:adjustRightInd w:val="0"/>
        <w:spacing w:after="0" w:line="240" w:lineRule="auto"/>
        <w:jc w:val="both"/>
        <w:rPr>
          <w:rFonts w:ascii="Arial" w:hAnsi="Arial" w:cs="Arial"/>
          <w:b/>
          <w:bCs/>
          <w:sz w:val="24"/>
          <w:szCs w:val="24"/>
          <w:lang w:val="es-419"/>
        </w:rPr>
      </w:pPr>
      <w:r w:rsidRPr="1F1470BD">
        <w:rPr>
          <w:rFonts w:ascii="Arial" w:hAnsi="Arial" w:cs="Arial"/>
          <w:b/>
          <w:bCs/>
          <w:sz w:val="24"/>
          <w:szCs w:val="24"/>
          <w:lang w:val="es-419"/>
        </w:rPr>
        <w:t xml:space="preserve">Positive </w:t>
      </w:r>
      <w:proofErr w:type="spellStart"/>
      <w:r w:rsidRPr="1F1470BD">
        <w:rPr>
          <w:rFonts w:ascii="Arial" w:hAnsi="Arial" w:cs="Arial"/>
          <w:b/>
          <w:bCs/>
          <w:sz w:val="24"/>
          <w:szCs w:val="24"/>
          <w:lang w:val="es-419"/>
        </w:rPr>
        <w:t>Effects</w:t>
      </w:r>
      <w:proofErr w:type="spellEnd"/>
      <w:r w:rsidRPr="1F1470BD">
        <w:rPr>
          <w:rFonts w:ascii="Arial" w:hAnsi="Arial" w:cs="Arial"/>
          <w:b/>
          <w:bCs/>
          <w:sz w:val="24"/>
          <w:szCs w:val="24"/>
          <w:lang w:val="es-419"/>
        </w:rPr>
        <w:t>:</w:t>
      </w:r>
    </w:p>
    <w:p w14:paraId="3B44328D"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Team Milestones (+1.34 points, p=0.0005)</w:t>
      </w:r>
    </w:p>
    <w:p w14:paraId="42542FDA"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Feedback (+1.31 points, p&lt;0.0001)</w:t>
      </w:r>
    </w:p>
    <w:p w14:paraId="32BC95DD"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Motivation (+1.30 points, p&lt;0.0001)</w:t>
      </w:r>
    </w:p>
    <w:p w14:paraId="07CE06B2"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Problem Solving (+1.30 points, p=0.0013)</w:t>
      </w:r>
    </w:p>
    <w:p w14:paraId="05E3921D"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Team Productivity (+1.23 points, p=0.0135)</w:t>
      </w:r>
    </w:p>
    <w:p w14:paraId="066925E6"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Confidence to Ask Questions (+1.16 points, p=0.0024)</w:t>
      </w:r>
    </w:p>
    <w:p w14:paraId="0ADFA759"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Trust in Superior (+1.14 points, p=0.0027)</w:t>
      </w:r>
    </w:p>
    <w:p w14:paraId="4123BD0D"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Team Influence (+1.14 points, p=0.0009)</w:t>
      </w:r>
    </w:p>
    <w:p w14:paraId="13186CA6"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Work Environment (+1.12 points, p=0.0061)</w:t>
      </w:r>
    </w:p>
    <w:p w14:paraId="2B0CD660"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Attention to Others (+1.10 points, p=0.0037)</w:t>
      </w:r>
    </w:p>
    <w:p w14:paraId="2688F1F3"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Belonging (+1.02 points, p=0.0104)</w:t>
      </w:r>
    </w:p>
    <w:p w14:paraId="6EB6BF48"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Personal Relationships (+0.78 points, p=0.0035)</w:t>
      </w:r>
    </w:p>
    <w:p w14:paraId="73D51C59"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Tasks Assignment (+0.68 points, p=0.0400)</w:t>
      </w:r>
    </w:p>
    <w:p w14:paraId="51AD7173"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Knowledge Exchange (+0.65 points, p=0.0062)</w:t>
      </w:r>
    </w:p>
    <w:p w14:paraId="05E63102"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Communication with Boss (+0.56 points, p=0.0217)</w:t>
      </w:r>
    </w:p>
    <w:p w14:paraId="6AF2C03D"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Company Appreciation (+0.48 points, p=0.0421)</w:t>
      </w:r>
    </w:p>
    <w:p w14:paraId="7DC5CBEF" w14:textId="77777777" w:rsidR="000A26C8" w:rsidRPr="008A342D" w:rsidRDefault="000A26C8" w:rsidP="003A1AEA">
      <w:pPr>
        <w:numPr>
          <w:ilvl w:val="0"/>
          <w:numId w:val="10"/>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higher Flexibility (+0.34 points, p=0.0463)</w:t>
      </w:r>
    </w:p>
    <w:p w14:paraId="282D7FB2" w14:textId="77777777" w:rsidR="000A26C8" w:rsidRPr="008A342D" w:rsidRDefault="000A26C8" w:rsidP="000A26C8">
      <w:pPr>
        <w:autoSpaceDE w:val="0"/>
        <w:autoSpaceDN w:val="0"/>
        <w:adjustRightInd w:val="0"/>
        <w:spacing w:after="0" w:line="240" w:lineRule="auto"/>
        <w:jc w:val="both"/>
        <w:rPr>
          <w:rFonts w:ascii="Arial" w:hAnsi="Arial" w:cs="Arial"/>
          <w:b/>
          <w:bCs/>
          <w:sz w:val="24"/>
          <w:szCs w:val="24"/>
          <w:lang w:val="es-419"/>
        </w:rPr>
      </w:pPr>
      <w:r w:rsidRPr="008A342D">
        <w:rPr>
          <w:rFonts w:ascii="Arial" w:hAnsi="Arial" w:cs="Arial"/>
          <w:b/>
          <w:bCs/>
          <w:sz w:val="24"/>
          <w:szCs w:val="24"/>
          <w:lang w:val="es-419"/>
        </w:rPr>
        <w:t xml:space="preserve">Negative </w:t>
      </w:r>
      <w:proofErr w:type="spellStart"/>
      <w:r w:rsidRPr="008A342D">
        <w:rPr>
          <w:rFonts w:ascii="Arial" w:hAnsi="Arial" w:cs="Arial"/>
          <w:b/>
          <w:bCs/>
          <w:sz w:val="24"/>
          <w:szCs w:val="24"/>
          <w:lang w:val="es-419"/>
        </w:rPr>
        <w:t>Effects</w:t>
      </w:r>
      <w:proofErr w:type="spellEnd"/>
      <w:r w:rsidRPr="008A342D">
        <w:rPr>
          <w:rFonts w:ascii="Arial" w:hAnsi="Arial" w:cs="Arial"/>
          <w:b/>
          <w:bCs/>
          <w:sz w:val="24"/>
          <w:szCs w:val="24"/>
          <w:lang w:val="es-419"/>
        </w:rPr>
        <w:t>:</w:t>
      </w:r>
    </w:p>
    <w:p w14:paraId="74888A7B" w14:textId="77777777" w:rsidR="000A26C8" w:rsidRPr="008A342D" w:rsidRDefault="000A26C8" w:rsidP="003A1AEA">
      <w:pPr>
        <w:numPr>
          <w:ilvl w:val="0"/>
          <w:numId w:val="1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Lack of Employee Engagement (-1.07 points, p=0.0030)</w:t>
      </w:r>
    </w:p>
    <w:p w14:paraId="35358114" w14:textId="77777777" w:rsidR="000A26C8" w:rsidRPr="008A342D" w:rsidRDefault="000A26C8" w:rsidP="003A1AEA">
      <w:pPr>
        <w:numPr>
          <w:ilvl w:val="0"/>
          <w:numId w:val="1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lastRenderedPageBreak/>
        <w:t>Significantly lower Coordination Issues (-1.04 points, p=0.0053)</w:t>
      </w:r>
    </w:p>
    <w:p w14:paraId="60A5A16C" w14:textId="77777777" w:rsidR="000A26C8" w:rsidRPr="008A342D" w:rsidRDefault="000A26C8" w:rsidP="003A1AEA">
      <w:pPr>
        <w:numPr>
          <w:ilvl w:val="0"/>
          <w:numId w:val="1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 xml:space="preserve">Significantly </w:t>
      </w:r>
      <w:r w:rsidRPr="008A342D">
        <w:rPr>
          <w:rFonts w:ascii="Arial" w:hAnsi="Arial" w:cs="Arial"/>
          <w:color w:val="FF0000"/>
          <w:sz w:val="24"/>
          <w:szCs w:val="24"/>
          <w:lang w:val="en-US"/>
        </w:rPr>
        <w:t>lower Shared Leadership</w:t>
      </w:r>
      <w:r w:rsidRPr="008A342D">
        <w:rPr>
          <w:rFonts w:ascii="Arial" w:hAnsi="Arial" w:cs="Arial"/>
          <w:sz w:val="24"/>
          <w:szCs w:val="24"/>
          <w:lang w:val="en-US"/>
        </w:rPr>
        <w:t xml:space="preserve"> (-1.00 points, p&lt;0.0001)</w:t>
      </w:r>
    </w:p>
    <w:p w14:paraId="4D2E9F2D" w14:textId="77777777" w:rsidR="000A26C8" w:rsidRPr="008A342D" w:rsidRDefault="000A26C8" w:rsidP="003A1AEA">
      <w:pPr>
        <w:numPr>
          <w:ilvl w:val="0"/>
          <w:numId w:val="1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Communication Issues (-0.94 points, p=0.0003)</w:t>
      </w:r>
    </w:p>
    <w:p w14:paraId="109D4D41" w14:textId="77777777" w:rsidR="000A26C8" w:rsidRPr="008A342D" w:rsidRDefault="000A26C8" w:rsidP="003A1AEA">
      <w:pPr>
        <w:numPr>
          <w:ilvl w:val="0"/>
          <w:numId w:val="1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 xml:space="preserve">Significantly lower </w:t>
      </w:r>
      <w:r w:rsidRPr="008A342D">
        <w:rPr>
          <w:rFonts w:ascii="Arial" w:hAnsi="Arial" w:cs="Arial"/>
          <w:color w:val="FF0000"/>
          <w:sz w:val="24"/>
          <w:szCs w:val="24"/>
          <w:lang w:val="en-US"/>
        </w:rPr>
        <w:t xml:space="preserve">Collaboration Between Team Members </w:t>
      </w:r>
      <w:r w:rsidRPr="008A342D">
        <w:rPr>
          <w:rFonts w:ascii="Arial" w:hAnsi="Arial" w:cs="Arial"/>
          <w:sz w:val="24"/>
          <w:szCs w:val="24"/>
          <w:lang w:val="en-US"/>
        </w:rPr>
        <w:t>(-0.88 points, p=0.0001)</w:t>
      </w:r>
    </w:p>
    <w:p w14:paraId="7DA96A29" w14:textId="77777777" w:rsidR="000A26C8" w:rsidRPr="008A342D" w:rsidRDefault="000A26C8" w:rsidP="003A1AEA">
      <w:pPr>
        <w:numPr>
          <w:ilvl w:val="0"/>
          <w:numId w:val="1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Frustration (-0.85 points, p=0.0167)</w:t>
      </w:r>
    </w:p>
    <w:p w14:paraId="675AA5E5" w14:textId="77777777" w:rsidR="000A26C8" w:rsidRPr="008A342D" w:rsidRDefault="000A26C8" w:rsidP="003A1AEA">
      <w:pPr>
        <w:numPr>
          <w:ilvl w:val="0"/>
          <w:numId w:val="1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Project Management Problems (-0.83 points, p=0.0020)</w:t>
      </w:r>
    </w:p>
    <w:p w14:paraId="1B9B3DE7" w14:textId="77777777" w:rsidR="000A26C8" w:rsidRPr="008A342D" w:rsidRDefault="000A26C8" w:rsidP="003A1AEA">
      <w:pPr>
        <w:numPr>
          <w:ilvl w:val="0"/>
          <w:numId w:val="1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Leadership Problems (-0.67 points, p=0.0217)</w:t>
      </w:r>
    </w:p>
    <w:p w14:paraId="2DA27620" w14:textId="77777777" w:rsidR="000A26C8" w:rsidRPr="008A342D" w:rsidRDefault="000A26C8" w:rsidP="003A1AEA">
      <w:pPr>
        <w:numPr>
          <w:ilvl w:val="0"/>
          <w:numId w:val="1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 xml:space="preserve">Significantly lower </w:t>
      </w:r>
      <w:r w:rsidRPr="008A342D">
        <w:rPr>
          <w:rFonts w:ascii="Arial" w:hAnsi="Arial" w:cs="Arial"/>
          <w:color w:val="FF0000"/>
          <w:sz w:val="24"/>
          <w:szCs w:val="24"/>
          <w:lang w:val="en-US"/>
        </w:rPr>
        <w:t xml:space="preserve">Confidence Between Team Members </w:t>
      </w:r>
      <w:r w:rsidRPr="008A342D">
        <w:rPr>
          <w:rFonts w:ascii="Arial" w:hAnsi="Arial" w:cs="Arial"/>
          <w:sz w:val="24"/>
          <w:szCs w:val="24"/>
          <w:lang w:val="en-US"/>
        </w:rPr>
        <w:t>(-0.65 points, p=0.0155)</w:t>
      </w:r>
    </w:p>
    <w:p w14:paraId="4C9A6DBC" w14:textId="77777777" w:rsidR="000A26C8" w:rsidRPr="008A342D" w:rsidRDefault="000A26C8" w:rsidP="003A1AEA">
      <w:pPr>
        <w:numPr>
          <w:ilvl w:val="0"/>
          <w:numId w:val="11"/>
        </w:numPr>
        <w:autoSpaceDE w:val="0"/>
        <w:autoSpaceDN w:val="0"/>
        <w:adjustRightInd w:val="0"/>
        <w:spacing w:after="0" w:line="240" w:lineRule="auto"/>
        <w:jc w:val="both"/>
        <w:rPr>
          <w:rFonts w:ascii="Arial" w:hAnsi="Arial" w:cs="Arial"/>
          <w:sz w:val="24"/>
          <w:szCs w:val="24"/>
          <w:lang w:val="en-US"/>
        </w:rPr>
      </w:pPr>
      <w:r w:rsidRPr="008A342D">
        <w:rPr>
          <w:rFonts w:ascii="Arial" w:hAnsi="Arial" w:cs="Arial"/>
          <w:sz w:val="24"/>
          <w:szCs w:val="24"/>
          <w:lang w:val="en-US"/>
        </w:rPr>
        <w:t>Significantly lower Task Pressure (-0.50 points, p=0.0471)</w:t>
      </w:r>
    </w:p>
    <w:p w14:paraId="22CB96FF" w14:textId="77777777" w:rsidR="000A26C8" w:rsidRPr="00B90995" w:rsidRDefault="000A26C8" w:rsidP="00971A29">
      <w:pPr>
        <w:pStyle w:val="whitespace-normal"/>
        <w:rPr>
          <w:rFonts w:ascii="Arial" w:hAnsi="Arial" w:cs="Arial"/>
          <w:lang w:val="en-US"/>
        </w:rPr>
      </w:pPr>
    </w:p>
    <w:p w14:paraId="00A47E9F" w14:textId="03F29F93" w:rsidR="00971A29" w:rsidRDefault="00971A29" w:rsidP="00971A29">
      <w:pPr>
        <w:pStyle w:val="whitespace-normal"/>
        <w:rPr>
          <w:rFonts w:ascii="Arial" w:hAnsi="Arial" w:cs="Arial"/>
          <w:lang w:val="en-US"/>
        </w:rPr>
      </w:pPr>
      <w:r w:rsidRPr="00B90995">
        <w:rPr>
          <w:rStyle w:val="Strong"/>
          <w:rFonts w:ascii="Arial" w:hAnsi="Arial" w:cs="Arial"/>
          <w:lang w:val="en-US"/>
        </w:rPr>
        <w:t xml:space="preserve">Table </w:t>
      </w:r>
      <w:r w:rsidR="009B54C6">
        <w:rPr>
          <w:rStyle w:val="Strong"/>
          <w:rFonts w:ascii="Arial" w:hAnsi="Arial" w:cs="Arial"/>
          <w:lang w:val="en-US"/>
        </w:rPr>
        <w:t>B</w:t>
      </w:r>
      <w:r w:rsidRPr="00B90995">
        <w:rPr>
          <w:rStyle w:val="Strong"/>
          <w:rFonts w:ascii="Arial" w:hAnsi="Arial" w:cs="Arial"/>
          <w:lang w:val="en-US"/>
        </w:rPr>
        <w:t>.2:</w:t>
      </w:r>
      <w:r w:rsidRPr="00B90995">
        <w:rPr>
          <w:rFonts w:ascii="Arial" w:hAnsi="Arial" w:cs="Arial"/>
          <w:lang w:val="en-US"/>
        </w:rPr>
        <w:t xml:space="preserve"> Detailed t-test results for individual contributors comparing remote-first vs. office-first conditions </w:t>
      </w:r>
    </w:p>
    <w:p w14:paraId="7D67A9B6" w14:textId="77777777" w:rsidR="000B6186" w:rsidRPr="000E02E3" w:rsidRDefault="000B6186" w:rsidP="000B6186">
      <w:pPr>
        <w:autoSpaceDE w:val="0"/>
        <w:autoSpaceDN w:val="0"/>
        <w:adjustRightInd w:val="0"/>
        <w:spacing w:after="0" w:line="240" w:lineRule="auto"/>
        <w:jc w:val="both"/>
        <w:rPr>
          <w:rFonts w:ascii="Arial" w:hAnsi="Arial" w:cs="Arial"/>
          <w:lang w:val="en-US"/>
        </w:rPr>
      </w:pPr>
    </w:p>
    <w:p w14:paraId="0CE6A7BA" w14:textId="77777777" w:rsidR="000B6186" w:rsidRPr="00FC650E" w:rsidRDefault="000B6186" w:rsidP="000B6186">
      <w:pPr>
        <w:autoSpaceDE w:val="0"/>
        <w:autoSpaceDN w:val="0"/>
        <w:adjustRightInd w:val="0"/>
        <w:spacing w:after="0" w:line="240" w:lineRule="auto"/>
        <w:jc w:val="both"/>
        <w:rPr>
          <w:rFonts w:ascii="Arial" w:hAnsi="Arial" w:cs="Arial"/>
          <w:b/>
          <w:bCs/>
          <w:sz w:val="24"/>
          <w:szCs w:val="24"/>
          <w:lang w:val="en-US"/>
        </w:rPr>
      </w:pPr>
      <w:r>
        <w:rPr>
          <w:rFonts w:ascii="Arial" w:hAnsi="Arial" w:cs="Arial"/>
          <w:b/>
          <w:bCs/>
          <w:sz w:val="24"/>
          <w:szCs w:val="24"/>
          <w:lang w:val="en-US"/>
        </w:rPr>
        <w:tab/>
      </w:r>
    </w:p>
    <w:tbl>
      <w:tblPr>
        <w:tblStyle w:val="PlainTable1"/>
        <w:tblW w:w="0" w:type="auto"/>
        <w:tblLook w:val="04A0" w:firstRow="1" w:lastRow="0" w:firstColumn="1" w:lastColumn="0" w:noHBand="0" w:noVBand="1"/>
      </w:tblPr>
      <w:tblGrid>
        <w:gridCol w:w="2991"/>
        <w:gridCol w:w="854"/>
        <w:gridCol w:w="854"/>
        <w:gridCol w:w="1067"/>
        <w:gridCol w:w="874"/>
        <w:gridCol w:w="748"/>
        <w:gridCol w:w="1106"/>
      </w:tblGrid>
      <w:tr w:rsidR="000B6186" w:rsidRPr="008E548E" w14:paraId="33E42B99"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D40BF"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Metric</w:t>
            </w:r>
            <w:proofErr w:type="spellEnd"/>
          </w:p>
        </w:tc>
        <w:tc>
          <w:tcPr>
            <w:tcW w:w="0" w:type="auto"/>
            <w:hideMark/>
          </w:tcPr>
          <w:p w14:paraId="02699F61" w14:textId="77777777" w:rsidR="000B6186" w:rsidRPr="008E548E" w:rsidRDefault="000B6186"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High Remote Mean</w:t>
            </w:r>
          </w:p>
        </w:tc>
        <w:tc>
          <w:tcPr>
            <w:tcW w:w="0" w:type="auto"/>
            <w:hideMark/>
          </w:tcPr>
          <w:p w14:paraId="2914045C" w14:textId="77777777" w:rsidR="000B6186" w:rsidRPr="008E548E" w:rsidRDefault="000B6186"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Low Remote Mean</w:t>
            </w:r>
          </w:p>
        </w:tc>
        <w:tc>
          <w:tcPr>
            <w:tcW w:w="0" w:type="auto"/>
            <w:hideMark/>
          </w:tcPr>
          <w:p w14:paraId="7FF81922" w14:textId="77777777" w:rsidR="000B6186" w:rsidRPr="008E548E" w:rsidRDefault="000B6186"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8E548E">
              <w:rPr>
                <w:rFonts w:ascii="Arial" w:hAnsi="Arial" w:cs="Arial"/>
                <w:lang w:val="es-419"/>
              </w:rPr>
              <w:t>Difference</w:t>
            </w:r>
            <w:proofErr w:type="spellEnd"/>
          </w:p>
        </w:tc>
        <w:tc>
          <w:tcPr>
            <w:tcW w:w="0" w:type="auto"/>
            <w:hideMark/>
          </w:tcPr>
          <w:p w14:paraId="6BE92AC7" w14:textId="77777777" w:rsidR="000B6186" w:rsidRPr="008E548E" w:rsidRDefault="000B6186"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t-</w:t>
            </w:r>
            <w:proofErr w:type="spellStart"/>
            <w:r w:rsidRPr="008E548E">
              <w:rPr>
                <w:rFonts w:ascii="Arial" w:hAnsi="Arial" w:cs="Arial"/>
                <w:lang w:val="es-419"/>
              </w:rPr>
              <w:t>statistic</w:t>
            </w:r>
            <w:proofErr w:type="spellEnd"/>
          </w:p>
        </w:tc>
        <w:tc>
          <w:tcPr>
            <w:tcW w:w="0" w:type="auto"/>
            <w:hideMark/>
          </w:tcPr>
          <w:p w14:paraId="6B1B1731" w14:textId="77777777" w:rsidR="000B6186" w:rsidRPr="008E548E" w:rsidRDefault="000B6186"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p-</w:t>
            </w:r>
            <w:proofErr w:type="spellStart"/>
            <w:r w:rsidRPr="008E548E">
              <w:rPr>
                <w:rFonts w:ascii="Arial" w:hAnsi="Arial" w:cs="Arial"/>
                <w:lang w:val="es-419"/>
              </w:rPr>
              <w:t>value</w:t>
            </w:r>
            <w:proofErr w:type="spellEnd"/>
          </w:p>
        </w:tc>
        <w:tc>
          <w:tcPr>
            <w:tcW w:w="0" w:type="auto"/>
            <w:hideMark/>
          </w:tcPr>
          <w:p w14:paraId="0955993B" w14:textId="77777777" w:rsidR="000B6186" w:rsidRPr="008E548E" w:rsidRDefault="000B6186"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8E548E">
              <w:rPr>
                <w:rFonts w:ascii="Arial" w:hAnsi="Arial" w:cs="Arial"/>
                <w:lang w:val="es-419"/>
              </w:rPr>
              <w:t>Significant</w:t>
            </w:r>
            <w:proofErr w:type="spellEnd"/>
          </w:p>
        </w:tc>
      </w:tr>
      <w:tr w:rsidR="000B6186" w:rsidRPr="008E548E" w14:paraId="330C766C"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96B24"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Comfort</w:t>
            </w:r>
            <w:proofErr w:type="spellEnd"/>
          </w:p>
        </w:tc>
        <w:tc>
          <w:tcPr>
            <w:tcW w:w="0" w:type="auto"/>
            <w:hideMark/>
          </w:tcPr>
          <w:p w14:paraId="0E4026C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4.62</w:t>
            </w:r>
          </w:p>
        </w:tc>
        <w:tc>
          <w:tcPr>
            <w:tcW w:w="0" w:type="auto"/>
            <w:hideMark/>
          </w:tcPr>
          <w:p w14:paraId="4E1BC2C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4.03</w:t>
            </w:r>
          </w:p>
        </w:tc>
        <w:tc>
          <w:tcPr>
            <w:tcW w:w="0" w:type="auto"/>
            <w:hideMark/>
          </w:tcPr>
          <w:p w14:paraId="1A0C587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0.59</w:t>
            </w:r>
          </w:p>
        </w:tc>
        <w:tc>
          <w:tcPr>
            <w:tcW w:w="0" w:type="auto"/>
            <w:hideMark/>
          </w:tcPr>
          <w:p w14:paraId="66AB611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3.19</w:t>
            </w:r>
          </w:p>
        </w:tc>
        <w:tc>
          <w:tcPr>
            <w:tcW w:w="0" w:type="auto"/>
            <w:hideMark/>
          </w:tcPr>
          <w:p w14:paraId="57B98E1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0.0030</w:t>
            </w:r>
          </w:p>
        </w:tc>
        <w:tc>
          <w:tcPr>
            <w:tcW w:w="0" w:type="auto"/>
            <w:hideMark/>
          </w:tcPr>
          <w:p w14:paraId="048D128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3D730AC9"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027DB9D"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Flexibility</w:t>
            </w:r>
            <w:proofErr w:type="spellEnd"/>
          </w:p>
        </w:tc>
        <w:tc>
          <w:tcPr>
            <w:tcW w:w="0" w:type="auto"/>
            <w:hideMark/>
          </w:tcPr>
          <w:p w14:paraId="1420C95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4.29</w:t>
            </w:r>
          </w:p>
        </w:tc>
        <w:tc>
          <w:tcPr>
            <w:tcW w:w="0" w:type="auto"/>
            <w:hideMark/>
          </w:tcPr>
          <w:p w14:paraId="48D9B886"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3.90</w:t>
            </w:r>
          </w:p>
        </w:tc>
        <w:tc>
          <w:tcPr>
            <w:tcW w:w="0" w:type="auto"/>
            <w:hideMark/>
          </w:tcPr>
          <w:p w14:paraId="6388B650"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0.39</w:t>
            </w:r>
          </w:p>
        </w:tc>
        <w:tc>
          <w:tcPr>
            <w:tcW w:w="0" w:type="auto"/>
            <w:hideMark/>
          </w:tcPr>
          <w:p w14:paraId="0EC711F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2.32</w:t>
            </w:r>
          </w:p>
        </w:tc>
        <w:tc>
          <w:tcPr>
            <w:tcW w:w="0" w:type="auto"/>
            <w:hideMark/>
          </w:tcPr>
          <w:p w14:paraId="0609616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0.0256</w:t>
            </w:r>
          </w:p>
        </w:tc>
        <w:tc>
          <w:tcPr>
            <w:tcW w:w="0" w:type="auto"/>
            <w:hideMark/>
          </w:tcPr>
          <w:p w14:paraId="30EADED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0CEB9309"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19B76"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Autonomy</w:t>
            </w:r>
            <w:proofErr w:type="spellEnd"/>
          </w:p>
        </w:tc>
        <w:tc>
          <w:tcPr>
            <w:tcW w:w="0" w:type="auto"/>
            <w:hideMark/>
          </w:tcPr>
          <w:p w14:paraId="7E65BA8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3.99</w:t>
            </w:r>
          </w:p>
        </w:tc>
        <w:tc>
          <w:tcPr>
            <w:tcW w:w="0" w:type="auto"/>
            <w:hideMark/>
          </w:tcPr>
          <w:p w14:paraId="1FB2DEB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3.60</w:t>
            </w:r>
          </w:p>
        </w:tc>
        <w:tc>
          <w:tcPr>
            <w:tcW w:w="0" w:type="auto"/>
            <w:hideMark/>
          </w:tcPr>
          <w:p w14:paraId="2C17AF22"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0.39</w:t>
            </w:r>
          </w:p>
        </w:tc>
        <w:tc>
          <w:tcPr>
            <w:tcW w:w="0" w:type="auto"/>
            <w:hideMark/>
          </w:tcPr>
          <w:p w14:paraId="23A6873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2.63</w:t>
            </w:r>
          </w:p>
        </w:tc>
        <w:tc>
          <w:tcPr>
            <w:tcW w:w="0" w:type="auto"/>
            <w:hideMark/>
          </w:tcPr>
          <w:p w14:paraId="469E16F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0.0115</w:t>
            </w:r>
          </w:p>
        </w:tc>
        <w:tc>
          <w:tcPr>
            <w:tcW w:w="0" w:type="auto"/>
            <w:hideMark/>
          </w:tcPr>
          <w:p w14:paraId="39E4786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078BFA01"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47479AA" w14:textId="77777777" w:rsidR="000B6186" w:rsidRPr="008E548E" w:rsidRDefault="000B6186" w:rsidP="007E136D">
            <w:pPr>
              <w:autoSpaceDE w:val="0"/>
              <w:autoSpaceDN w:val="0"/>
              <w:adjustRightInd w:val="0"/>
              <w:spacing w:after="0" w:line="240" w:lineRule="auto"/>
              <w:jc w:val="both"/>
              <w:rPr>
                <w:rFonts w:ascii="Arial" w:hAnsi="Arial" w:cs="Arial"/>
                <w:lang w:val="es-419"/>
              </w:rPr>
            </w:pPr>
            <w:r w:rsidRPr="008E548E">
              <w:rPr>
                <w:rFonts w:ascii="Arial" w:hAnsi="Arial" w:cs="Arial"/>
                <w:lang w:val="es-419"/>
              </w:rPr>
              <w:t>Performance</w:t>
            </w:r>
          </w:p>
        </w:tc>
        <w:tc>
          <w:tcPr>
            <w:tcW w:w="0" w:type="auto"/>
            <w:hideMark/>
          </w:tcPr>
          <w:p w14:paraId="436C4DD8"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3.90</w:t>
            </w:r>
          </w:p>
        </w:tc>
        <w:tc>
          <w:tcPr>
            <w:tcW w:w="0" w:type="auto"/>
            <w:hideMark/>
          </w:tcPr>
          <w:p w14:paraId="2CF31E3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3.53</w:t>
            </w:r>
          </w:p>
        </w:tc>
        <w:tc>
          <w:tcPr>
            <w:tcW w:w="0" w:type="auto"/>
            <w:hideMark/>
          </w:tcPr>
          <w:p w14:paraId="05DA765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0.37</w:t>
            </w:r>
          </w:p>
        </w:tc>
        <w:tc>
          <w:tcPr>
            <w:tcW w:w="0" w:type="auto"/>
            <w:hideMark/>
          </w:tcPr>
          <w:p w14:paraId="28FB1CC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2.31</w:t>
            </w:r>
          </w:p>
        </w:tc>
        <w:tc>
          <w:tcPr>
            <w:tcW w:w="0" w:type="auto"/>
            <w:hideMark/>
          </w:tcPr>
          <w:p w14:paraId="448C0670"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0.0256</w:t>
            </w:r>
          </w:p>
        </w:tc>
        <w:tc>
          <w:tcPr>
            <w:tcW w:w="0" w:type="auto"/>
            <w:hideMark/>
          </w:tcPr>
          <w:p w14:paraId="4ADFD21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58D8E85C"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2A193"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Confidence_Level</w:t>
            </w:r>
            <w:proofErr w:type="spellEnd"/>
          </w:p>
        </w:tc>
        <w:tc>
          <w:tcPr>
            <w:tcW w:w="0" w:type="auto"/>
            <w:hideMark/>
          </w:tcPr>
          <w:p w14:paraId="1FFD5A7F"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3.67</w:t>
            </w:r>
          </w:p>
        </w:tc>
        <w:tc>
          <w:tcPr>
            <w:tcW w:w="0" w:type="auto"/>
            <w:hideMark/>
          </w:tcPr>
          <w:p w14:paraId="558588A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3.33</w:t>
            </w:r>
          </w:p>
        </w:tc>
        <w:tc>
          <w:tcPr>
            <w:tcW w:w="0" w:type="auto"/>
            <w:hideMark/>
          </w:tcPr>
          <w:p w14:paraId="7ED8A30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0.34</w:t>
            </w:r>
          </w:p>
        </w:tc>
        <w:tc>
          <w:tcPr>
            <w:tcW w:w="0" w:type="auto"/>
            <w:hideMark/>
          </w:tcPr>
          <w:p w14:paraId="57F2D8A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2.24</w:t>
            </w:r>
          </w:p>
        </w:tc>
        <w:tc>
          <w:tcPr>
            <w:tcW w:w="0" w:type="auto"/>
            <w:hideMark/>
          </w:tcPr>
          <w:p w14:paraId="1A6F210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0.0297</w:t>
            </w:r>
          </w:p>
        </w:tc>
        <w:tc>
          <w:tcPr>
            <w:tcW w:w="0" w:type="auto"/>
            <w:hideMark/>
          </w:tcPr>
          <w:p w14:paraId="34526AD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31D76298"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456E4BF"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Creativity</w:t>
            </w:r>
            <w:proofErr w:type="spellEnd"/>
          </w:p>
        </w:tc>
        <w:tc>
          <w:tcPr>
            <w:tcW w:w="0" w:type="auto"/>
            <w:hideMark/>
          </w:tcPr>
          <w:p w14:paraId="6492264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3.81</w:t>
            </w:r>
          </w:p>
        </w:tc>
        <w:tc>
          <w:tcPr>
            <w:tcW w:w="0" w:type="auto"/>
            <w:hideMark/>
          </w:tcPr>
          <w:p w14:paraId="55D2BEF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3.47</w:t>
            </w:r>
          </w:p>
        </w:tc>
        <w:tc>
          <w:tcPr>
            <w:tcW w:w="0" w:type="auto"/>
            <w:hideMark/>
          </w:tcPr>
          <w:p w14:paraId="10F5EA4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0.34</w:t>
            </w:r>
          </w:p>
        </w:tc>
        <w:tc>
          <w:tcPr>
            <w:tcW w:w="0" w:type="auto"/>
            <w:hideMark/>
          </w:tcPr>
          <w:p w14:paraId="4529244B"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2.16</w:t>
            </w:r>
          </w:p>
        </w:tc>
        <w:tc>
          <w:tcPr>
            <w:tcW w:w="0" w:type="auto"/>
            <w:hideMark/>
          </w:tcPr>
          <w:p w14:paraId="5662392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0.0366</w:t>
            </w:r>
          </w:p>
        </w:tc>
        <w:tc>
          <w:tcPr>
            <w:tcW w:w="0" w:type="auto"/>
            <w:hideMark/>
          </w:tcPr>
          <w:p w14:paraId="1138245B"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071C240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E2927"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Problem_Solving</w:t>
            </w:r>
            <w:proofErr w:type="spellEnd"/>
          </w:p>
        </w:tc>
        <w:tc>
          <w:tcPr>
            <w:tcW w:w="0" w:type="auto"/>
            <w:hideMark/>
          </w:tcPr>
          <w:p w14:paraId="01AD7F0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3.77</w:t>
            </w:r>
          </w:p>
        </w:tc>
        <w:tc>
          <w:tcPr>
            <w:tcW w:w="0" w:type="auto"/>
            <w:hideMark/>
          </w:tcPr>
          <w:p w14:paraId="77EF22C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3.47</w:t>
            </w:r>
          </w:p>
        </w:tc>
        <w:tc>
          <w:tcPr>
            <w:tcW w:w="0" w:type="auto"/>
            <w:hideMark/>
          </w:tcPr>
          <w:p w14:paraId="2C163A70"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0.31</w:t>
            </w:r>
          </w:p>
        </w:tc>
        <w:tc>
          <w:tcPr>
            <w:tcW w:w="0" w:type="auto"/>
            <w:hideMark/>
          </w:tcPr>
          <w:p w14:paraId="6BCC94C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2.19</w:t>
            </w:r>
          </w:p>
        </w:tc>
        <w:tc>
          <w:tcPr>
            <w:tcW w:w="0" w:type="auto"/>
            <w:hideMark/>
          </w:tcPr>
          <w:p w14:paraId="2273A78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0.0340</w:t>
            </w:r>
          </w:p>
        </w:tc>
        <w:tc>
          <w:tcPr>
            <w:tcW w:w="0" w:type="auto"/>
            <w:hideMark/>
          </w:tcPr>
          <w:p w14:paraId="49EF946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3111D42F"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5D9E213D"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Leadership_Problems</w:t>
            </w:r>
            <w:proofErr w:type="spellEnd"/>
          </w:p>
        </w:tc>
        <w:tc>
          <w:tcPr>
            <w:tcW w:w="0" w:type="auto"/>
            <w:hideMark/>
          </w:tcPr>
          <w:p w14:paraId="166E0A10"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3.26</w:t>
            </w:r>
          </w:p>
        </w:tc>
        <w:tc>
          <w:tcPr>
            <w:tcW w:w="0" w:type="auto"/>
            <w:hideMark/>
          </w:tcPr>
          <w:p w14:paraId="1684C6A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2.97</w:t>
            </w:r>
          </w:p>
        </w:tc>
        <w:tc>
          <w:tcPr>
            <w:tcW w:w="0" w:type="auto"/>
            <w:hideMark/>
          </w:tcPr>
          <w:p w14:paraId="7EC6C3E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0.30</w:t>
            </w:r>
          </w:p>
        </w:tc>
        <w:tc>
          <w:tcPr>
            <w:tcW w:w="0" w:type="auto"/>
            <w:hideMark/>
          </w:tcPr>
          <w:p w14:paraId="2A561B5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2.04</w:t>
            </w:r>
          </w:p>
        </w:tc>
        <w:tc>
          <w:tcPr>
            <w:tcW w:w="0" w:type="auto"/>
            <w:hideMark/>
          </w:tcPr>
          <w:p w14:paraId="446452F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0.0464</w:t>
            </w:r>
          </w:p>
        </w:tc>
        <w:tc>
          <w:tcPr>
            <w:tcW w:w="0" w:type="auto"/>
            <w:hideMark/>
          </w:tcPr>
          <w:p w14:paraId="57CEBC12"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7D3C6CB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5DA28"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Conflict_Relationships</w:t>
            </w:r>
            <w:proofErr w:type="spellEnd"/>
          </w:p>
        </w:tc>
        <w:tc>
          <w:tcPr>
            <w:tcW w:w="0" w:type="auto"/>
            <w:hideMark/>
          </w:tcPr>
          <w:p w14:paraId="3F8EE42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2.21</w:t>
            </w:r>
          </w:p>
        </w:tc>
        <w:tc>
          <w:tcPr>
            <w:tcW w:w="0" w:type="auto"/>
            <w:hideMark/>
          </w:tcPr>
          <w:p w14:paraId="67D3B22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2.50</w:t>
            </w:r>
          </w:p>
        </w:tc>
        <w:tc>
          <w:tcPr>
            <w:tcW w:w="0" w:type="auto"/>
            <w:hideMark/>
          </w:tcPr>
          <w:p w14:paraId="3F65E03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-0.29</w:t>
            </w:r>
          </w:p>
        </w:tc>
        <w:tc>
          <w:tcPr>
            <w:tcW w:w="0" w:type="auto"/>
            <w:hideMark/>
          </w:tcPr>
          <w:p w14:paraId="4257E00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-2.02</w:t>
            </w:r>
          </w:p>
        </w:tc>
        <w:tc>
          <w:tcPr>
            <w:tcW w:w="0" w:type="auto"/>
            <w:hideMark/>
          </w:tcPr>
          <w:p w14:paraId="403AF112"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0.0490</w:t>
            </w:r>
          </w:p>
        </w:tc>
        <w:tc>
          <w:tcPr>
            <w:tcW w:w="0" w:type="auto"/>
            <w:hideMark/>
          </w:tcPr>
          <w:p w14:paraId="303F08A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Yes</w:t>
            </w:r>
          </w:p>
        </w:tc>
      </w:tr>
      <w:tr w:rsidR="000B6186" w:rsidRPr="008E548E" w14:paraId="269F9334"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224D96B"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Work_Life_Balance</w:t>
            </w:r>
            <w:proofErr w:type="spellEnd"/>
          </w:p>
        </w:tc>
        <w:tc>
          <w:tcPr>
            <w:tcW w:w="0" w:type="auto"/>
            <w:hideMark/>
          </w:tcPr>
          <w:p w14:paraId="2AB5A56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4.17</w:t>
            </w:r>
          </w:p>
        </w:tc>
        <w:tc>
          <w:tcPr>
            <w:tcW w:w="0" w:type="auto"/>
            <w:hideMark/>
          </w:tcPr>
          <w:p w14:paraId="1598325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3.77</w:t>
            </w:r>
          </w:p>
        </w:tc>
        <w:tc>
          <w:tcPr>
            <w:tcW w:w="0" w:type="auto"/>
            <w:hideMark/>
          </w:tcPr>
          <w:p w14:paraId="0AD03B7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0.40</w:t>
            </w:r>
          </w:p>
        </w:tc>
        <w:tc>
          <w:tcPr>
            <w:tcW w:w="0" w:type="auto"/>
            <w:hideMark/>
          </w:tcPr>
          <w:p w14:paraId="718590A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1.90</w:t>
            </w:r>
          </w:p>
        </w:tc>
        <w:tc>
          <w:tcPr>
            <w:tcW w:w="0" w:type="auto"/>
            <w:hideMark/>
          </w:tcPr>
          <w:p w14:paraId="2C0C3E40"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0.0640</w:t>
            </w:r>
          </w:p>
        </w:tc>
        <w:tc>
          <w:tcPr>
            <w:tcW w:w="0" w:type="auto"/>
            <w:hideMark/>
          </w:tcPr>
          <w:p w14:paraId="6CBCEB66"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1CACC7B"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F0223"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Work_Enjoyment</w:t>
            </w:r>
            <w:proofErr w:type="spellEnd"/>
          </w:p>
        </w:tc>
        <w:tc>
          <w:tcPr>
            <w:tcW w:w="0" w:type="auto"/>
            <w:hideMark/>
          </w:tcPr>
          <w:p w14:paraId="5061E72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3.99</w:t>
            </w:r>
          </w:p>
        </w:tc>
        <w:tc>
          <w:tcPr>
            <w:tcW w:w="0" w:type="auto"/>
            <w:hideMark/>
          </w:tcPr>
          <w:p w14:paraId="56EDDFB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3.63</w:t>
            </w:r>
          </w:p>
        </w:tc>
        <w:tc>
          <w:tcPr>
            <w:tcW w:w="0" w:type="auto"/>
            <w:hideMark/>
          </w:tcPr>
          <w:p w14:paraId="7EAB744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0.36</w:t>
            </w:r>
          </w:p>
        </w:tc>
        <w:tc>
          <w:tcPr>
            <w:tcW w:w="0" w:type="auto"/>
            <w:hideMark/>
          </w:tcPr>
          <w:p w14:paraId="1299702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1.77</w:t>
            </w:r>
          </w:p>
        </w:tc>
        <w:tc>
          <w:tcPr>
            <w:tcW w:w="0" w:type="auto"/>
            <w:hideMark/>
          </w:tcPr>
          <w:p w14:paraId="236FB12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0.0842</w:t>
            </w:r>
          </w:p>
        </w:tc>
        <w:tc>
          <w:tcPr>
            <w:tcW w:w="0" w:type="auto"/>
            <w:hideMark/>
          </w:tcPr>
          <w:p w14:paraId="0EECE99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5096DD29"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C13571C"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Motivation</w:t>
            </w:r>
            <w:proofErr w:type="spellEnd"/>
          </w:p>
        </w:tc>
        <w:tc>
          <w:tcPr>
            <w:tcW w:w="0" w:type="auto"/>
            <w:hideMark/>
          </w:tcPr>
          <w:p w14:paraId="1D01B18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3.70</w:t>
            </w:r>
          </w:p>
        </w:tc>
        <w:tc>
          <w:tcPr>
            <w:tcW w:w="0" w:type="auto"/>
            <w:hideMark/>
          </w:tcPr>
          <w:p w14:paraId="65035DA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3.40</w:t>
            </w:r>
          </w:p>
        </w:tc>
        <w:tc>
          <w:tcPr>
            <w:tcW w:w="0" w:type="auto"/>
            <w:hideMark/>
          </w:tcPr>
          <w:p w14:paraId="4D2CCDE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0.30</w:t>
            </w:r>
          </w:p>
        </w:tc>
        <w:tc>
          <w:tcPr>
            <w:tcW w:w="0" w:type="auto"/>
            <w:hideMark/>
          </w:tcPr>
          <w:p w14:paraId="4AE4B30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1.76</w:t>
            </w:r>
          </w:p>
        </w:tc>
        <w:tc>
          <w:tcPr>
            <w:tcW w:w="0" w:type="auto"/>
            <w:hideMark/>
          </w:tcPr>
          <w:p w14:paraId="42B5A4C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0.0850</w:t>
            </w:r>
          </w:p>
        </w:tc>
        <w:tc>
          <w:tcPr>
            <w:tcW w:w="0" w:type="auto"/>
            <w:hideMark/>
          </w:tcPr>
          <w:p w14:paraId="4D805DA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515FCD11"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F5EE3"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Coordination_Issues</w:t>
            </w:r>
            <w:proofErr w:type="spellEnd"/>
          </w:p>
        </w:tc>
        <w:tc>
          <w:tcPr>
            <w:tcW w:w="0" w:type="auto"/>
            <w:hideMark/>
          </w:tcPr>
          <w:p w14:paraId="50D80102"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3.01</w:t>
            </w:r>
          </w:p>
        </w:tc>
        <w:tc>
          <w:tcPr>
            <w:tcW w:w="0" w:type="auto"/>
            <w:hideMark/>
          </w:tcPr>
          <w:p w14:paraId="09AB7BB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2.77</w:t>
            </w:r>
          </w:p>
        </w:tc>
        <w:tc>
          <w:tcPr>
            <w:tcW w:w="0" w:type="auto"/>
            <w:hideMark/>
          </w:tcPr>
          <w:p w14:paraId="12B550E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0.25</w:t>
            </w:r>
          </w:p>
        </w:tc>
        <w:tc>
          <w:tcPr>
            <w:tcW w:w="0" w:type="auto"/>
            <w:hideMark/>
          </w:tcPr>
          <w:p w14:paraId="50EE783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1.83</w:t>
            </w:r>
          </w:p>
        </w:tc>
        <w:tc>
          <w:tcPr>
            <w:tcW w:w="0" w:type="auto"/>
            <w:hideMark/>
          </w:tcPr>
          <w:p w14:paraId="6786302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0.0727</w:t>
            </w:r>
          </w:p>
        </w:tc>
        <w:tc>
          <w:tcPr>
            <w:tcW w:w="0" w:type="auto"/>
            <w:hideMark/>
          </w:tcPr>
          <w:p w14:paraId="21F1B95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40AD4B81"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634AE130"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Personal_Relationships_Perf</w:t>
            </w:r>
            <w:proofErr w:type="spellEnd"/>
          </w:p>
        </w:tc>
        <w:tc>
          <w:tcPr>
            <w:tcW w:w="0" w:type="auto"/>
            <w:hideMark/>
          </w:tcPr>
          <w:p w14:paraId="4AADCA60"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3.38</w:t>
            </w:r>
          </w:p>
        </w:tc>
        <w:tc>
          <w:tcPr>
            <w:tcW w:w="0" w:type="auto"/>
            <w:hideMark/>
          </w:tcPr>
          <w:p w14:paraId="083999D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14:paraId="24CFCC8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0.25</w:t>
            </w:r>
          </w:p>
        </w:tc>
        <w:tc>
          <w:tcPr>
            <w:tcW w:w="0" w:type="auto"/>
            <w:hideMark/>
          </w:tcPr>
          <w:p w14:paraId="52E762A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1.41</w:t>
            </w:r>
          </w:p>
        </w:tc>
        <w:tc>
          <w:tcPr>
            <w:tcW w:w="0" w:type="auto"/>
            <w:hideMark/>
          </w:tcPr>
          <w:p w14:paraId="11C0EFF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0.1650</w:t>
            </w:r>
          </w:p>
        </w:tc>
        <w:tc>
          <w:tcPr>
            <w:tcW w:w="0" w:type="auto"/>
            <w:hideMark/>
          </w:tcPr>
          <w:p w14:paraId="31C3D41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E9019CA"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66E13"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lastRenderedPageBreak/>
              <w:t>Team_Productivity</w:t>
            </w:r>
            <w:proofErr w:type="spellEnd"/>
          </w:p>
        </w:tc>
        <w:tc>
          <w:tcPr>
            <w:tcW w:w="0" w:type="auto"/>
            <w:hideMark/>
          </w:tcPr>
          <w:p w14:paraId="6A29C36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3.74</w:t>
            </w:r>
          </w:p>
        </w:tc>
        <w:tc>
          <w:tcPr>
            <w:tcW w:w="0" w:type="auto"/>
            <w:hideMark/>
          </w:tcPr>
          <w:p w14:paraId="5F3AA4A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3.50</w:t>
            </w:r>
          </w:p>
        </w:tc>
        <w:tc>
          <w:tcPr>
            <w:tcW w:w="0" w:type="auto"/>
            <w:hideMark/>
          </w:tcPr>
          <w:p w14:paraId="67CB912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0.24</w:t>
            </w:r>
          </w:p>
        </w:tc>
        <w:tc>
          <w:tcPr>
            <w:tcW w:w="0" w:type="auto"/>
            <w:hideMark/>
          </w:tcPr>
          <w:p w14:paraId="078B7F80"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1.37</w:t>
            </w:r>
          </w:p>
        </w:tc>
        <w:tc>
          <w:tcPr>
            <w:tcW w:w="0" w:type="auto"/>
            <w:hideMark/>
          </w:tcPr>
          <w:p w14:paraId="0DA7032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0.1785</w:t>
            </w:r>
          </w:p>
        </w:tc>
        <w:tc>
          <w:tcPr>
            <w:tcW w:w="0" w:type="auto"/>
            <w:hideMark/>
          </w:tcPr>
          <w:p w14:paraId="5B31BF9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7D7D56BA"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93A1F9F"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Tasks_assignment</w:t>
            </w:r>
            <w:proofErr w:type="spellEnd"/>
          </w:p>
        </w:tc>
        <w:tc>
          <w:tcPr>
            <w:tcW w:w="0" w:type="auto"/>
            <w:hideMark/>
          </w:tcPr>
          <w:p w14:paraId="65DBC3F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3.28</w:t>
            </w:r>
          </w:p>
        </w:tc>
        <w:tc>
          <w:tcPr>
            <w:tcW w:w="0" w:type="auto"/>
            <w:hideMark/>
          </w:tcPr>
          <w:p w14:paraId="3AF8E2B2"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3.03</w:t>
            </w:r>
          </w:p>
        </w:tc>
        <w:tc>
          <w:tcPr>
            <w:tcW w:w="0" w:type="auto"/>
            <w:hideMark/>
          </w:tcPr>
          <w:p w14:paraId="791DA0F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0.24</w:t>
            </w:r>
          </w:p>
        </w:tc>
        <w:tc>
          <w:tcPr>
            <w:tcW w:w="0" w:type="auto"/>
            <w:hideMark/>
          </w:tcPr>
          <w:p w14:paraId="00B485C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1.70</w:t>
            </w:r>
          </w:p>
        </w:tc>
        <w:tc>
          <w:tcPr>
            <w:tcW w:w="0" w:type="auto"/>
            <w:hideMark/>
          </w:tcPr>
          <w:p w14:paraId="287C4A8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0.0966</w:t>
            </w:r>
          </w:p>
        </w:tc>
        <w:tc>
          <w:tcPr>
            <w:tcW w:w="0" w:type="auto"/>
            <w:hideMark/>
          </w:tcPr>
          <w:p w14:paraId="43430756"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296D259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5160E"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Qualified_Personnel</w:t>
            </w:r>
            <w:proofErr w:type="spellEnd"/>
          </w:p>
        </w:tc>
        <w:tc>
          <w:tcPr>
            <w:tcW w:w="0" w:type="auto"/>
            <w:hideMark/>
          </w:tcPr>
          <w:p w14:paraId="42DBF3E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3.37</w:t>
            </w:r>
          </w:p>
        </w:tc>
        <w:tc>
          <w:tcPr>
            <w:tcW w:w="0" w:type="auto"/>
            <w:hideMark/>
          </w:tcPr>
          <w:p w14:paraId="0B29809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14:paraId="52373B9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0.23</w:t>
            </w:r>
          </w:p>
        </w:tc>
        <w:tc>
          <w:tcPr>
            <w:tcW w:w="0" w:type="auto"/>
            <w:hideMark/>
          </w:tcPr>
          <w:p w14:paraId="2BF5A05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1.66</w:t>
            </w:r>
          </w:p>
        </w:tc>
        <w:tc>
          <w:tcPr>
            <w:tcW w:w="0" w:type="auto"/>
            <w:hideMark/>
          </w:tcPr>
          <w:p w14:paraId="091501F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0.1047</w:t>
            </w:r>
          </w:p>
        </w:tc>
        <w:tc>
          <w:tcPr>
            <w:tcW w:w="0" w:type="auto"/>
            <w:hideMark/>
          </w:tcPr>
          <w:p w14:paraId="05F880A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0233F6A0"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5B4718C5"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Job_Loss_Fear</w:t>
            </w:r>
            <w:proofErr w:type="spellEnd"/>
          </w:p>
        </w:tc>
        <w:tc>
          <w:tcPr>
            <w:tcW w:w="0" w:type="auto"/>
            <w:hideMark/>
          </w:tcPr>
          <w:p w14:paraId="518E296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2.96</w:t>
            </w:r>
          </w:p>
        </w:tc>
        <w:tc>
          <w:tcPr>
            <w:tcW w:w="0" w:type="auto"/>
            <w:hideMark/>
          </w:tcPr>
          <w:p w14:paraId="55D6A36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2.73</w:t>
            </w:r>
          </w:p>
        </w:tc>
        <w:tc>
          <w:tcPr>
            <w:tcW w:w="0" w:type="auto"/>
            <w:hideMark/>
          </w:tcPr>
          <w:p w14:paraId="2647FB4B"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0.23</w:t>
            </w:r>
          </w:p>
        </w:tc>
        <w:tc>
          <w:tcPr>
            <w:tcW w:w="0" w:type="auto"/>
            <w:hideMark/>
          </w:tcPr>
          <w:p w14:paraId="3280214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1.34</w:t>
            </w:r>
          </w:p>
        </w:tc>
        <w:tc>
          <w:tcPr>
            <w:tcW w:w="0" w:type="auto"/>
            <w:hideMark/>
          </w:tcPr>
          <w:p w14:paraId="788A2B2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0.1859</w:t>
            </w:r>
          </w:p>
        </w:tc>
        <w:tc>
          <w:tcPr>
            <w:tcW w:w="0" w:type="auto"/>
            <w:hideMark/>
          </w:tcPr>
          <w:p w14:paraId="67A6B9D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28987A0"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90E3A"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Collab_Betw_TeamMembers</w:t>
            </w:r>
            <w:proofErr w:type="spellEnd"/>
          </w:p>
        </w:tc>
        <w:tc>
          <w:tcPr>
            <w:tcW w:w="0" w:type="auto"/>
            <w:hideMark/>
          </w:tcPr>
          <w:p w14:paraId="0AF3801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3.12</w:t>
            </w:r>
          </w:p>
        </w:tc>
        <w:tc>
          <w:tcPr>
            <w:tcW w:w="0" w:type="auto"/>
            <w:hideMark/>
          </w:tcPr>
          <w:p w14:paraId="3A85EBF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2.90</w:t>
            </w:r>
          </w:p>
        </w:tc>
        <w:tc>
          <w:tcPr>
            <w:tcW w:w="0" w:type="auto"/>
            <w:hideMark/>
          </w:tcPr>
          <w:p w14:paraId="3EBA350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0.22</w:t>
            </w:r>
          </w:p>
        </w:tc>
        <w:tc>
          <w:tcPr>
            <w:tcW w:w="0" w:type="auto"/>
            <w:hideMark/>
          </w:tcPr>
          <w:p w14:paraId="08902BC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1.77</w:t>
            </w:r>
          </w:p>
        </w:tc>
        <w:tc>
          <w:tcPr>
            <w:tcW w:w="0" w:type="auto"/>
            <w:hideMark/>
          </w:tcPr>
          <w:p w14:paraId="1DEC1E8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0.0837</w:t>
            </w:r>
          </w:p>
        </w:tc>
        <w:tc>
          <w:tcPr>
            <w:tcW w:w="0" w:type="auto"/>
            <w:hideMark/>
          </w:tcPr>
          <w:p w14:paraId="065CD5F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BB78321"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6124DA9E"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Confidence_Betw_TeamMembers</w:t>
            </w:r>
            <w:proofErr w:type="spellEnd"/>
          </w:p>
        </w:tc>
        <w:tc>
          <w:tcPr>
            <w:tcW w:w="0" w:type="auto"/>
            <w:hideMark/>
          </w:tcPr>
          <w:p w14:paraId="5DE3C2E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3.24</w:t>
            </w:r>
          </w:p>
        </w:tc>
        <w:tc>
          <w:tcPr>
            <w:tcW w:w="0" w:type="auto"/>
            <w:hideMark/>
          </w:tcPr>
          <w:p w14:paraId="05B8FA2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3.03</w:t>
            </w:r>
          </w:p>
        </w:tc>
        <w:tc>
          <w:tcPr>
            <w:tcW w:w="0" w:type="auto"/>
            <w:hideMark/>
          </w:tcPr>
          <w:p w14:paraId="246162A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0.21</w:t>
            </w:r>
          </w:p>
        </w:tc>
        <w:tc>
          <w:tcPr>
            <w:tcW w:w="0" w:type="auto"/>
            <w:hideMark/>
          </w:tcPr>
          <w:p w14:paraId="4712EBF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1.58</w:t>
            </w:r>
          </w:p>
        </w:tc>
        <w:tc>
          <w:tcPr>
            <w:tcW w:w="0" w:type="auto"/>
            <w:hideMark/>
          </w:tcPr>
          <w:p w14:paraId="3BF29B1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0.1199</w:t>
            </w:r>
          </w:p>
        </w:tc>
        <w:tc>
          <w:tcPr>
            <w:tcW w:w="0" w:type="auto"/>
            <w:hideMark/>
          </w:tcPr>
          <w:p w14:paraId="6534F568"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2D57787C"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E557E"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Work_Interest</w:t>
            </w:r>
            <w:proofErr w:type="spellEnd"/>
          </w:p>
        </w:tc>
        <w:tc>
          <w:tcPr>
            <w:tcW w:w="0" w:type="auto"/>
            <w:hideMark/>
          </w:tcPr>
          <w:p w14:paraId="2E9287B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3.41</w:t>
            </w:r>
          </w:p>
        </w:tc>
        <w:tc>
          <w:tcPr>
            <w:tcW w:w="0" w:type="auto"/>
            <w:hideMark/>
          </w:tcPr>
          <w:p w14:paraId="466D08C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3.20</w:t>
            </w:r>
          </w:p>
        </w:tc>
        <w:tc>
          <w:tcPr>
            <w:tcW w:w="0" w:type="auto"/>
            <w:hideMark/>
          </w:tcPr>
          <w:p w14:paraId="5FF705A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0.21</w:t>
            </w:r>
          </w:p>
        </w:tc>
        <w:tc>
          <w:tcPr>
            <w:tcW w:w="0" w:type="auto"/>
            <w:hideMark/>
          </w:tcPr>
          <w:p w14:paraId="22A08A1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1.15</w:t>
            </w:r>
          </w:p>
        </w:tc>
        <w:tc>
          <w:tcPr>
            <w:tcW w:w="0" w:type="auto"/>
            <w:hideMark/>
          </w:tcPr>
          <w:p w14:paraId="03DE9DE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0.2578</w:t>
            </w:r>
          </w:p>
        </w:tc>
        <w:tc>
          <w:tcPr>
            <w:tcW w:w="0" w:type="auto"/>
            <w:hideMark/>
          </w:tcPr>
          <w:p w14:paraId="0E5D537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4BEC6C42"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FB603BE"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Team_Trust</w:t>
            </w:r>
            <w:proofErr w:type="spellEnd"/>
          </w:p>
        </w:tc>
        <w:tc>
          <w:tcPr>
            <w:tcW w:w="0" w:type="auto"/>
            <w:hideMark/>
          </w:tcPr>
          <w:p w14:paraId="54BA499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2.93</w:t>
            </w:r>
          </w:p>
        </w:tc>
        <w:tc>
          <w:tcPr>
            <w:tcW w:w="0" w:type="auto"/>
            <w:hideMark/>
          </w:tcPr>
          <w:p w14:paraId="09A52CB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14:paraId="20B08D8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-0.20</w:t>
            </w:r>
          </w:p>
        </w:tc>
        <w:tc>
          <w:tcPr>
            <w:tcW w:w="0" w:type="auto"/>
            <w:hideMark/>
          </w:tcPr>
          <w:p w14:paraId="3031ED8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-1.45</w:t>
            </w:r>
          </w:p>
        </w:tc>
        <w:tc>
          <w:tcPr>
            <w:tcW w:w="0" w:type="auto"/>
            <w:hideMark/>
          </w:tcPr>
          <w:p w14:paraId="06720F1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0.1540</w:t>
            </w:r>
          </w:p>
        </w:tc>
        <w:tc>
          <w:tcPr>
            <w:tcW w:w="0" w:type="auto"/>
            <w:hideMark/>
          </w:tcPr>
          <w:p w14:paraId="60B99DE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FC5BD0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1EDAD"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Personal_Relationships</w:t>
            </w:r>
            <w:proofErr w:type="spellEnd"/>
          </w:p>
        </w:tc>
        <w:tc>
          <w:tcPr>
            <w:tcW w:w="0" w:type="auto"/>
            <w:hideMark/>
          </w:tcPr>
          <w:p w14:paraId="0D07ED8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2.20</w:t>
            </w:r>
          </w:p>
        </w:tc>
        <w:tc>
          <w:tcPr>
            <w:tcW w:w="0" w:type="auto"/>
            <w:hideMark/>
          </w:tcPr>
          <w:p w14:paraId="0430FCB0"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2.40</w:t>
            </w:r>
          </w:p>
        </w:tc>
        <w:tc>
          <w:tcPr>
            <w:tcW w:w="0" w:type="auto"/>
            <w:hideMark/>
          </w:tcPr>
          <w:p w14:paraId="665AA3D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-0.20</w:t>
            </w:r>
          </w:p>
        </w:tc>
        <w:tc>
          <w:tcPr>
            <w:tcW w:w="0" w:type="auto"/>
            <w:hideMark/>
          </w:tcPr>
          <w:p w14:paraId="3E4C0F8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-1.31</w:t>
            </w:r>
          </w:p>
        </w:tc>
        <w:tc>
          <w:tcPr>
            <w:tcW w:w="0" w:type="auto"/>
            <w:hideMark/>
          </w:tcPr>
          <w:p w14:paraId="06FD60A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0.1958</w:t>
            </w:r>
          </w:p>
        </w:tc>
        <w:tc>
          <w:tcPr>
            <w:tcW w:w="0" w:type="auto"/>
            <w:hideMark/>
          </w:tcPr>
          <w:p w14:paraId="4171A4A2"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1483AAB"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FF0CD9F"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Team_Milestones</w:t>
            </w:r>
            <w:proofErr w:type="spellEnd"/>
          </w:p>
        </w:tc>
        <w:tc>
          <w:tcPr>
            <w:tcW w:w="0" w:type="auto"/>
            <w:hideMark/>
          </w:tcPr>
          <w:p w14:paraId="740D02B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3.61</w:t>
            </w:r>
          </w:p>
        </w:tc>
        <w:tc>
          <w:tcPr>
            <w:tcW w:w="0" w:type="auto"/>
            <w:hideMark/>
          </w:tcPr>
          <w:p w14:paraId="322DD19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3.43</w:t>
            </w:r>
          </w:p>
        </w:tc>
        <w:tc>
          <w:tcPr>
            <w:tcW w:w="0" w:type="auto"/>
            <w:hideMark/>
          </w:tcPr>
          <w:p w14:paraId="22CD6C3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0.18</w:t>
            </w:r>
          </w:p>
        </w:tc>
        <w:tc>
          <w:tcPr>
            <w:tcW w:w="0" w:type="auto"/>
            <w:hideMark/>
          </w:tcPr>
          <w:p w14:paraId="3DBE1B5B"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1.14</w:t>
            </w:r>
          </w:p>
        </w:tc>
        <w:tc>
          <w:tcPr>
            <w:tcW w:w="0" w:type="auto"/>
            <w:hideMark/>
          </w:tcPr>
          <w:p w14:paraId="412C389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0.2586</w:t>
            </w:r>
          </w:p>
        </w:tc>
        <w:tc>
          <w:tcPr>
            <w:tcW w:w="0" w:type="auto"/>
            <w:hideMark/>
          </w:tcPr>
          <w:p w14:paraId="5882E99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CAA1621"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F92C7"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Confidence_ToAsk_Questions</w:t>
            </w:r>
            <w:proofErr w:type="spellEnd"/>
          </w:p>
        </w:tc>
        <w:tc>
          <w:tcPr>
            <w:tcW w:w="0" w:type="auto"/>
            <w:hideMark/>
          </w:tcPr>
          <w:p w14:paraId="79AEC24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3.57</w:t>
            </w:r>
          </w:p>
        </w:tc>
        <w:tc>
          <w:tcPr>
            <w:tcW w:w="0" w:type="auto"/>
            <w:hideMark/>
          </w:tcPr>
          <w:p w14:paraId="405FB31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3.40</w:t>
            </w:r>
          </w:p>
        </w:tc>
        <w:tc>
          <w:tcPr>
            <w:tcW w:w="0" w:type="auto"/>
            <w:hideMark/>
          </w:tcPr>
          <w:p w14:paraId="3265A9D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0.17</w:t>
            </w:r>
          </w:p>
        </w:tc>
        <w:tc>
          <w:tcPr>
            <w:tcW w:w="0" w:type="auto"/>
            <w:hideMark/>
          </w:tcPr>
          <w:p w14:paraId="01321B1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1.20</w:t>
            </w:r>
          </w:p>
        </w:tc>
        <w:tc>
          <w:tcPr>
            <w:tcW w:w="0" w:type="auto"/>
            <w:hideMark/>
          </w:tcPr>
          <w:p w14:paraId="7A46F83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0.2372</w:t>
            </w:r>
          </w:p>
        </w:tc>
        <w:tc>
          <w:tcPr>
            <w:tcW w:w="0" w:type="auto"/>
            <w:hideMark/>
          </w:tcPr>
          <w:p w14:paraId="0FADE15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C90169A"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41FB5D2"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Attention_to_Others</w:t>
            </w:r>
            <w:proofErr w:type="spellEnd"/>
          </w:p>
        </w:tc>
        <w:tc>
          <w:tcPr>
            <w:tcW w:w="0" w:type="auto"/>
            <w:hideMark/>
          </w:tcPr>
          <w:p w14:paraId="0F8F1E3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2.97</w:t>
            </w:r>
          </w:p>
        </w:tc>
        <w:tc>
          <w:tcPr>
            <w:tcW w:w="0" w:type="auto"/>
            <w:hideMark/>
          </w:tcPr>
          <w:p w14:paraId="00871786"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14:paraId="599E269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-0.17</w:t>
            </w:r>
          </w:p>
        </w:tc>
        <w:tc>
          <w:tcPr>
            <w:tcW w:w="0" w:type="auto"/>
            <w:hideMark/>
          </w:tcPr>
          <w:p w14:paraId="233BC142"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-1.17</w:t>
            </w:r>
          </w:p>
        </w:tc>
        <w:tc>
          <w:tcPr>
            <w:tcW w:w="0" w:type="auto"/>
            <w:hideMark/>
          </w:tcPr>
          <w:p w14:paraId="4671C1B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0.2488</w:t>
            </w:r>
          </w:p>
        </w:tc>
        <w:tc>
          <w:tcPr>
            <w:tcW w:w="0" w:type="auto"/>
            <w:hideMark/>
          </w:tcPr>
          <w:p w14:paraId="152160E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5AF0F480"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FD5C0"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Task_Pressure</w:t>
            </w:r>
            <w:proofErr w:type="spellEnd"/>
          </w:p>
        </w:tc>
        <w:tc>
          <w:tcPr>
            <w:tcW w:w="0" w:type="auto"/>
            <w:hideMark/>
          </w:tcPr>
          <w:p w14:paraId="207835B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2.91</w:t>
            </w:r>
          </w:p>
        </w:tc>
        <w:tc>
          <w:tcPr>
            <w:tcW w:w="0" w:type="auto"/>
            <w:hideMark/>
          </w:tcPr>
          <w:p w14:paraId="3EB176D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3.07</w:t>
            </w:r>
          </w:p>
        </w:tc>
        <w:tc>
          <w:tcPr>
            <w:tcW w:w="0" w:type="auto"/>
            <w:hideMark/>
          </w:tcPr>
          <w:p w14:paraId="3928C2E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-0.16</w:t>
            </w:r>
          </w:p>
        </w:tc>
        <w:tc>
          <w:tcPr>
            <w:tcW w:w="0" w:type="auto"/>
            <w:hideMark/>
          </w:tcPr>
          <w:p w14:paraId="6BCA564F"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-1.21</w:t>
            </w:r>
          </w:p>
        </w:tc>
        <w:tc>
          <w:tcPr>
            <w:tcW w:w="0" w:type="auto"/>
            <w:hideMark/>
          </w:tcPr>
          <w:p w14:paraId="4C5E039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0.2311</w:t>
            </w:r>
          </w:p>
        </w:tc>
        <w:tc>
          <w:tcPr>
            <w:tcW w:w="0" w:type="auto"/>
            <w:hideMark/>
          </w:tcPr>
          <w:p w14:paraId="4DBCB17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62A3C0F"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68E0BD45"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Work_Environment</w:t>
            </w:r>
            <w:proofErr w:type="spellEnd"/>
          </w:p>
        </w:tc>
        <w:tc>
          <w:tcPr>
            <w:tcW w:w="0" w:type="auto"/>
            <w:hideMark/>
          </w:tcPr>
          <w:p w14:paraId="10C9FA0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3.43</w:t>
            </w:r>
          </w:p>
        </w:tc>
        <w:tc>
          <w:tcPr>
            <w:tcW w:w="0" w:type="auto"/>
            <w:hideMark/>
          </w:tcPr>
          <w:p w14:paraId="2F8A937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3.27</w:t>
            </w:r>
          </w:p>
        </w:tc>
        <w:tc>
          <w:tcPr>
            <w:tcW w:w="0" w:type="auto"/>
            <w:hideMark/>
          </w:tcPr>
          <w:p w14:paraId="72485F1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0.16</w:t>
            </w:r>
          </w:p>
        </w:tc>
        <w:tc>
          <w:tcPr>
            <w:tcW w:w="0" w:type="auto"/>
            <w:hideMark/>
          </w:tcPr>
          <w:p w14:paraId="5D76241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1.01</w:t>
            </w:r>
          </w:p>
        </w:tc>
        <w:tc>
          <w:tcPr>
            <w:tcW w:w="0" w:type="auto"/>
            <w:hideMark/>
          </w:tcPr>
          <w:p w14:paraId="1854767B"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0.3181</w:t>
            </w:r>
          </w:p>
        </w:tc>
        <w:tc>
          <w:tcPr>
            <w:tcW w:w="0" w:type="auto"/>
            <w:hideMark/>
          </w:tcPr>
          <w:p w14:paraId="7B520F8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658AF01D"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EBDB9"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Team_Influence</w:t>
            </w:r>
            <w:proofErr w:type="spellEnd"/>
          </w:p>
        </w:tc>
        <w:tc>
          <w:tcPr>
            <w:tcW w:w="0" w:type="auto"/>
            <w:hideMark/>
          </w:tcPr>
          <w:p w14:paraId="00D15DD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3.19</w:t>
            </w:r>
          </w:p>
        </w:tc>
        <w:tc>
          <w:tcPr>
            <w:tcW w:w="0" w:type="auto"/>
            <w:hideMark/>
          </w:tcPr>
          <w:p w14:paraId="7B09CFD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3.33</w:t>
            </w:r>
          </w:p>
        </w:tc>
        <w:tc>
          <w:tcPr>
            <w:tcW w:w="0" w:type="auto"/>
            <w:hideMark/>
          </w:tcPr>
          <w:p w14:paraId="4277DAB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-0.15</w:t>
            </w:r>
          </w:p>
        </w:tc>
        <w:tc>
          <w:tcPr>
            <w:tcW w:w="0" w:type="auto"/>
            <w:hideMark/>
          </w:tcPr>
          <w:p w14:paraId="0B0EF29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-1.01</w:t>
            </w:r>
          </w:p>
        </w:tc>
        <w:tc>
          <w:tcPr>
            <w:tcW w:w="0" w:type="auto"/>
            <w:hideMark/>
          </w:tcPr>
          <w:p w14:paraId="577DE06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0.3183</w:t>
            </w:r>
          </w:p>
        </w:tc>
        <w:tc>
          <w:tcPr>
            <w:tcW w:w="0" w:type="auto"/>
            <w:hideMark/>
          </w:tcPr>
          <w:p w14:paraId="13169CD2"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CB61150"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E2A81D9"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Trust_in_Superior</w:t>
            </w:r>
            <w:proofErr w:type="spellEnd"/>
          </w:p>
        </w:tc>
        <w:tc>
          <w:tcPr>
            <w:tcW w:w="0" w:type="auto"/>
            <w:hideMark/>
          </w:tcPr>
          <w:p w14:paraId="5FC4183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3.54</w:t>
            </w:r>
          </w:p>
        </w:tc>
        <w:tc>
          <w:tcPr>
            <w:tcW w:w="0" w:type="auto"/>
            <w:hideMark/>
          </w:tcPr>
          <w:p w14:paraId="00E2645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3.40</w:t>
            </w:r>
          </w:p>
        </w:tc>
        <w:tc>
          <w:tcPr>
            <w:tcW w:w="0" w:type="auto"/>
            <w:hideMark/>
          </w:tcPr>
          <w:p w14:paraId="082FBCA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0.14</w:t>
            </w:r>
          </w:p>
        </w:tc>
        <w:tc>
          <w:tcPr>
            <w:tcW w:w="0" w:type="auto"/>
            <w:hideMark/>
          </w:tcPr>
          <w:p w14:paraId="2A64960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0.96</w:t>
            </w:r>
          </w:p>
        </w:tc>
        <w:tc>
          <w:tcPr>
            <w:tcW w:w="0" w:type="auto"/>
            <w:hideMark/>
          </w:tcPr>
          <w:p w14:paraId="6FDD581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0.3397</w:t>
            </w:r>
          </w:p>
        </w:tc>
        <w:tc>
          <w:tcPr>
            <w:tcW w:w="0" w:type="auto"/>
            <w:hideMark/>
          </w:tcPr>
          <w:p w14:paraId="198920A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4D397A68"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30CD2"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Communication_Issues</w:t>
            </w:r>
            <w:proofErr w:type="spellEnd"/>
          </w:p>
        </w:tc>
        <w:tc>
          <w:tcPr>
            <w:tcW w:w="0" w:type="auto"/>
            <w:hideMark/>
          </w:tcPr>
          <w:p w14:paraId="68CF973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3.00</w:t>
            </w:r>
          </w:p>
        </w:tc>
        <w:tc>
          <w:tcPr>
            <w:tcW w:w="0" w:type="auto"/>
            <w:hideMark/>
          </w:tcPr>
          <w:p w14:paraId="7EE8613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14:paraId="33E70F3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-0.13</w:t>
            </w:r>
          </w:p>
        </w:tc>
        <w:tc>
          <w:tcPr>
            <w:tcW w:w="0" w:type="auto"/>
            <w:hideMark/>
          </w:tcPr>
          <w:p w14:paraId="42408C4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-1.05</w:t>
            </w:r>
          </w:p>
        </w:tc>
        <w:tc>
          <w:tcPr>
            <w:tcW w:w="0" w:type="auto"/>
            <w:hideMark/>
          </w:tcPr>
          <w:p w14:paraId="41522F9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0.2996</w:t>
            </w:r>
          </w:p>
        </w:tc>
        <w:tc>
          <w:tcPr>
            <w:tcW w:w="0" w:type="auto"/>
            <w:hideMark/>
          </w:tcPr>
          <w:p w14:paraId="08F8D61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7128C7D5"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119CA03"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Communication_With_Peers</w:t>
            </w:r>
            <w:proofErr w:type="spellEnd"/>
          </w:p>
        </w:tc>
        <w:tc>
          <w:tcPr>
            <w:tcW w:w="0" w:type="auto"/>
            <w:hideMark/>
          </w:tcPr>
          <w:p w14:paraId="4567B3F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2.74</w:t>
            </w:r>
          </w:p>
        </w:tc>
        <w:tc>
          <w:tcPr>
            <w:tcW w:w="0" w:type="auto"/>
            <w:hideMark/>
          </w:tcPr>
          <w:p w14:paraId="366F4978"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2.87</w:t>
            </w:r>
          </w:p>
        </w:tc>
        <w:tc>
          <w:tcPr>
            <w:tcW w:w="0" w:type="auto"/>
            <w:hideMark/>
          </w:tcPr>
          <w:p w14:paraId="6662526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-0.12</w:t>
            </w:r>
          </w:p>
        </w:tc>
        <w:tc>
          <w:tcPr>
            <w:tcW w:w="0" w:type="auto"/>
            <w:hideMark/>
          </w:tcPr>
          <w:p w14:paraId="650093D5"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-0.94</w:t>
            </w:r>
          </w:p>
        </w:tc>
        <w:tc>
          <w:tcPr>
            <w:tcW w:w="0" w:type="auto"/>
            <w:hideMark/>
          </w:tcPr>
          <w:p w14:paraId="62343EB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0.3520</w:t>
            </w:r>
          </w:p>
        </w:tc>
        <w:tc>
          <w:tcPr>
            <w:tcW w:w="0" w:type="auto"/>
            <w:hideMark/>
          </w:tcPr>
          <w:p w14:paraId="0957321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40E2367A"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73AC7"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AgileM_Efectiveness</w:t>
            </w:r>
            <w:proofErr w:type="spellEnd"/>
          </w:p>
        </w:tc>
        <w:tc>
          <w:tcPr>
            <w:tcW w:w="0" w:type="auto"/>
            <w:hideMark/>
          </w:tcPr>
          <w:p w14:paraId="12E6BCA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3.49</w:t>
            </w:r>
          </w:p>
        </w:tc>
        <w:tc>
          <w:tcPr>
            <w:tcW w:w="0" w:type="auto"/>
            <w:hideMark/>
          </w:tcPr>
          <w:p w14:paraId="38DF729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3.60</w:t>
            </w:r>
          </w:p>
        </w:tc>
        <w:tc>
          <w:tcPr>
            <w:tcW w:w="0" w:type="auto"/>
            <w:hideMark/>
          </w:tcPr>
          <w:p w14:paraId="6F3CA9C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-0.11</w:t>
            </w:r>
          </w:p>
        </w:tc>
        <w:tc>
          <w:tcPr>
            <w:tcW w:w="0" w:type="auto"/>
            <w:hideMark/>
          </w:tcPr>
          <w:p w14:paraId="05493E3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-0.78</w:t>
            </w:r>
          </w:p>
        </w:tc>
        <w:tc>
          <w:tcPr>
            <w:tcW w:w="0" w:type="auto"/>
            <w:hideMark/>
          </w:tcPr>
          <w:p w14:paraId="65E4631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0.4365</w:t>
            </w:r>
          </w:p>
        </w:tc>
        <w:tc>
          <w:tcPr>
            <w:tcW w:w="0" w:type="auto"/>
            <w:hideMark/>
          </w:tcPr>
          <w:p w14:paraId="05B9B85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71F2175B"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4150C1BC"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Belonging</w:t>
            </w:r>
            <w:proofErr w:type="spellEnd"/>
          </w:p>
        </w:tc>
        <w:tc>
          <w:tcPr>
            <w:tcW w:w="0" w:type="auto"/>
            <w:hideMark/>
          </w:tcPr>
          <w:p w14:paraId="522513D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2.92</w:t>
            </w:r>
          </w:p>
        </w:tc>
        <w:tc>
          <w:tcPr>
            <w:tcW w:w="0" w:type="auto"/>
            <w:hideMark/>
          </w:tcPr>
          <w:p w14:paraId="737761C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3.03</w:t>
            </w:r>
          </w:p>
        </w:tc>
        <w:tc>
          <w:tcPr>
            <w:tcW w:w="0" w:type="auto"/>
            <w:hideMark/>
          </w:tcPr>
          <w:p w14:paraId="45EE98A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-0.11</w:t>
            </w:r>
          </w:p>
        </w:tc>
        <w:tc>
          <w:tcPr>
            <w:tcW w:w="0" w:type="auto"/>
            <w:hideMark/>
          </w:tcPr>
          <w:p w14:paraId="6D6359F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-0.84</w:t>
            </w:r>
          </w:p>
        </w:tc>
        <w:tc>
          <w:tcPr>
            <w:tcW w:w="0" w:type="auto"/>
            <w:hideMark/>
          </w:tcPr>
          <w:p w14:paraId="178053D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0.4053</w:t>
            </w:r>
          </w:p>
        </w:tc>
        <w:tc>
          <w:tcPr>
            <w:tcW w:w="0" w:type="auto"/>
            <w:hideMark/>
          </w:tcPr>
          <w:p w14:paraId="311E496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E68067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6E755"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Lack_Empl_Engagement</w:t>
            </w:r>
            <w:proofErr w:type="spellEnd"/>
          </w:p>
        </w:tc>
        <w:tc>
          <w:tcPr>
            <w:tcW w:w="0" w:type="auto"/>
            <w:hideMark/>
          </w:tcPr>
          <w:p w14:paraId="3F9589A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3.20</w:t>
            </w:r>
          </w:p>
        </w:tc>
        <w:tc>
          <w:tcPr>
            <w:tcW w:w="0" w:type="auto"/>
            <w:hideMark/>
          </w:tcPr>
          <w:p w14:paraId="66CEF3E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3.30</w:t>
            </w:r>
          </w:p>
        </w:tc>
        <w:tc>
          <w:tcPr>
            <w:tcW w:w="0" w:type="auto"/>
            <w:hideMark/>
          </w:tcPr>
          <w:p w14:paraId="2C6EF6A0"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-0.10</w:t>
            </w:r>
          </w:p>
        </w:tc>
        <w:tc>
          <w:tcPr>
            <w:tcW w:w="0" w:type="auto"/>
            <w:hideMark/>
          </w:tcPr>
          <w:p w14:paraId="37F8239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-0.60</w:t>
            </w:r>
          </w:p>
        </w:tc>
        <w:tc>
          <w:tcPr>
            <w:tcW w:w="0" w:type="auto"/>
            <w:hideMark/>
          </w:tcPr>
          <w:p w14:paraId="4579BB3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0.5533</w:t>
            </w:r>
          </w:p>
        </w:tc>
        <w:tc>
          <w:tcPr>
            <w:tcW w:w="0" w:type="auto"/>
            <w:hideMark/>
          </w:tcPr>
          <w:p w14:paraId="6A10B7C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0080F423"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7CDF381"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Boredom</w:t>
            </w:r>
            <w:proofErr w:type="spellEnd"/>
          </w:p>
        </w:tc>
        <w:tc>
          <w:tcPr>
            <w:tcW w:w="0" w:type="auto"/>
            <w:hideMark/>
          </w:tcPr>
          <w:p w14:paraId="53036CA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2.43</w:t>
            </w:r>
          </w:p>
        </w:tc>
        <w:tc>
          <w:tcPr>
            <w:tcW w:w="0" w:type="auto"/>
            <w:hideMark/>
          </w:tcPr>
          <w:p w14:paraId="456B7BB6"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2.33</w:t>
            </w:r>
          </w:p>
        </w:tc>
        <w:tc>
          <w:tcPr>
            <w:tcW w:w="0" w:type="auto"/>
            <w:hideMark/>
          </w:tcPr>
          <w:p w14:paraId="4775CE6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0.09</w:t>
            </w:r>
          </w:p>
        </w:tc>
        <w:tc>
          <w:tcPr>
            <w:tcW w:w="0" w:type="auto"/>
            <w:hideMark/>
          </w:tcPr>
          <w:p w14:paraId="0D7D3F96"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0.62</w:t>
            </w:r>
          </w:p>
        </w:tc>
        <w:tc>
          <w:tcPr>
            <w:tcW w:w="0" w:type="auto"/>
            <w:hideMark/>
          </w:tcPr>
          <w:p w14:paraId="18FD070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0.5407</w:t>
            </w:r>
          </w:p>
        </w:tc>
        <w:tc>
          <w:tcPr>
            <w:tcW w:w="0" w:type="auto"/>
            <w:hideMark/>
          </w:tcPr>
          <w:p w14:paraId="3E027CF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5EA1AA67"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2A579"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Knowledge_Exchange</w:t>
            </w:r>
            <w:proofErr w:type="spellEnd"/>
          </w:p>
        </w:tc>
        <w:tc>
          <w:tcPr>
            <w:tcW w:w="0" w:type="auto"/>
            <w:hideMark/>
          </w:tcPr>
          <w:p w14:paraId="42330D1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2.88</w:t>
            </w:r>
          </w:p>
        </w:tc>
        <w:tc>
          <w:tcPr>
            <w:tcW w:w="0" w:type="auto"/>
            <w:hideMark/>
          </w:tcPr>
          <w:p w14:paraId="3B8A139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2.97</w:t>
            </w:r>
          </w:p>
        </w:tc>
        <w:tc>
          <w:tcPr>
            <w:tcW w:w="0" w:type="auto"/>
            <w:hideMark/>
          </w:tcPr>
          <w:p w14:paraId="3B1E0802"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-0.08</w:t>
            </w:r>
          </w:p>
        </w:tc>
        <w:tc>
          <w:tcPr>
            <w:tcW w:w="0" w:type="auto"/>
            <w:hideMark/>
          </w:tcPr>
          <w:p w14:paraId="0A25F62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-0.64</w:t>
            </w:r>
          </w:p>
        </w:tc>
        <w:tc>
          <w:tcPr>
            <w:tcW w:w="0" w:type="auto"/>
            <w:hideMark/>
          </w:tcPr>
          <w:p w14:paraId="6D608C81"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0.5268</w:t>
            </w:r>
          </w:p>
        </w:tc>
        <w:tc>
          <w:tcPr>
            <w:tcW w:w="0" w:type="auto"/>
            <w:hideMark/>
          </w:tcPr>
          <w:p w14:paraId="2BFB315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6E94BC94"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7B1327A7"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ProjectMgmt_Problems</w:t>
            </w:r>
            <w:proofErr w:type="spellEnd"/>
          </w:p>
        </w:tc>
        <w:tc>
          <w:tcPr>
            <w:tcW w:w="0" w:type="auto"/>
            <w:hideMark/>
          </w:tcPr>
          <w:p w14:paraId="28E523A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2.92</w:t>
            </w:r>
          </w:p>
        </w:tc>
        <w:tc>
          <w:tcPr>
            <w:tcW w:w="0" w:type="auto"/>
            <w:hideMark/>
          </w:tcPr>
          <w:p w14:paraId="7994E25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3.00</w:t>
            </w:r>
          </w:p>
        </w:tc>
        <w:tc>
          <w:tcPr>
            <w:tcW w:w="0" w:type="auto"/>
            <w:hideMark/>
          </w:tcPr>
          <w:p w14:paraId="5FBBA09B"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-0.08</w:t>
            </w:r>
          </w:p>
        </w:tc>
        <w:tc>
          <w:tcPr>
            <w:tcW w:w="0" w:type="auto"/>
            <w:hideMark/>
          </w:tcPr>
          <w:p w14:paraId="3C0D5052"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-0.63</w:t>
            </w:r>
          </w:p>
        </w:tc>
        <w:tc>
          <w:tcPr>
            <w:tcW w:w="0" w:type="auto"/>
            <w:hideMark/>
          </w:tcPr>
          <w:p w14:paraId="65CF36D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0.5301</w:t>
            </w:r>
          </w:p>
        </w:tc>
        <w:tc>
          <w:tcPr>
            <w:tcW w:w="0" w:type="auto"/>
            <w:hideMark/>
          </w:tcPr>
          <w:p w14:paraId="5978139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BEDFE4B"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37E76"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Company_Appreciation</w:t>
            </w:r>
            <w:proofErr w:type="spellEnd"/>
          </w:p>
        </w:tc>
        <w:tc>
          <w:tcPr>
            <w:tcW w:w="0" w:type="auto"/>
            <w:hideMark/>
          </w:tcPr>
          <w:p w14:paraId="15E7691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3.14</w:t>
            </w:r>
          </w:p>
        </w:tc>
        <w:tc>
          <w:tcPr>
            <w:tcW w:w="0" w:type="auto"/>
            <w:hideMark/>
          </w:tcPr>
          <w:p w14:paraId="69B719E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3.07</w:t>
            </w:r>
          </w:p>
        </w:tc>
        <w:tc>
          <w:tcPr>
            <w:tcW w:w="0" w:type="auto"/>
            <w:hideMark/>
          </w:tcPr>
          <w:p w14:paraId="30699380"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0.07</w:t>
            </w:r>
          </w:p>
        </w:tc>
        <w:tc>
          <w:tcPr>
            <w:tcW w:w="0" w:type="auto"/>
            <w:hideMark/>
          </w:tcPr>
          <w:p w14:paraId="5D4C7482"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0.66</w:t>
            </w:r>
          </w:p>
        </w:tc>
        <w:tc>
          <w:tcPr>
            <w:tcW w:w="0" w:type="auto"/>
            <w:hideMark/>
          </w:tcPr>
          <w:p w14:paraId="591E855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0.5083</w:t>
            </w:r>
          </w:p>
        </w:tc>
        <w:tc>
          <w:tcPr>
            <w:tcW w:w="0" w:type="auto"/>
            <w:hideMark/>
          </w:tcPr>
          <w:p w14:paraId="02EEBDA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6ED8A3D"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14414231"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Frustration</w:t>
            </w:r>
            <w:proofErr w:type="spellEnd"/>
          </w:p>
        </w:tc>
        <w:tc>
          <w:tcPr>
            <w:tcW w:w="0" w:type="auto"/>
            <w:hideMark/>
          </w:tcPr>
          <w:p w14:paraId="26950C19"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2.49</w:t>
            </w:r>
          </w:p>
        </w:tc>
        <w:tc>
          <w:tcPr>
            <w:tcW w:w="0" w:type="auto"/>
            <w:hideMark/>
          </w:tcPr>
          <w:p w14:paraId="3EFDDAB2"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2.53</w:t>
            </w:r>
          </w:p>
        </w:tc>
        <w:tc>
          <w:tcPr>
            <w:tcW w:w="0" w:type="auto"/>
            <w:hideMark/>
          </w:tcPr>
          <w:p w14:paraId="2BBBC0A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-0.04</w:t>
            </w:r>
          </w:p>
        </w:tc>
        <w:tc>
          <w:tcPr>
            <w:tcW w:w="0" w:type="auto"/>
            <w:hideMark/>
          </w:tcPr>
          <w:p w14:paraId="5CDB5070"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-0.27</w:t>
            </w:r>
          </w:p>
        </w:tc>
        <w:tc>
          <w:tcPr>
            <w:tcW w:w="0" w:type="auto"/>
            <w:hideMark/>
          </w:tcPr>
          <w:p w14:paraId="64A9BD3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0.7881</w:t>
            </w:r>
          </w:p>
        </w:tc>
        <w:tc>
          <w:tcPr>
            <w:tcW w:w="0" w:type="auto"/>
            <w:hideMark/>
          </w:tcPr>
          <w:p w14:paraId="5ECDC438"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0FD0CB21"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CFD3C"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lastRenderedPageBreak/>
              <w:t>Feedback</w:t>
            </w:r>
            <w:proofErr w:type="spellEnd"/>
          </w:p>
        </w:tc>
        <w:tc>
          <w:tcPr>
            <w:tcW w:w="0" w:type="auto"/>
            <w:hideMark/>
          </w:tcPr>
          <w:p w14:paraId="05EBADAF"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3.17</w:t>
            </w:r>
          </w:p>
        </w:tc>
        <w:tc>
          <w:tcPr>
            <w:tcW w:w="0" w:type="auto"/>
            <w:hideMark/>
          </w:tcPr>
          <w:p w14:paraId="3D72BF9B"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3.13</w:t>
            </w:r>
          </w:p>
        </w:tc>
        <w:tc>
          <w:tcPr>
            <w:tcW w:w="0" w:type="auto"/>
            <w:hideMark/>
          </w:tcPr>
          <w:p w14:paraId="762D7D8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0.04</w:t>
            </w:r>
          </w:p>
        </w:tc>
        <w:tc>
          <w:tcPr>
            <w:tcW w:w="0" w:type="auto"/>
            <w:hideMark/>
          </w:tcPr>
          <w:p w14:paraId="4A35137C"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0.26</w:t>
            </w:r>
          </w:p>
        </w:tc>
        <w:tc>
          <w:tcPr>
            <w:tcW w:w="0" w:type="auto"/>
            <w:hideMark/>
          </w:tcPr>
          <w:p w14:paraId="7139507D"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0.7944</w:t>
            </w:r>
          </w:p>
        </w:tc>
        <w:tc>
          <w:tcPr>
            <w:tcW w:w="0" w:type="auto"/>
            <w:hideMark/>
          </w:tcPr>
          <w:p w14:paraId="3ED1C07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2B0B1160"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580D722D"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Concentration</w:t>
            </w:r>
            <w:proofErr w:type="spellEnd"/>
          </w:p>
        </w:tc>
        <w:tc>
          <w:tcPr>
            <w:tcW w:w="0" w:type="auto"/>
            <w:hideMark/>
          </w:tcPr>
          <w:p w14:paraId="16E2033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3.60</w:t>
            </w:r>
          </w:p>
        </w:tc>
        <w:tc>
          <w:tcPr>
            <w:tcW w:w="0" w:type="auto"/>
            <w:hideMark/>
          </w:tcPr>
          <w:p w14:paraId="77A2FB4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3.57</w:t>
            </w:r>
          </w:p>
        </w:tc>
        <w:tc>
          <w:tcPr>
            <w:tcW w:w="0" w:type="auto"/>
            <w:hideMark/>
          </w:tcPr>
          <w:p w14:paraId="428F7F08"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0.03</w:t>
            </w:r>
          </w:p>
        </w:tc>
        <w:tc>
          <w:tcPr>
            <w:tcW w:w="0" w:type="auto"/>
            <w:hideMark/>
          </w:tcPr>
          <w:p w14:paraId="1609297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0.17</w:t>
            </w:r>
          </w:p>
        </w:tc>
        <w:tc>
          <w:tcPr>
            <w:tcW w:w="0" w:type="auto"/>
            <w:hideMark/>
          </w:tcPr>
          <w:p w14:paraId="78880EEB"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0.8638</w:t>
            </w:r>
          </w:p>
        </w:tc>
        <w:tc>
          <w:tcPr>
            <w:tcW w:w="0" w:type="auto"/>
            <w:hideMark/>
          </w:tcPr>
          <w:p w14:paraId="16B14E0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A217E62"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65781"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Communication_With_Boss</w:t>
            </w:r>
            <w:proofErr w:type="spellEnd"/>
          </w:p>
        </w:tc>
        <w:tc>
          <w:tcPr>
            <w:tcW w:w="0" w:type="auto"/>
            <w:hideMark/>
          </w:tcPr>
          <w:p w14:paraId="2277E29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2.88</w:t>
            </w:r>
          </w:p>
        </w:tc>
        <w:tc>
          <w:tcPr>
            <w:tcW w:w="0" w:type="auto"/>
            <w:hideMark/>
          </w:tcPr>
          <w:p w14:paraId="6C3C2520"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2.90</w:t>
            </w:r>
          </w:p>
        </w:tc>
        <w:tc>
          <w:tcPr>
            <w:tcW w:w="0" w:type="auto"/>
            <w:hideMark/>
          </w:tcPr>
          <w:p w14:paraId="5A6922E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-0.02</w:t>
            </w:r>
          </w:p>
        </w:tc>
        <w:tc>
          <w:tcPr>
            <w:tcW w:w="0" w:type="auto"/>
            <w:hideMark/>
          </w:tcPr>
          <w:p w14:paraId="0E6CCF83"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-0.16</w:t>
            </w:r>
          </w:p>
        </w:tc>
        <w:tc>
          <w:tcPr>
            <w:tcW w:w="0" w:type="auto"/>
            <w:hideMark/>
          </w:tcPr>
          <w:p w14:paraId="7F61950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0.8720</w:t>
            </w:r>
          </w:p>
        </w:tc>
        <w:tc>
          <w:tcPr>
            <w:tcW w:w="0" w:type="auto"/>
            <w:hideMark/>
          </w:tcPr>
          <w:p w14:paraId="5D9F0F79"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36F448AC"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1FA3EE2"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Knowledge_AboutRole</w:t>
            </w:r>
            <w:proofErr w:type="spellEnd"/>
          </w:p>
        </w:tc>
        <w:tc>
          <w:tcPr>
            <w:tcW w:w="0" w:type="auto"/>
            <w:hideMark/>
          </w:tcPr>
          <w:p w14:paraId="684B304D"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2.99</w:t>
            </w:r>
          </w:p>
        </w:tc>
        <w:tc>
          <w:tcPr>
            <w:tcW w:w="0" w:type="auto"/>
            <w:hideMark/>
          </w:tcPr>
          <w:p w14:paraId="2788EFC3"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2.97</w:t>
            </w:r>
          </w:p>
        </w:tc>
        <w:tc>
          <w:tcPr>
            <w:tcW w:w="0" w:type="auto"/>
            <w:hideMark/>
          </w:tcPr>
          <w:p w14:paraId="4B62D3F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0.02</w:t>
            </w:r>
          </w:p>
        </w:tc>
        <w:tc>
          <w:tcPr>
            <w:tcW w:w="0" w:type="auto"/>
            <w:hideMark/>
          </w:tcPr>
          <w:p w14:paraId="296BB468"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0.18</w:t>
            </w:r>
          </w:p>
        </w:tc>
        <w:tc>
          <w:tcPr>
            <w:tcW w:w="0" w:type="auto"/>
            <w:hideMark/>
          </w:tcPr>
          <w:p w14:paraId="23F4BA4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0.8597</w:t>
            </w:r>
          </w:p>
        </w:tc>
        <w:tc>
          <w:tcPr>
            <w:tcW w:w="0" w:type="auto"/>
            <w:hideMark/>
          </w:tcPr>
          <w:p w14:paraId="7E9BB824"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599A2CE6"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4B13F"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Stress_Level</w:t>
            </w:r>
            <w:proofErr w:type="spellEnd"/>
          </w:p>
        </w:tc>
        <w:tc>
          <w:tcPr>
            <w:tcW w:w="0" w:type="auto"/>
            <w:hideMark/>
          </w:tcPr>
          <w:p w14:paraId="676091A8"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2.25</w:t>
            </w:r>
          </w:p>
        </w:tc>
        <w:tc>
          <w:tcPr>
            <w:tcW w:w="0" w:type="auto"/>
            <w:hideMark/>
          </w:tcPr>
          <w:p w14:paraId="7EC0B6B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2.27</w:t>
            </w:r>
          </w:p>
        </w:tc>
        <w:tc>
          <w:tcPr>
            <w:tcW w:w="0" w:type="auto"/>
            <w:hideMark/>
          </w:tcPr>
          <w:p w14:paraId="422E7EC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-0.02</w:t>
            </w:r>
          </w:p>
        </w:tc>
        <w:tc>
          <w:tcPr>
            <w:tcW w:w="0" w:type="auto"/>
            <w:hideMark/>
          </w:tcPr>
          <w:p w14:paraId="0CC221D0"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-0.11</w:t>
            </w:r>
          </w:p>
        </w:tc>
        <w:tc>
          <w:tcPr>
            <w:tcW w:w="0" w:type="auto"/>
            <w:hideMark/>
          </w:tcPr>
          <w:p w14:paraId="0E97DEAA"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0.9119</w:t>
            </w:r>
          </w:p>
        </w:tc>
        <w:tc>
          <w:tcPr>
            <w:tcW w:w="0" w:type="auto"/>
            <w:hideMark/>
          </w:tcPr>
          <w:p w14:paraId="7345D8C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B436268"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0AB94EE5"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Time_Management</w:t>
            </w:r>
            <w:proofErr w:type="spellEnd"/>
          </w:p>
        </w:tc>
        <w:tc>
          <w:tcPr>
            <w:tcW w:w="0" w:type="auto"/>
            <w:hideMark/>
          </w:tcPr>
          <w:p w14:paraId="02146AC8"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3.78</w:t>
            </w:r>
          </w:p>
        </w:tc>
        <w:tc>
          <w:tcPr>
            <w:tcW w:w="0" w:type="auto"/>
            <w:hideMark/>
          </w:tcPr>
          <w:p w14:paraId="645127FC"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3.80</w:t>
            </w:r>
          </w:p>
        </w:tc>
        <w:tc>
          <w:tcPr>
            <w:tcW w:w="0" w:type="auto"/>
            <w:hideMark/>
          </w:tcPr>
          <w:p w14:paraId="1877EAA2"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-0.02</w:t>
            </w:r>
          </w:p>
        </w:tc>
        <w:tc>
          <w:tcPr>
            <w:tcW w:w="0" w:type="auto"/>
            <w:hideMark/>
          </w:tcPr>
          <w:p w14:paraId="4B710B8A"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-0.12</w:t>
            </w:r>
          </w:p>
        </w:tc>
        <w:tc>
          <w:tcPr>
            <w:tcW w:w="0" w:type="auto"/>
            <w:hideMark/>
          </w:tcPr>
          <w:p w14:paraId="4AD479E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0.9074</w:t>
            </w:r>
          </w:p>
        </w:tc>
        <w:tc>
          <w:tcPr>
            <w:tcW w:w="0" w:type="auto"/>
            <w:hideMark/>
          </w:tcPr>
          <w:p w14:paraId="5456A6A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44B3B07E"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2E330"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Shared_Leadership</w:t>
            </w:r>
            <w:proofErr w:type="spellEnd"/>
          </w:p>
        </w:tc>
        <w:tc>
          <w:tcPr>
            <w:tcW w:w="0" w:type="auto"/>
            <w:hideMark/>
          </w:tcPr>
          <w:p w14:paraId="6C724CC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2.83</w:t>
            </w:r>
          </w:p>
        </w:tc>
        <w:tc>
          <w:tcPr>
            <w:tcW w:w="0" w:type="auto"/>
            <w:hideMark/>
          </w:tcPr>
          <w:p w14:paraId="77F84BCE"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2.83</w:t>
            </w:r>
          </w:p>
        </w:tc>
        <w:tc>
          <w:tcPr>
            <w:tcW w:w="0" w:type="auto"/>
            <w:hideMark/>
          </w:tcPr>
          <w:p w14:paraId="0B8102C5"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0.00</w:t>
            </w:r>
          </w:p>
        </w:tc>
        <w:tc>
          <w:tcPr>
            <w:tcW w:w="0" w:type="auto"/>
            <w:hideMark/>
          </w:tcPr>
          <w:p w14:paraId="6F53E674"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0.03</w:t>
            </w:r>
          </w:p>
        </w:tc>
        <w:tc>
          <w:tcPr>
            <w:tcW w:w="0" w:type="auto"/>
            <w:hideMark/>
          </w:tcPr>
          <w:p w14:paraId="00BCD466"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0.9733</w:t>
            </w:r>
          </w:p>
        </w:tc>
        <w:tc>
          <w:tcPr>
            <w:tcW w:w="0" w:type="auto"/>
            <w:hideMark/>
          </w:tcPr>
          <w:p w14:paraId="672D0207" w14:textId="77777777" w:rsidR="000B6186" w:rsidRPr="008E548E" w:rsidRDefault="000B6186"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8E548E">
              <w:rPr>
                <w:rFonts w:ascii="Arial" w:hAnsi="Arial" w:cs="Arial"/>
                <w:lang w:val="es-419"/>
              </w:rPr>
              <w:t>No</w:t>
            </w:r>
          </w:p>
        </w:tc>
      </w:tr>
      <w:tr w:rsidR="000B6186" w:rsidRPr="008E548E" w14:paraId="165D63EC" w14:textId="77777777" w:rsidTr="007E136D">
        <w:tc>
          <w:tcPr>
            <w:cnfStyle w:val="001000000000" w:firstRow="0" w:lastRow="0" w:firstColumn="1" w:lastColumn="0" w:oddVBand="0" w:evenVBand="0" w:oddHBand="0" w:evenHBand="0" w:firstRowFirstColumn="0" w:firstRowLastColumn="0" w:lastRowFirstColumn="0" w:lastRowLastColumn="0"/>
            <w:tcW w:w="0" w:type="auto"/>
            <w:hideMark/>
          </w:tcPr>
          <w:p w14:paraId="3C86B0EF" w14:textId="77777777" w:rsidR="000B6186" w:rsidRPr="008E548E" w:rsidRDefault="000B6186" w:rsidP="007E136D">
            <w:pPr>
              <w:autoSpaceDE w:val="0"/>
              <w:autoSpaceDN w:val="0"/>
              <w:adjustRightInd w:val="0"/>
              <w:spacing w:after="0" w:line="240" w:lineRule="auto"/>
              <w:jc w:val="both"/>
              <w:rPr>
                <w:rFonts w:ascii="Arial" w:hAnsi="Arial" w:cs="Arial"/>
                <w:lang w:val="es-419"/>
              </w:rPr>
            </w:pPr>
            <w:proofErr w:type="spellStart"/>
            <w:r w:rsidRPr="008E548E">
              <w:rPr>
                <w:rFonts w:ascii="Arial" w:hAnsi="Arial" w:cs="Arial"/>
                <w:lang w:val="es-419"/>
              </w:rPr>
              <w:t>Anger_Reactions</w:t>
            </w:r>
            <w:proofErr w:type="spellEnd"/>
          </w:p>
        </w:tc>
        <w:tc>
          <w:tcPr>
            <w:tcW w:w="0" w:type="auto"/>
            <w:hideMark/>
          </w:tcPr>
          <w:p w14:paraId="163E8E8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2.47</w:t>
            </w:r>
          </w:p>
        </w:tc>
        <w:tc>
          <w:tcPr>
            <w:tcW w:w="0" w:type="auto"/>
            <w:hideMark/>
          </w:tcPr>
          <w:p w14:paraId="78EE9261"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2.47</w:t>
            </w:r>
          </w:p>
        </w:tc>
        <w:tc>
          <w:tcPr>
            <w:tcW w:w="0" w:type="auto"/>
            <w:hideMark/>
          </w:tcPr>
          <w:p w14:paraId="73727C0F"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0.00</w:t>
            </w:r>
          </w:p>
        </w:tc>
        <w:tc>
          <w:tcPr>
            <w:tcW w:w="0" w:type="auto"/>
            <w:hideMark/>
          </w:tcPr>
          <w:p w14:paraId="0A0E502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0.01</w:t>
            </w:r>
          </w:p>
        </w:tc>
        <w:tc>
          <w:tcPr>
            <w:tcW w:w="0" w:type="auto"/>
            <w:hideMark/>
          </w:tcPr>
          <w:p w14:paraId="62258FA7"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0.9896</w:t>
            </w:r>
          </w:p>
        </w:tc>
        <w:tc>
          <w:tcPr>
            <w:tcW w:w="0" w:type="auto"/>
            <w:hideMark/>
          </w:tcPr>
          <w:p w14:paraId="5604EF4E" w14:textId="77777777" w:rsidR="000B6186" w:rsidRPr="008E548E" w:rsidRDefault="000B6186"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8E548E">
              <w:rPr>
                <w:rFonts w:ascii="Arial" w:hAnsi="Arial" w:cs="Arial"/>
                <w:lang w:val="es-419"/>
              </w:rPr>
              <w:t>No</w:t>
            </w:r>
          </w:p>
        </w:tc>
      </w:tr>
    </w:tbl>
    <w:p w14:paraId="17CF0D62" w14:textId="77777777" w:rsidR="000B6186" w:rsidRPr="008E548E" w:rsidRDefault="000B6186" w:rsidP="000B6186">
      <w:pPr>
        <w:autoSpaceDE w:val="0"/>
        <w:autoSpaceDN w:val="0"/>
        <w:adjustRightInd w:val="0"/>
        <w:spacing w:after="0" w:line="240" w:lineRule="auto"/>
        <w:jc w:val="both"/>
        <w:rPr>
          <w:rFonts w:ascii="Arial" w:hAnsi="Arial" w:cs="Arial"/>
          <w:sz w:val="24"/>
          <w:szCs w:val="24"/>
          <w:lang w:val="en-US"/>
        </w:rPr>
      </w:pPr>
    </w:p>
    <w:p w14:paraId="7D41285D" w14:textId="77777777" w:rsidR="000B6186" w:rsidRPr="00B103A7" w:rsidRDefault="000B6186" w:rsidP="000B6186">
      <w:pPr>
        <w:autoSpaceDE w:val="0"/>
        <w:autoSpaceDN w:val="0"/>
        <w:adjustRightInd w:val="0"/>
        <w:spacing w:after="0" w:line="240" w:lineRule="auto"/>
        <w:jc w:val="both"/>
        <w:rPr>
          <w:rFonts w:ascii="Arial" w:hAnsi="Arial" w:cs="Arial"/>
          <w:sz w:val="24"/>
          <w:szCs w:val="24"/>
          <w:lang w:val="en-US"/>
        </w:rPr>
      </w:pPr>
      <w:r w:rsidRPr="00B103A7">
        <w:rPr>
          <w:rFonts w:ascii="Arial" w:hAnsi="Arial" w:cs="Arial"/>
          <w:sz w:val="24"/>
          <w:szCs w:val="24"/>
          <w:lang w:val="en-US"/>
        </w:rPr>
        <w:t xml:space="preserve">For </w:t>
      </w:r>
      <w:r>
        <w:rPr>
          <w:rFonts w:ascii="Arial" w:hAnsi="Arial" w:cs="Arial"/>
          <w:sz w:val="24"/>
          <w:szCs w:val="24"/>
          <w:lang w:val="en-US"/>
        </w:rPr>
        <w:t>individual contributors</w:t>
      </w:r>
      <w:r w:rsidRPr="00B103A7">
        <w:rPr>
          <w:rFonts w:ascii="Arial" w:hAnsi="Arial" w:cs="Arial"/>
          <w:sz w:val="24"/>
          <w:szCs w:val="24"/>
          <w:lang w:val="en-US"/>
        </w:rPr>
        <w:t>, high remote work (compared to low remote work) is associated with:</w:t>
      </w:r>
    </w:p>
    <w:p w14:paraId="47B667BA" w14:textId="77777777" w:rsidR="000B6186" w:rsidRPr="00C46525" w:rsidRDefault="000B6186" w:rsidP="000B6186">
      <w:pPr>
        <w:autoSpaceDE w:val="0"/>
        <w:autoSpaceDN w:val="0"/>
        <w:adjustRightInd w:val="0"/>
        <w:spacing w:after="0" w:line="240" w:lineRule="auto"/>
        <w:jc w:val="both"/>
        <w:rPr>
          <w:rFonts w:ascii="Arial" w:hAnsi="Arial" w:cs="Arial"/>
          <w:b/>
          <w:bCs/>
          <w:sz w:val="24"/>
          <w:szCs w:val="24"/>
          <w:lang w:val="es-419"/>
        </w:rPr>
      </w:pPr>
      <w:r w:rsidRPr="00C46525">
        <w:rPr>
          <w:rFonts w:ascii="Arial" w:hAnsi="Arial" w:cs="Arial"/>
          <w:b/>
          <w:bCs/>
          <w:sz w:val="24"/>
          <w:szCs w:val="24"/>
          <w:lang w:val="es-419"/>
        </w:rPr>
        <w:t xml:space="preserve">Positive </w:t>
      </w:r>
      <w:proofErr w:type="spellStart"/>
      <w:r w:rsidRPr="00C46525">
        <w:rPr>
          <w:rFonts w:ascii="Arial" w:hAnsi="Arial" w:cs="Arial"/>
          <w:b/>
          <w:bCs/>
          <w:sz w:val="24"/>
          <w:szCs w:val="24"/>
          <w:lang w:val="es-419"/>
        </w:rPr>
        <w:t>Effects</w:t>
      </w:r>
      <w:proofErr w:type="spellEnd"/>
      <w:r w:rsidRPr="00C46525">
        <w:rPr>
          <w:rFonts w:ascii="Arial" w:hAnsi="Arial" w:cs="Arial"/>
          <w:b/>
          <w:bCs/>
          <w:sz w:val="24"/>
          <w:szCs w:val="24"/>
          <w:lang w:val="es-419"/>
        </w:rPr>
        <w:t>:</w:t>
      </w:r>
    </w:p>
    <w:p w14:paraId="3BB632CC" w14:textId="77777777" w:rsidR="000B6186" w:rsidRPr="00C46525" w:rsidRDefault="000B6186" w:rsidP="003A1AEA">
      <w:pPr>
        <w:numPr>
          <w:ilvl w:val="0"/>
          <w:numId w:val="8"/>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Comfort (+0.59 points, p=0.0030)</w:t>
      </w:r>
    </w:p>
    <w:p w14:paraId="57C788FC" w14:textId="77777777" w:rsidR="000B6186" w:rsidRPr="00C46525" w:rsidRDefault="000B6186" w:rsidP="003A1AEA">
      <w:pPr>
        <w:numPr>
          <w:ilvl w:val="0"/>
          <w:numId w:val="8"/>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Flexibility (+0.39 points, p=0.0256)</w:t>
      </w:r>
    </w:p>
    <w:p w14:paraId="1CDF1353" w14:textId="77777777" w:rsidR="000B6186" w:rsidRPr="00C46525" w:rsidRDefault="000B6186" w:rsidP="003A1AEA">
      <w:pPr>
        <w:numPr>
          <w:ilvl w:val="0"/>
          <w:numId w:val="8"/>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Autonomy (+0.39 points, p=0.0115)</w:t>
      </w:r>
    </w:p>
    <w:p w14:paraId="34F52095" w14:textId="77777777" w:rsidR="000B6186" w:rsidRPr="00C46525" w:rsidRDefault="000B6186" w:rsidP="003A1AEA">
      <w:pPr>
        <w:numPr>
          <w:ilvl w:val="0"/>
          <w:numId w:val="8"/>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Performance (+0.37 points, p=0.0256)</w:t>
      </w:r>
    </w:p>
    <w:p w14:paraId="3AEFCE45" w14:textId="77777777" w:rsidR="000B6186" w:rsidRPr="00C46525" w:rsidRDefault="000B6186" w:rsidP="003A1AEA">
      <w:pPr>
        <w:numPr>
          <w:ilvl w:val="0"/>
          <w:numId w:val="8"/>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Confidence Level (+0.34 points, p=0.0297)</w:t>
      </w:r>
    </w:p>
    <w:p w14:paraId="1CC8F440" w14:textId="77777777" w:rsidR="000B6186" w:rsidRPr="00C46525" w:rsidRDefault="000B6186" w:rsidP="003A1AEA">
      <w:pPr>
        <w:numPr>
          <w:ilvl w:val="0"/>
          <w:numId w:val="8"/>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Creativity (+0.34 points, p=0.0366)</w:t>
      </w:r>
    </w:p>
    <w:p w14:paraId="644F0427" w14:textId="77777777" w:rsidR="000B6186" w:rsidRPr="00C46525" w:rsidRDefault="000B6186" w:rsidP="003A1AEA">
      <w:pPr>
        <w:numPr>
          <w:ilvl w:val="0"/>
          <w:numId w:val="8"/>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Problem Solving (+0.31 points, p=0.0340)</w:t>
      </w:r>
    </w:p>
    <w:p w14:paraId="465F4241" w14:textId="77777777" w:rsidR="000B6186" w:rsidRPr="00C46525" w:rsidRDefault="000B6186" w:rsidP="003A1AEA">
      <w:pPr>
        <w:numPr>
          <w:ilvl w:val="0"/>
          <w:numId w:val="8"/>
        </w:numPr>
        <w:autoSpaceDE w:val="0"/>
        <w:autoSpaceDN w:val="0"/>
        <w:adjustRightInd w:val="0"/>
        <w:spacing w:after="0" w:line="240" w:lineRule="auto"/>
        <w:jc w:val="both"/>
        <w:rPr>
          <w:rFonts w:ascii="Arial" w:hAnsi="Arial" w:cs="Arial"/>
          <w:sz w:val="24"/>
          <w:szCs w:val="24"/>
          <w:lang w:val="en-US"/>
        </w:rPr>
      </w:pPr>
      <w:r w:rsidRPr="00C46525">
        <w:rPr>
          <w:rFonts w:ascii="Arial" w:hAnsi="Arial" w:cs="Arial"/>
          <w:sz w:val="24"/>
          <w:szCs w:val="24"/>
          <w:lang w:val="en-US"/>
        </w:rPr>
        <w:t>Significantly higher Leadership Problems (+0.30 points, p=0.0464)</w:t>
      </w:r>
    </w:p>
    <w:p w14:paraId="4F7D9BA4" w14:textId="77777777" w:rsidR="000B6186" w:rsidRPr="00C46525" w:rsidRDefault="000B6186" w:rsidP="000B6186">
      <w:pPr>
        <w:autoSpaceDE w:val="0"/>
        <w:autoSpaceDN w:val="0"/>
        <w:adjustRightInd w:val="0"/>
        <w:spacing w:after="0" w:line="240" w:lineRule="auto"/>
        <w:jc w:val="both"/>
        <w:rPr>
          <w:rFonts w:ascii="Arial" w:hAnsi="Arial" w:cs="Arial"/>
          <w:b/>
          <w:bCs/>
          <w:sz w:val="24"/>
          <w:szCs w:val="24"/>
          <w:lang w:val="es-419"/>
        </w:rPr>
      </w:pPr>
      <w:r w:rsidRPr="00C46525">
        <w:rPr>
          <w:rFonts w:ascii="Arial" w:hAnsi="Arial" w:cs="Arial"/>
          <w:b/>
          <w:bCs/>
          <w:sz w:val="24"/>
          <w:szCs w:val="24"/>
          <w:lang w:val="es-419"/>
        </w:rPr>
        <w:t xml:space="preserve">Negative </w:t>
      </w:r>
      <w:proofErr w:type="spellStart"/>
      <w:r w:rsidRPr="00C46525">
        <w:rPr>
          <w:rFonts w:ascii="Arial" w:hAnsi="Arial" w:cs="Arial"/>
          <w:b/>
          <w:bCs/>
          <w:sz w:val="24"/>
          <w:szCs w:val="24"/>
          <w:lang w:val="es-419"/>
        </w:rPr>
        <w:t>Effects</w:t>
      </w:r>
      <w:proofErr w:type="spellEnd"/>
      <w:r w:rsidRPr="00C46525">
        <w:rPr>
          <w:rFonts w:ascii="Arial" w:hAnsi="Arial" w:cs="Arial"/>
          <w:b/>
          <w:bCs/>
          <w:sz w:val="24"/>
          <w:szCs w:val="24"/>
          <w:lang w:val="es-419"/>
        </w:rPr>
        <w:t>:</w:t>
      </w:r>
    </w:p>
    <w:p w14:paraId="20C8CF3A" w14:textId="77777777" w:rsidR="000B6186" w:rsidRPr="00C46525" w:rsidRDefault="000B6186" w:rsidP="003A1AEA">
      <w:pPr>
        <w:numPr>
          <w:ilvl w:val="0"/>
          <w:numId w:val="9"/>
        </w:numPr>
        <w:autoSpaceDE w:val="0"/>
        <w:autoSpaceDN w:val="0"/>
        <w:adjustRightInd w:val="0"/>
        <w:spacing w:after="0" w:line="240" w:lineRule="auto"/>
        <w:jc w:val="both"/>
        <w:rPr>
          <w:rFonts w:ascii="Arial" w:hAnsi="Arial" w:cs="Arial"/>
          <w:sz w:val="24"/>
          <w:szCs w:val="24"/>
          <w:lang w:val="en-US"/>
        </w:rPr>
      </w:pPr>
      <w:r w:rsidRPr="1F1470BD">
        <w:rPr>
          <w:rFonts w:ascii="Arial" w:hAnsi="Arial" w:cs="Arial"/>
          <w:sz w:val="24"/>
          <w:szCs w:val="24"/>
          <w:lang w:val="en-US"/>
        </w:rPr>
        <w:t>Significantly lower Conflict Relationships (-0.29 points, p=0.0490)</w:t>
      </w:r>
    </w:p>
    <w:p w14:paraId="1337FF23" w14:textId="6D9C1931" w:rsidR="000B6186" w:rsidRPr="000B6186" w:rsidRDefault="000B6186" w:rsidP="00971A29">
      <w:pPr>
        <w:pStyle w:val="whitespace-normal"/>
        <w:rPr>
          <w:rFonts w:ascii="Arial" w:hAnsi="Arial" w:cs="Arial"/>
          <w:b/>
          <w:bCs/>
          <w:lang w:val="en-US"/>
        </w:rPr>
      </w:pPr>
      <w:r w:rsidRPr="000B6186">
        <w:rPr>
          <w:rFonts w:ascii="Arial" w:hAnsi="Arial" w:cs="Arial"/>
          <w:b/>
          <w:bCs/>
          <w:lang w:val="en-US"/>
        </w:rPr>
        <w:t xml:space="preserve">Annex </w:t>
      </w:r>
      <w:r w:rsidR="009B54C6">
        <w:rPr>
          <w:rFonts w:ascii="Arial" w:hAnsi="Arial" w:cs="Arial"/>
          <w:b/>
          <w:bCs/>
          <w:lang w:val="en-US"/>
        </w:rPr>
        <w:t>C</w:t>
      </w:r>
      <w:r w:rsidRPr="000B6186">
        <w:rPr>
          <w:rFonts w:ascii="Arial" w:hAnsi="Arial" w:cs="Arial"/>
          <w:b/>
          <w:bCs/>
          <w:lang w:val="en-US"/>
        </w:rPr>
        <w:t>: Role-Based Comparison Tables</w:t>
      </w:r>
    </w:p>
    <w:p w14:paraId="59E21431" w14:textId="72D0B11A" w:rsidR="00971A29" w:rsidRPr="00B90995" w:rsidRDefault="00971A29" w:rsidP="00971A29">
      <w:pPr>
        <w:pStyle w:val="whitespace-normal"/>
        <w:rPr>
          <w:rFonts w:ascii="Arial" w:hAnsi="Arial" w:cs="Arial"/>
          <w:lang w:val="en-US"/>
        </w:rPr>
      </w:pPr>
      <w:r w:rsidRPr="00B90995">
        <w:rPr>
          <w:rStyle w:val="Strong"/>
          <w:rFonts w:ascii="Arial" w:hAnsi="Arial" w:cs="Arial"/>
          <w:lang w:val="en-US"/>
        </w:rPr>
        <w:t xml:space="preserve">Table </w:t>
      </w:r>
      <w:r w:rsidR="009B54C6">
        <w:rPr>
          <w:rStyle w:val="Strong"/>
          <w:rFonts w:ascii="Arial" w:hAnsi="Arial" w:cs="Arial"/>
          <w:lang w:val="en-US"/>
        </w:rPr>
        <w:t>C</w:t>
      </w:r>
      <w:r w:rsidRPr="00B90995">
        <w:rPr>
          <w:rStyle w:val="Strong"/>
          <w:rFonts w:ascii="Arial" w:hAnsi="Arial" w:cs="Arial"/>
          <w:lang w:val="en-US"/>
        </w:rPr>
        <w:t>.1:</w:t>
      </w:r>
      <w:r w:rsidRPr="00B90995">
        <w:rPr>
          <w:rFonts w:ascii="Arial" w:hAnsi="Arial" w:cs="Arial"/>
          <w:lang w:val="en-US"/>
        </w:rPr>
        <w:t xml:space="preserve"> Comprehensive comparison of managers vs. individual contributors across all performance, motivation, and stress metrics</w:t>
      </w:r>
    </w:p>
    <w:p w14:paraId="584C2C2A" w14:textId="77777777" w:rsidR="0006640D" w:rsidRPr="00FC650E" w:rsidRDefault="0006640D" w:rsidP="0006640D">
      <w:pPr>
        <w:autoSpaceDE w:val="0"/>
        <w:autoSpaceDN w:val="0"/>
        <w:adjustRightInd w:val="0"/>
        <w:spacing w:after="0" w:line="240" w:lineRule="auto"/>
        <w:jc w:val="both"/>
        <w:rPr>
          <w:rFonts w:ascii="Arial" w:hAnsi="Arial" w:cs="Arial"/>
          <w:b/>
          <w:bCs/>
          <w:sz w:val="24"/>
          <w:szCs w:val="24"/>
          <w:lang w:val="en-US"/>
        </w:rPr>
      </w:pPr>
    </w:p>
    <w:tbl>
      <w:tblPr>
        <w:tblStyle w:val="PlainTable1"/>
        <w:tblW w:w="9351" w:type="dxa"/>
        <w:tblLook w:val="04A0" w:firstRow="1" w:lastRow="0" w:firstColumn="1" w:lastColumn="0" w:noHBand="0" w:noVBand="1"/>
      </w:tblPr>
      <w:tblGrid>
        <w:gridCol w:w="3725"/>
        <w:gridCol w:w="1823"/>
        <w:gridCol w:w="1369"/>
        <w:gridCol w:w="2434"/>
      </w:tblGrid>
      <w:tr w:rsidR="0006640D" w:rsidRPr="00220247" w14:paraId="67F827EB" w14:textId="77777777" w:rsidTr="007E13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D4739AB"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Metric</w:t>
            </w:r>
            <w:proofErr w:type="spellEnd"/>
          </w:p>
        </w:tc>
        <w:tc>
          <w:tcPr>
            <w:tcW w:w="1823" w:type="dxa"/>
            <w:hideMark/>
          </w:tcPr>
          <w:p w14:paraId="307C6356" w14:textId="77777777" w:rsidR="0006640D" w:rsidRPr="00220247" w:rsidRDefault="0006640D"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sidRPr="00220247">
              <w:rPr>
                <w:rFonts w:ascii="Arial" w:hAnsi="Arial" w:cs="Arial"/>
                <w:lang w:val="en-US"/>
              </w:rPr>
              <w:t xml:space="preserve">Effect on </w:t>
            </w:r>
            <w:r>
              <w:rPr>
                <w:rFonts w:ascii="Arial" w:hAnsi="Arial" w:cs="Arial"/>
                <w:lang w:val="en-US"/>
              </w:rPr>
              <w:t>Individual contributors</w:t>
            </w:r>
            <w:r w:rsidRPr="00220247">
              <w:rPr>
                <w:rFonts w:ascii="Arial" w:hAnsi="Arial" w:cs="Arial"/>
                <w:lang w:val="en-US"/>
              </w:rPr>
              <w:t xml:space="preserve"> (Role 0)</w:t>
            </w:r>
          </w:p>
        </w:tc>
        <w:tc>
          <w:tcPr>
            <w:tcW w:w="0" w:type="auto"/>
            <w:hideMark/>
          </w:tcPr>
          <w:p w14:paraId="2EFBAACB" w14:textId="77777777" w:rsidR="0006640D" w:rsidRPr="00220247" w:rsidRDefault="0006640D"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Effect</w:t>
            </w:r>
            <w:proofErr w:type="spellEnd"/>
            <w:r w:rsidRPr="00220247">
              <w:rPr>
                <w:rFonts w:ascii="Arial" w:hAnsi="Arial" w:cs="Arial"/>
                <w:lang w:val="es-419"/>
              </w:rPr>
              <w:t xml:space="preserve"> </w:t>
            </w:r>
            <w:proofErr w:type="spellStart"/>
            <w:r w:rsidRPr="00220247">
              <w:rPr>
                <w:rFonts w:ascii="Arial" w:hAnsi="Arial" w:cs="Arial"/>
                <w:lang w:val="es-419"/>
              </w:rPr>
              <w:t>on</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(Role 1)</w:t>
            </w:r>
          </w:p>
        </w:tc>
        <w:tc>
          <w:tcPr>
            <w:tcW w:w="2434" w:type="dxa"/>
            <w:hideMark/>
          </w:tcPr>
          <w:p w14:paraId="07D3EB57" w14:textId="77777777" w:rsidR="0006640D" w:rsidRPr="00220247" w:rsidRDefault="0006640D" w:rsidP="007E136D">
            <w:pPr>
              <w:autoSpaceDE w:val="0"/>
              <w:autoSpaceDN w:val="0"/>
              <w:adjustRightIn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Different</w:t>
            </w:r>
            <w:proofErr w:type="spellEnd"/>
            <w:r w:rsidRPr="00220247">
              <w:rPr>
                <w:rFonts w:ascii="Arial" w:hAnsi="Arial" w:cs="Arial"/>
                <w:lang w:val="es-419"/>
              </w:rPr>
              <w:t xml:space="preserve"> </w:t>
            </w:r>
            <w:proofErr w:type="spellStart"/>
            <w:r w:rsidRPr="00220247">
              <w:rPr>
                <w:rFonts w:ascii="Arial" w:hAnsi="Arial" w:cs="Arial"/>
                <w:lang w:val="es-419"/>
              </w:rPr>
              <w:t>Effect</w:t>
            </w:r>
            <w:proofErr w:type="spellEnd"/>
            <w:r w:rsidRPr="00220247">
              <w:rPr>
                <w:rFonts w:ascii="Arial" w:hAnsi="Arial" w:cs="Arial"/>
                <w:lang w:val="es-419"/>
              </w:rPr>
              <w:t xml:space="preserve"> </w:t>
            </w:r>
            <w:proofErr w:type="spellStart"/>
            <w:r w:rsidRPr="00220247">
              <w:rPr>
                <w:rFonts w:ascii="Arial" w:hAnsi="Arial" w:cs="Arial"/>
                <w:lang w:val="es-419"/>
              </w:rPr>
              <w:t>Pattern</w:t>
            </w:r>
            <w:proofErr w:type="spellEnd"/>
            <w:r w:rsidRPr="00220247">
              <w:rPr>
                <w:rFonts w:ascii="Arial" w:hAnsi="Arial" w:cs="Arial"/>
                <w:lang w:val="es-419"/>
              </w:rPr>
              <w:t>?</w:t>
            </w:r>
          </w:p>
        </w:tc>
      </w:tr>
      <w:tr w:rsidR="0006640D" w:rsidRPr="00220247" w14:paraId="6D10ABA9"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36204EDE"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Leadership_Problems</w:t>
            </w:r>
            <w:proofErr w:type="spellEnd"/>
          </w:p>
        </w:tc>
        <w:tc>
          <w:tcPr>
            <w:tcW w:w="1823" w:type="dxa"/>
            <w:hideMark/>
          </w:tcPr>
          <w:p w14:paraId="107E7517"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+0.30 (p=0.0464)</w:t>
            </w:r>
          </w:p>
        </w:tc>
        <w:tc>
          <w:tcPr>
            <w:tcW w:w="0" w:type="auto"/>
            <w:hideMark/>
          </w:tcPr>
          <w:p w14:paraId="5E5EB00C"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-0.67 (p=0.0217)</w:t>
            </w:r>
          </w:p>
        </w:tc>
        <w:tc>
          <w:tcPr>
            <w:tcW w:w="2434" w:type="dxa"/>
            <w:hideMark/>
          </w:tcPr>
          <w:p w14:paraId="71949B24"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Opposite</w:t>
            </w:r>
            <w:proofErr w:type="spellEnd"/>
            <w:r w:rsidRPr="00220247">
              <w:rPr>
                <w:rFonts w:ascii="Arial" w:hAnsi="Arial" w:cs="Arial"/>
                <w:lang w:val="es-419"/>
              </w:rPr>
              <w:t xml:space="preserve"> </w:t>
            </w:r>
            <w:proofErr w:type="spellStart"/>
            <w:r w:rsidRPr="00220247">
              <w:rPr>
                <w:rFonts w:ascii="Arial" w:hAnsi="Arial" w:cs="Arial"/>
                <w:lang w:val="es-419"/>
              </w:rPr>
              <w:t>directions</w:t>
            </w:r>
            <w:proofErr w:type="spellEnd"/>
          </w:p>
        </w:tc>
      </w:tr>
      <w:tr w:rsidR="0006640D" w:rsidRPr="0029148F" w14:paraId="6883FD9F"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33966EB4"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Creativity</w:t>
            </w:r>
            <w:proofErr w:type="spellEnd"/>
          </w:p>
        </w:tc>
        <w:tc>
          <w:tcPr>
            <w:tcW w:w="1823" w:type="dxa"/>
            <w:hideMark/>
          </w:tcPr>
          <w:p w14:paraId="2D21B00E"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+0.34 (p=0.0366)</w:t>
            </w:r>
          </w:p>
        </w:tc>
        <w:tc>
          <w:tcPr>
            <w:tcW w:w="0" w:type="auto"/>
            <w:hideMark/>
          </w:tcPr>
          <w:p w14:paraId="006BD990"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+0.78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2434" w:type="dxa"/>
            <w:hideMark/>
          </w:tcPr>
          <w:p w14:paraId="44861FEF"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Pr>
                <w:rFonts w:ascii="Arial" w:hAnsi="Arial" w:cs="Arial"/>
                <w:lang w:val="en-US"/>
              </w:rPr>
              <w:t>Individual contributors</w:t>
            </w:r>
            <w:r w:rsidRPr="00220247">
              <w:rPr>
                <w:rFonts w:ascii="Arial" w:hAnsi="Arial" w:cs="Arial"/>
                <w:lang w:val="en-US"/>
              </w:rPr>
              <w:t xml:space="preserve"> only</w:t>
            </w:r>
          </w:p>
        </w:tc>
      </w:tr>
      <w:tr w:rsidR="0006640D" w:rsidRPr="0029148F" w14:paraId="68CA35FD"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2AA5B459"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Confidence_Level</w:t>
            </w:r>
            <w:proofErr w:type="spellEnd"/>
          </w:p>
        </w:tc>
        <w:tc>
          <w:tcPr>
            <w:tcW w:w="1823" w:type="dxa"/>
            <w:hideMark/>
          </w:tcPr>
          <w:p w14:paraId="32049047"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+0.34 (p=0.0297)</w:t>
            </w:r>
          </w:p>
        </w:tc>
        <w:tc>
          <w:tcPr>
            <w:tcW w:w="0" w:type="auto"/>
            <w:hideMark/>
          </w:tcPr>
          <w:p w14:paraId="741FB461"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+0.55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2434" w:type="dxa"/>
            <w:hideMark/>
          </w:tcPr>
          <w:p w14:paraId="7F57DD1A"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Pr>
                <w:rFonts w:ascii="Arial" w:hAnsi="Arial" w:cs="Arial"/>
                <w:lang w:val="en-US"/>
              </w:rPr>
              <w:t>Individual contributors</w:t>
            </w:r>
            <w:r w:rsidRPr="00220247">
              <w:rPr>
                <w:rFonts w:ascii="Arial" w:hAnsi="Arial" w:cs="Arial"/>
                <w:lang w:val="en-US"/>
              </w:rPr>
              <w:t xml:space="preserve"> only</w:t>
            </w:r>
          </w:p>
        </w:tc>
      </w:tr>
      <w:tr w:rsidR="0006640D" w:rsidRPr="0029148F" w14:paraId="736580E2"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30861B61"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Conflict_Relationships</w:t>
            </w:r>
            <w:proofErr w:type="spellEnd"/>
          </w:p>
        </w:tc>
        <w:tc>
          <w:tcPr>
            <w:tcW w:w="1823" w:type="dxa"/>
            <w:hideMark/>
          </w:tcPr>
          <w:p w14:paraId="23D5245E"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-0.29 (p=0.049)</w:t>
            </w:r>
          </w:p>
        </w:tc>
        <w:tc>
          <w:tcPr>
            <w:tcW w:w="0" w:type="auto"/>
            <w:hideMark/>
          </w:tcPr>
          <w:p w14:paraId="42E0F29B"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-0.47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2434" w:type="dxa"/>
            <w:hideMark/>
          </w:tcPr>
          <w:p w14:paraId="4AC7F096"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Pr>
                <w:rFonts w:ascii="Arial" w:hAnsi="Arial" w:cs="Arial"/>
                <w:lang w:val="en-US"/>
              </w:rPr>
              <w:t>Individual contributors</w:t>
            </w:r>
            <w:r w:rsidRPr="00220247">
              <w:rPr>
                <w:rFonts w:ascii="Arial" w:hAnsi="Arial" w:cs="Arial"/>
                <w:lang w:val="en-US"/>
              </w:rPr>
              <w:t xml:space="preserve"> only</w:t>
            </w:r>
          </w:p>
        </w:tc>
      </w:tr>
      <w:tr w:rsidR="0006640D" w:rsidRPr="0029148F" w14:paraId="43F19DBE"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80E4881"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lastRenderedPageBreak/>
              <w:t>Comfort</w:t>
            </w:r>
            <w:proofErr w:type="spellEnd"/>
          </w:p>
        </w:tc>
        <w:tc>
          <w:tcPr>
            <w:tcW w:w="1823" w:type="dxa"/>
            <w:hideMark/>
          </w:tcPr>
          <w:p w14:paraId="77002DA3"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+0.59 (p=0.003)</w:t>
            </w:r>
          </w:p>
        </w:tc>
        <w:tc>
          <w:tcPr>
            <w:tcW w:w="0" w:type="auto"/>
            <w:hideMark/>
          </w:tcPr>
          <w:p w14:paraId="5CE3CFEE"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+0.32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2434" w:type="dxa"/>
            <w:hideMark/>
          </w:tcPr>
          <w:p w14:paraId="2AACD845"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Pr>
                <w:rFonts w:ascii="Arial" w:hAnsi="Arial" w:cs="Arial"/>
                <w:lang w:val="en-US"/>
              </w:rPr>
              <w:t>Individual contributors</w:t>
            </w:r>
            <w:r w:rsidRPr="00220247">
              <w:rPr>
                <w:rFonts w:ascii="Arial" w:hAnsi="Arial" w:cs="Arial"/>
                <w:lang w:val="en-US"/>
              </w:rPr>
              <w:t xml:space="preserve"> only</w:t>
            </w:r>
          </w:p>
        </w:tc>
      </w:tr>
      <w:tr w:rsidR="0006640D" w:rsidRPr="0029148F" w14:paraId="4E4DA299"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273D5139"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Autonomy</w:t>
            </w:r>
            <w:proofErr w:type="spellEnd"/>
          </w:p>
        </w:tc>
        <w:tc>
          <w:tcPr>
            <w:tcW w:w="1823" w:type="dxa"/>
            <w:hideMark/>
          </w:tcPr>
          <w:p w14:paraId="7661D151"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+0.39 (p=0.0115)</w:t>
            </w:r>
          </w:p>
        </w:tc>
        <w:tc>
          <w:tcPr>
            <w:tcW w:w="0" w:type="auto"/>
            <w:hideMark/>
          </w:tcPr>
          <w:p w14:paraId="21A819EC"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+0.31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2434" w:type="dxa"/>
            <w:hideMark/>
          </w:tcPr>
          <w:p w14:paraId="48F73233"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Pr>
                <w:rFonts w:ascii="Arial" w:hAnsi="Arial" w:cs="Arial"/>
                <w:lang w:val="en-US"/>
              </w:rPr>
              <w:t>Individual contributors</w:t>
            </w:r>
            <w:r w:rsidRPr="00220247">
              <w:rPr>
                <w:rFonts w:ascii="Arial" w:hAnsi="Arial" w:cs="Arial"/>
                <w:lang w:val="en-US"/>
              </w:rPr>
              <w:t xml:space="preserve"> only</w:t>
            </w:r>
          </w:p>
        </w:tc>
      </w:tr>
      <w:tr w:rsidR="0006640D" w:rsidRPr="0029148F" w14:paraId="6A0A9C1A"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36399C8" w14:textId="77777777" w:rsidR="0006640D" w:rsidRPr="00220247" w:rsidRDefault="0006640D" w:rsidP="007E136D">
            <w:pPr>
              <w:autoSpaceDE w:val="0"/>
              <w:autoSpaceDN w:val="0"/>
              <w:adjustRightInd w:val="0"/>
              <w:spacing w:after="0" w:line="240" w:lineRule="auto"/>
              <w:jc w:val="both"/>
              <w:rPr>
                <w:rFonts w:ascii="Arial" w:hAnsi="Arial" w:cs="Arial"/>
                <w:lang w:val="es-419"/>
              </w:rPr>
            </w:pPr>
            <w:r w:rsidRPr="00220247">
              <w:rPr>
                <w:rFonts w:ascii="Arial" w:hAnsi="Arial" w:cs="Arial"/>
                <w:lang w:val="es-419"/>
              </w:rPr>
              <w:t>Performance</w:t>
            </w:r>
          </w:p>
        </w:tc>
        <w:tc>
          <w:tcPr>
            <w:tcW w:w="1823" w:type="dxa"/>
            <w:hideMark/>
          </w:tcPr>
          <w:p w14:paraId="6F0F4B18"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+0.37 (p=0.0256)</w:t>
            </w:r>
          </w:p>
        </w:tc>
        <w:tc>
          <w:tcPr>
            <w:tcW w:w="0" w:type="auto"/>
            <w:hideMark/>
          </w:tcPr>
          <w:p w14:paraId="38C0D5D3"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+0.63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2434" w:type="dxa"/>
            <w:hideMark/>
          </w:tcPr>
          <w:p w14:paraId="58D7CE1A"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220247">
              <w:rPr>
                <w:rFonts w:ascii="Arial" w:hAnsi="Arial" w:cs="Arial"/>
                <w:lang w:val="en-US"/>
              </w:rPr>
              <w:t xml:space="preserve">Significant for </w:t>
            </w:r>
            <w:r>
              <w:rPr>
                <w:rFonts w:ascii="Arial" w:hAnsi="Arial" w:cs="Arial"/>
                <w:lang w:val="en-US"/>
              </w:rPr>
              <w:t>Individual contributors</w:t>
            </w:r>
            <w:r w:rsidRPr="00220247">
              <w:rPr>
                <w:rFonts w:ascii="Arial" w:hAnsi="Arial" w:cs="Arial"/>
                <w:lang w:val="en-US"/>
              </w:rPr>
              <w:t xml:space="preserve"> only</w:t>
            </w:r>
          </w:p>
        </w:tc>
      </w:tr>
      <w:tr w:rsidR="0006640D" w:rsidRPr="00220247" w14:paraId="0BC18E14"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3413776C"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ProjectMgmt_Problems</w:t>
            </w:r>
            <w:proofErr w:type="spellEnd"/>
          </w:p>
        </w:tc>
        <w:tc>
          <w:tcPr>
            <w:tcW w:w="1823" w:type="dxa"/>
            <w:hideMark/>
          </w:tcPr>
          <w:p w14:paraId="69D94C3D"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-0.08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504EB07A"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-0.83 (p=0.002)</w:t>
            </w:r>
          </w:p>
        </w:tc>
        <w:tc>
          <w:tcPr>
            <w:tcW w:w="2434" w:type="dxa"/>
            <w:hideMark/>
          </w:tcPr>
          <w:p w14:paraId="75D51CDF"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2EE84BB5"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B743A82"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Confidence_ToAsk_Questions</w:t>
            </w:r>
            <w:proofErr w:type="spellEnd"/>
          </w:p>
        </w:tc>
        <w:tc>
          <w:tcPr>
            <w:tcW w:w="1823" w:type="dxa"/>
            <w:hideMark/>
          </w:tcPr>
          <w:p w14:paraId="54F54B44"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+0.17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615558D3"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+1.16 (p=0.0024)</w:t>
            </w:r>
          </w:p>
        </w:tc>
        <w:tc>
          <w:tcPr>
            <w:tcW w:w="2434" w:type="dxa"/>
            <w:hideMark/>
          </w:tcPr>
          <w:p w14:paraId="223D90CA"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009EE720"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20AD2CAE"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Coordination_Issues</w:t>
            </w:r>
            <w:proofErr w:type="spellEnd"/>
          </w:p>
        </w:tc>
        <w:tc>
          <w:tcPr>
            <w:tcW w:w="1823" w:type="dxa"/>
            <w:hideMark/>
          </w:tcPr>
          <w:p w14:paraId="2E97E574"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+0.25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144A6F9B"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-1.04 (p=0.0053)</w:t>
            </w:r>
          </w:p>
        </w:tc>
        <w:tc>
          <w:tcPr>
            <w:tcW w:w="2434" w:type="dxa"/>
            <w:hideMark/>
          </w:tcPr>
          <w:p w14:paraId="06A84655"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45ACEA78"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B156B99"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Tasks_assignment</w:t>
            </w:r>
            <w:proofErr w:type="spellEnd"/>
          </w:p>
        </w:tc>
        <w:tc>
          <w:tcPr>
            <w:tcW w:w="1823" w:type="dxa"/>
            <w:hideMark/>
          </w:tcPr>
          <w:p w14:paraId="2FCDB688"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+0.24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01E05EA5"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+0.68 (p=0.04)</w:t>
            </w:r>
          </w:p>
        </w:tc>
        <w:tc>
          <w:tcPr>
            <w:tcW w:w="2434" w:type="dxa"/>
            <w:hideMark/>
          </w:tcPr>
          <w:p w14:paraId="179B8E40"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02AFB932"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15ABD770"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Company_Appreciation</w:t>
            </w:r>
            <w:proofErr w:type="spellEnd"/>
          </w:p>
        </w:tc>
        <w:tc>
          <w:tcPr>
            <w:tcW w:w="1823" w:type="dxa"/>
            <w:hideMark/>
          </w:tcPr>
          <w:p w14:paraId="7C748EFE"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+0.07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1E9EA607"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+0.48 (p=0.0421)</w:t>
            </w:r>
          </w:p>
        </w:tc>
        <w:tc>
          <w:tcPr>
            <w:tcW w:w="2434" w:type="dxa"/>
            <w:hideMark/>
          </w:tcPr>
          <w:p w14:paraId="475428D8"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107B2A77"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2A6054A9"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Feedback</w:t>
            </w:r>
            <w:proofErr w:type="spellEnd"/>
          </w:p>
        </w:tc>
        <w:tc>
          <w:tcPr>
            <w:tcW w:w="1823" w:type="dxa"/>
            <w:hideMark/>
          </w:tcPr>
          <w:p w14:paraId="4C9C924A"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+0.04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2DA508E2"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+1.31 (p=0.0)</w:t>
            </w:r>
          </w:p>
        </w:tc>
        <w:tc>
          <w:tcPr>
            <w:tcW w:w="2434" w:type="dxa"/>
            <w:hideMark/>
          </w:tcPr>
          <w:p w14:paraId="2F52A470"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69EA800C"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6018DF89"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Lack_Empl_Engagement</w:t>
            </w:r>
            <w:proofErr w:type="spellEnd"/>
          </w:p>
        </w:tc>
        <w:tc>
          <w:tcPr>
            <w:tcW w:w="1823" w:type="dxa"/>
            <w:hideMark/>
          </w:tcPr>
          <w:p w14:paraId="35446F79"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-0.10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1D755398"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-1.07 (p=0.003)</w:t>
            </w:r>
          </w:p>
        </w:tc>
        <w:tc>
          <w:tcPr>
            <w:tcW w:w="2434" w:type="dxa"/>
            <w:hideMark/>
          </w:tcPr>
          <w:p w14:paraId="3914B181"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4DCBD338"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43F328F"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Communication_With_Boss</w:t>
            </w:r>
            <w:proofErr w:type="spellEnd"/>
          </w:p>
        </w:tc>
        <w:tc>
          <w:tcPr>
            <w:tcW w:w="1823" w:type="dxa"/>
            <w:hideMark/>
          </w:tcPr>
          <w:p w14:paraId="67838EDC"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-0.02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3D0C71E0"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+0.56 (p=0.0217)</w:t>
            </w:r>
          </w:p>
        </w:tc>
        <w:tc>
          <w:tcPr>
            <w:tcW w:w="2434" w:type="dxa"/>
            <w:hideMark/>
          </w:tcPr>
          <w:p w14:paraId="2179840E"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61BE0E05"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1F72E5C9"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Frustration</w:t>
            </w:r>
            <w:proofErr w:type="spellEnd"/>
          </w:p>
        </w:tc>
        <w:tc>
          <w:tcPr>
            <w:tcW w:w="1823" w:type="dxa"/>
            <w:hideMark/>
          </w:tcPr>
          <w:p w14:paraId="15E60CB7"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-0.04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358280E7"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-0.85 (p=0.0167)</w:t>
            </w:r>
          </w:p>
        </w:tc>
        <w:tc>
          <w:tcPr>
            <w:tcW w:w="2434" w:type="dxa"/>
            <w:hideMark/>
          </w:tcPr>
          <w:p w14:paraId="6A97EF23"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136F886E"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532CBCC4"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Trust_in_Superior</w:t>
            </w:r>
            <w:proofErr w:type="spellEnd"/>
          </w:p>
        </w:tc>
        <w:tc>
          <w:tcPr>
            <w:tcW w:w="1823" w:type="dxa"/>
            <w:hideMark/>
          </w:tcPr>
          <w:p w14:paraId="76529B11"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+0.14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5A13E2A5"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+1.14 (p=0.0027)</w:t>
            </w:r>
          </w:p>
        </w:tc>
        <w:tc>
          <w:tcPr>
            <w:tcW w:w="2434" w:type="dxa"/>
            <w:hideMark/>
          </w:tcPr>
          <w:p w14:paraId="47EABD5E"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08B4A0E9"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38D1B02A"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Motivation</w:t>
            </w:r>
            <w:proofErr w:type="spellEnd"/>
          </w:p>
        </w:tc>
        <w:tc>
          <w:tcPr>
            <w:tcW w:w="1823" w:type="dxa"/>
            <w:hideMark/>
          </w:tcPr>
          <w:p w14:paraId="5F600AAE"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+0.30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0286A3BC"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+1.30 (p=0.0)</w:t>
            </w:r>
          </w:p>
        </w:tc>
        <w:tc>
          <w:tcPr>
            <w:tcW w:w="2434" w:type="dxa"/>
            <w:hideMark/>
          </w:tcPr>
          <w:p w14:paraId="024413B4"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4831A11D"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48DBDD2"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Personal_Relationships</w:t>
            </w:r>
            <w:proofErr w:type="spellEnd"/>
          </w:p>
        </w:tc>
        <w:tc>
          <w:tcPr>
            <w:tcW w:w="1823" w:type="dxa"/>
            <w:hideMark/>
          </w:tcPr>
          <w:p w14:paraId="1CB7CF77"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-0.20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529ED606"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+0.78 (p=0.0035)</w:t>
            </w:r>
          </w:p>
        </w:tc>
        <w:tc>
          <w:tcPr>
            <w:tcW w:w="2434" w:type="dxa"/>
            <w:hideMark/>
          </w:tcPr>
          <w:p w14:paraId="32858AFC"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32DF4175"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32FEBEE3"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Team_Milestones</w:t>
            </w:r>
            <w:proofErr w:type="spellEnd"/>
          </w:p>
        </w:tc>
        <w:tc>
          <w:tcPr>
            <w:tcW w:w="1823" w:type="dxa"/>
            <w:hideMark/>
          </w:tcPr>
          <w:p w14:paraId="71EDCCC6"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+0.18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4AD5BE9E"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+1.34 (p=0.0005)</w:t>
            </w:r>
          </w:p>
        </w:tc>
        <w:tc>
          <w:tcPr>
            <w:tcW w:w="2434" w:type="dxa"/>
            <w:hideMark/>
          </w:tcPr>
          <w:p w14:paraId="04FE8274"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3C754CF6"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39DEEA83"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Belonging</w:t>
            </w:r>
            <w:proofErr w:type="spellEnd"/>
          </w:p>
        </w:tc>
        <w:tc>
          <w:tcPr>
            <w:tcW w:w="1823" w:type="dxa"/>
            <w:hideMark/>
          </w:tcPr>
          <w:p w14:paraId="37D78898"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-0.11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62A0035D"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+1.02 (p=0.0104)</w:t>
            </w:r>
          </w:p>
        </w:tc>
        <w:tc>
          <w:tcPr>
            <w:tcW w:w="2434" w:type="dxa"/>
            <w:hideMark/>
          </w:tcPr>
          <w:p w14:paraId="2FADDFF3"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67FBA05E"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7B16517B"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Attention_to_Others</w:t>
            </w:r>
            <w:proofErr w:type="spellEnd"/>
          </w:p>
        </w:tc>
        <w:tc>
          <w:tcPr>
            <w:tcW w:w="1823" w:type="dxa"/>
            <w:hideMark/>
          </w:tcPr>
          <w:p w14:paraId="2240CCE7"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-0.17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2B017F14"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+1.10 (p=0.0037)</w:t>
            </w:r>
          </w:p>
        </w:tc>
        <w:tc>
          <w:tcPr>
            <w:tcW w:w="2434" w:type="dxa"/>
            <w:hideMark/>
          </w:tcPr>
          <w:p w14:paraId="7374EED7"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6A6492E9"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3B443680"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Work_Environment</w:t>
            </w:r>
            <w:proofErr w:type="spellEnd"/>
          </w:p>
        </w:tc>
        <w:tc>
          <w:tcPr>
            <w:tcW w:w="1823" w:type="dxa"/>
            <w:hideMark/>
          </w:tcPr>
          <w:p w14:paraId="42EBAC1C"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+0.16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66367F51"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+1.12 (p=0.0061)</w:t>
            </w:r>
          </w:p>
        </w:tc>
        <w:tc>
          <w:tcPr>
            <w:tcW w:w="2434" w:type="dxa"/>
            <w:hideMark/>
          </w:tcPr>
          <w:p w14:paraId="53BF3BC3"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09C7E7A7"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2F64E424"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Team_Productivity</w:t>
            </w:r>
            <w:proofErr w:type="spellEnd"/>
          </w:p>
        </w:tc>
        <w:tc>
          <w:tcPr>
            <w:tcW w:w="1823" w:type="dxa"/>
            <w:hideMark/>
          </w:tcPr>
          <w:p w14:paraId="4C90F758"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+0.24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706DC2A2"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+1.23 (p=0.0135)</w:t>
            </w:r>
          </w:p>
        </w:tc>
        <w:tc>
          <w:tcPr>
            <w:tcW w:w="2434" w:type="dxa"/>
            <w:hideMark/>
          </w:tcPr>
          <w:p w14:paraId="3DD0AE9F"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48CCDF86"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550E95A2"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Knowledge_Exchange</w:t>
            </w:r>
            <w:proofErr w:type="spellEnd"/>
          </w:p>
        </w:tc>
        <w:tc>
          <w:tcPr>
            <w:tcW w:w="1823" w:type="dxa"/>
            <w:hideMark/>
          </w:tcPr>
          <w:p w14:paraId="2B8F48E3"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-0.08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32EBE88F"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+0.65 (p=0.0062)</w:t>
            </w:r>
          </w:p>
        </w:tc>
        <w:tc>
          <w:tcPr>
            <w:tcW w:w="2434" w:type="dxa"/>
            <w:hideMark/>
          </w:tcPr>
          <w:p w14:paraId="1F45835A"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777C6D1C"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76A7EA9F"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Collab_Betw_TeamMembers</w:t>
            </w:r>
            <w:proofErr w:type="spellEnd"/>
          </w:p>
        </w:tc>
        <w:tc>
          <w:tcPr>
            <w:tcW w:w="1823" w:type="dxa"/>
            <w:hideMark/>
          </w:tcPr>
          <w:p w14:paraId="22E0D8E3"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+0.22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26ED5183"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-0.88 (p=0.0001)</w:t>
            </w:r>
          </w:p>
        </w:tc>
        <w:tc>
          <w:tcPr>
            <w:tcW w:w="2434" w:type="dxa"/>
            <w:hideMark/>
          </w:tcPr>
          <w:p w14:paraId="795CC848"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22558A23"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B72CE38"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Communication_Issues</w:t>
            </w:r>
            <w:proofErr w:type="spellEnd"/>
          </w:p>
        </w:tc>
        <w:tc>
          <w:tcPr>
            <w:tcW w:w="1823" w:type="dxa"/>
            <w:hideMark/>
          </w:tcPr>
          <w:p w14:paraId="7E5E2EB4"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-0.13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7E32B309"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-0.94 (p=0.0003)</w:t>
            </w:r>
          </w:p>
        </w:tc>
        <w:tc>
          <w:tcPr>
            <w:tcW w:w="2434" w:type="dxa"/>
            <w:hideMark/>
          </w:tcPr>
          <w:p w14:paraId="7A0B6603"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433569C4"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46A11CBB"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Confidence_Betw_TeamMembers</w:t>
            </w:r>
            <w:proofErr w:type="spellEnd"/>
          </w:p>
        </w:tc>
        <w:tc>
          <w:tcPr>
            <w:tcW w:w="1823" w:type="dxa"/>
            <w:hideMark/>
          </w:tcPr>
          <w:p w14:paraId="2DD81EBB"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+0.21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571FBBE2"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-0.65 (p=0.0155)</w:t>
            </w:r>
          </w:p>
        </w:tc>
        <w:tc>
          <w:tcPr>
            <w:tcW w:w="2434" w:type="dxa"/>
            <w:hideMark/>
          </w:tcPr>
          <w:p w14:paraId="77779FAB"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391F2E2B"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73276DC6"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Task_Pressure</w:t>
            </w:r>
            <w:proofErr w:type="spellEnd"/>
          </w:p>
        </w:tc>
        <w:tc>
          <w:tcPr>
            <w:tcW w:w="1823" w:type="dxa"/>
            <w:hideMark/>
          </w:tcPr>
          <w:p w14:paraId="4AAB4282"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-0.16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27235F8D"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-0.50 (p=0.0471)</w:t>
            </w:r>
          </w:p>
        </w:tc>
        <w:tc>
          <w:tcPr>
            <w:tcW w:w="2434" w:type="dxa"/>
            <w:hideMark/>
          </w:tcPr>
          <w:p w14:paraId="13157466"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267DCDA5"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7C3AFB8A"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lastRenderedPageBreak/>
              <w:t>Shared_Leadership</w:t>
            </w:r>
            <w:proofErr w:type="spellEnd"/>
          </w:p>
        </w:tc>
        <w:tc>
          <w:tcPr>
            <w:tcW w:w="1823" w:type="dxa"/>
            <w:hideMark/>
          </w:tcPr>
          <w:p w14:paraId="7DD0C7C1"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+0.00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4D8C233C"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-1.00 (p=0.0)</w:t>
            </w:r>
          </w:p>
        </w:tc>
        <w:tc>
          <w:tcPr>
            <w:tcW w:w="2434" w:type="dxa"/>
            <w:hideMark/>
          </w:tcPr>
          <w:p w14:paraId="143092D6"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03AE6ED1"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43470BBB"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Team_Influence</w:t>
            </w:r>
            <w:proofErr w:type="spellEnd"/>
          </w:p>
        </w:tc>
        <w:tc>
          <w:tcPr>
            <w:tcW w:w="1823" w:type="dxa"/>
            <w:hideMark/>
          </w:tcPr>
          <w:p w14:paraId="1799E824"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-0.15 (</w:t>
            </w:r>
            <w:proofErr w:type="spellStart"/>
            <w:r w:rsidRPr="00220247">
              <w:rPr>
                <w:rFonts w:ascii="Arial" w:hAnsi="Arial" w:cs="Arial"/>
                <w:lang w:val="es-419"/>
              </w:rPr>
              <w:t>not</w:t>
            </w:r>
            <w:proofErr w:type="spellEnd"/>
            <w:r w:rsidRPr="00220247">
              <w:rPr>
                <w:rFonts w:ascii="Arial" w:hAnsi="Arial" w:cs="Arial"/>
                <w:lang w:val="es-419"/>
              </w:rPr>
              <w:t xml:space="preserve"> sig.)</w:t>
            </w:r>
          </w:p>
        </w:tc>
        <w:tc>
          <w:tcPr>
            <w:tcW w:w="0" w:type="auto"/>
            <w:hideMark/>
          </w:tcPr>
          <w:p w14:paraId="066B7371"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+1.14 (p=0.0009)</w:t>
            </w:r>
          </w:p>
        </w:tc>
        <w:tc>
          <w:tcPr>
            <w:tcW w:w="2434" w:type="dxa"/>
            <w:hideMark/>
          </w:tcPr>
          <w:p w14:paraId="633858AA"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Significant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r w:rsidRPr="00220247">
              <w:rPr>
                <w:rFonts w:ascii="Arial" w:hAnsi="Arial" w:cs="Arial"/>
                <w:lang w:val="es-419"/>
              </w:rPr>
              <w:t xml:space="preserve"> </w:t>
            </w:r>
            <w:proofErr w:type="spellStart"/>
            <w:r w:rsidRPr="00220247">
              <w:rPr>
                <w:rFonts w:ascii="Arial" w:hAnsi="Arial" w:cs="Arial"/>
                <w:lang w:val="es-419"/>
              </w:rPr>
              <w:t>only</w:t>
            </w:r>
            <w:proofErr w:type="spellEnd"/>
          </w:p>
        </w:tc>
      </w:tr>
      <w:tr w:rsidR="0006640D" w:rsidRPr="00220247" w14:paraId="6BF923AD" w14:textId="77777777" w:rsidTr="007E136D">
        <w:tc>
          <w:tcPr>
            <w:cnfStyle w:val="001000000000" w:firstRow="0" w:lastRow="0" w:firstColumn="1" w:lastColumn="0" w:oddVBand="0" w:evenVBand="0" w:oddHBand="0" w:evenHBand="0" w:firstRowFirstColumn="0" w:firstRowLastColumn="0" w:lastRowFirstColumn="0" w:lastRowLastColumn="0"/>
            <w:tcW w:w="3539" w:type="dxa"/>
            <w:hideMark/>
          </w:tcPr>
          <w:p w14:paraId="55DE0178"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Problem_Solving</w:t>
            </w:r>
            <w:proofErr w:type="spellEnd"/>
          </w:p>
        </w:tc>
        <w:tc>
          <w:tcPr>
            <w:tcW w:w="1823" w:type="dxa"/>
            <w:hideMark/>
          </w:tcPr>
          <w:p w14:paraId="40EB459D"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+0.31 (p=0.034)</w:t>
            </w:r>
          </w:p>
        </w:tc>
        <w:tc>
          <w:tcPr>
            <w:tcW w:w="0" w:type="auto"/>
            <w:hideMark/>
          </w:tcPr>
          <w:p w14:paraId="1CDA7CE4"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r w:rsidRPr="00220247">
              <w:rPr>
                <w:rFonts w:ascii="Arial" w:hAnsi="Arial" w:cs="Arial"/>
                <w:lang w:val="es-419"/>
              </w:rPr>
              <w:t>+1.30 (p=0.0013)</w:t>
            </w:r>
          </w:p>
        </w:tc>
        <w:tc>
          <w:tcPr>
            <w:tcW w:w="2434" w:type="dxa"/>
            <w:hideMark/>
          </w:tcPr>
          <w:p w14:paraId="04F5FD0A" w14:textId="77777777" w:rsidR="0006640D" w:rsidRPr="00220247" w:rsidRDefault="0006640D" w:rsidP="007E136D">
            <w:pPr>
              <w:autoSpaceDE w:val="0"/>
              <w:autoSpaceDN w:val="0"/>
              <w:adjustRightIn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s-419"/>
              </w:rPr>
            </w:pPr>
            <w:proofErr w:type="spellStart"/>
            <w:r w:rsidRPr="00220247">
              <w:rPr>
                <w:rFonts w:ascii="Arial" w:hAnsi="Arial" w:cs="Arial"/>
                <w:lang w:val="es-419"/>
              </w:rPr>
              <w:t>Stronger</w:t>
            </w:r>
            <w:proofErr w:type="spellEnd"/>
            <w:r w:rsidRPr="00220247">
              <w:rPr>
                <w:rFonts w:ascii="Arial" w:hAnsi="Arial" w:cs="Arial"/>
                <w:lang w:val="es-419"/>
              </w:rPr>
              <w:t xml:space="preserve"> </w:t>
            </w:r>
            <w:proofErr w:type="spellStart"/>
            <w:r w:rsidRPr="00220247">
              <w:rPr>
                <w:rFonts w:ascii="Arial" w:hAnsi="Arial" w:cs="Arial"/>
                <w:lang w:val="es-419"/>
              </w:rPr>
              <w:t>effect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Leaders</w:t>
            </w:r>
            <w:proofErr w:type="spellEnd"/>
          </w:p>
        </w:tc>
      </w:tr>
      <w:tr w:rsidR="0006640D" w:rsidRPr="00220247" w14:paraId="0E4C40AF" w14:textId="77777777" w:rsidTr="007E13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4FDA82C8" w14:textId="77777777" w:rsidR="0006640D" w:rsidRPr="00220247" w:rsidRDefault="0006640D" w:rsidP="007E136D">
            <w:pPr>
              <w:autoSpaceDE w:val="0"/>
              <w:autoSpaceDN w:val="0"/>
              <w:adjustRightInd w:val="0"/>
              <w:spacing w:after="0" w:line="240" w:lineRule="auto"/>
              <w:jc w:val="both"/>
              <w:rPr>
                <w:rFonts w:ascii="Arial" w:hAnsi="Arial" w:cs="Arial"/>
                <w:lang w:val="es-419"/>
              </w:rPr>
            </w:pPr>
            <w:proofErr w:type="spellStart"/>
            <w:r w:rsidRPr="00220247">
              <w:rPr>
                <w:rFonts w:ascii="Arial" w:hAnsi="Arial" w:cs="Arial"/>
                <w:lang w:val="es-419"/>
              </w:rPr>
              <w:t>Flexibility</w:t>
            </w:r>
            <w:proofErr w:type="spellEnd"/>
          </w:p>
        </w:tc>
        <w:tc>
          <w:tcPr>
            <w:tcW w:w="1823" w:type="dxa"/>
            <w:hideMark/>
          </w:tcPr>
          <w:p w14:paraId="0CD811E5"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+0.39 (p=0.0256)</w:t>
            </w:r>
          </w:p>
        </w:tc>
        <w:tc>
          <w:tcPr>
            <w:tcW w:w="0" w:type="auto"/>
            <w:hideMark/>
          </w:tcPr>
          <w:p w14:paraId="58332C7F"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+0.34 (p=0.0463)</w:t>
            </w:r>
          </w:p>
        </w:tc>
        <w:tc>
          <w:tcPr>
            <w:tcW w:w="2434" w:type="dxa"/>
            <w:hideMark/>
          </w:tcPr>
          <w:p w14:paraId="3E3EE7B8" w14:textId="77777777" w:rsidR="0006640D" w:rsidRPr="00220247" w:rsidRDefault="0006640D" w:rsidP="007E136D">
            <w:pPr>
              <w:autoSpaceDE w:val="0"/>
              <w:autoSpaceDN w:val="0"/>
              <w:adjustRightInd w:val="0"/>
              <w:spacing w:after="0" w:line="24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s-419"/>
              </w:rPr>
            </w:pPr>
            <w:r w:rsidRPr="00220247">
              <w:rPr>
                <w:rFonts w:ascii="Arial" w:hAnsi="Arial" w:cs="Arial"/>
                <w:lang w:val="es-419"/>
              </w:rPr>
              <w:t xml:space="preserve">Similar </w:t>
            </w:r>
            <w:proofErr w:type="spellStart"/>
            <w:r w:rsidRPr="00220247">
              <w:rPr>
                <w:rFonts w:ascii="Arial" w:hAnsi="Arial" w:cs="Arial"/>
                <w:lang w:val="es-419"/>
              </w:rPr>
              <w:t>effect</w:t>
            </w:r>
            <w:proofErr w:type="spellEnd"/>
            <w:r w:rsidRPr="00220247">
              <w:rPr>
                <w:rFonts w:ascii="Arial" w:hAnsi="Arial" w:cs="Arial"/>
                <w:lang w:val="es-419"/>
              </w:rPr>
              <w:t xml:space="preserve"> </w:t>
            </w:r>
            <w:proofErr w:type="spellStart"/>
            <w:r w:rsidRPr="00220247">
              <w:rPr>
                <w:rFonts w:ascii="Arial" w:hAnsi="Arial" w:cs="Arial"/>
                <w:lang w:val="es-419"/>
              </w:rPr>
              <w:t>for</w:t>
            </w:r>
            <w:proofErr w:type="spellEnd"/>
            <w:r w:rsidRPr="00220247">
              <w:rPr>
                <w:rFonts w:ascii="Arial" w:hAnsi="Arial" w:cs="Arial"/>
                <w:lang w:val="es-419"/>
              </w:rPr>
              <w:t xml:space="preserve"> </w:t>
            </w:r>
            <w:proofErr w:type="spellStart"/>
            <w:r w:rsidRPr="00220247">
              <w:rPr>
                <w:rFonts w:ascii="Arial" w:hAnsi="Arial" w:cs="Arial"/>
                <w:lang w:val="es-419"/>
              </w:rPr>
              <w:t>both</w:t>
            </w:r>
            <w:proofErr w:type="spellEnd"/>
          </w:p>
        </w:tc>
      </w:tr>
    </w:tbl>
    <w:p w14:paraId="1E5A2DF4" w14:textId="77777777" w:rsidR="0006640D" w:rsidRPr="00220247" w:rsidRDefault="0006640D" w:rsidP="0006640D">
      <w:pPr>
        <w:autoSpaceDE w:val="0"/>
        <w:autoSpaceDN w:val="0"/>
        <w:adjustRightInd w:val="0"/>
        <w:spacing w:after="0" w:line="240" w:lineRule="auto"/>
        <w:jc w:val="both"/>
        <w:rPr>
          <w:rFonts w:ascii="Arial" w:hAnsi="Arial" w:cs="Arial"/>
          <w:b/>
          <w:bCs/>
          <w:sz w:val="24"/>
          <w:szCs w:val="24"/>
          <w:lang w:val="en-US"/>
        </w:rPr>
      </w:pPr>
    </w:p>
    <w:p w14:paraId="04A19BD9" w14:textId="77777777" w:rsidR="0006640D" w:rsidRDefault="0006640D" w:rsidP="0006640D">
      <w:pPr>
        <w:autoSpaceDE w:val="0"/>
        <w:autoSpaceDN w:val="0"/>
        <w:adjustRightInd w:val="0"/>
        <w:spacing w:after="0" w:line="240" w:lineRule="auto"/>
        <w:jc w:val="both"/>
        <w:rPr>
          <w:rFonts w:ascii="Arial" w:hAnsi="Arial" w:cs="Arial"/>
          <w:sz w:val="18"/>
          <w:szCs w:val="18"/>
          <w:lang w:val="en-US"/>
        </w:rPr>
      </w:pPr>
      <w:r w:rsidRPr="1F1470BD">
        <w:rPr>
          <w:rFonts w:ascii="Arial" w:hAnsi="Arial" w:cs="Arial"/>
          <w:sz w:val="18"/>
          <w:szCs w:val="18"/>
          <w:lang w:val="en-US"/>
        </w:rPr>
        <w:t>*Statistically significant at p&lt;0.05</w:t>
      </w:r>
    </w:p>
    <w:p w14:paraId="38A715BD" w14:textId="77777777" w:rsidR="000A00DA" w:rsidRDefault="000A00DA" w:rsidP="0006640D">
      <w:pPr>
        <w:autoSpaceDE w:val="0"/>
        <w:autoSpaceDN w:val="0"/>
        <w:adjustRightInd w:val="0"/>
        <w:spacing w:after="0" w:line="240" w:lineRule="auto"/>
        <w:jc w:val="both"/>
        <w:rPr>
          <w:rFonts w:ascii="Arial" w:hAnsi="Arial" w:cs="Arial"/>
          <w:sz w:val="18"/>
          <w:szCs w:val="18"/>
          <w:lang w:val="en-US"/>
        </w:rPr>
      </w:pPr>
    </w:p>
    <w:p w14:paraId="5E83C312" w14:textId="77777777" w:rsidR="000A00DA" w:rsidRPr="00AB36C0" w:rsidRDefault="000A00DA" w:rsidP="000A00DA">
      <w:pPr>
        <w:spacing w:after="160" w:line="278" w:lineRule="auto"/>
        <w:rPr>
          <w:rFonts w:ascii="Arial" w:hAnsi="Arial" w:cs="Arial"/>
          <w:sz w:val="24"/>
          <w:szCs w:val="24"/>
          <w:lang w:val="en-US"/>
        </w:rPr>
      </w:pPr>
      <w:r w:rsidRPr="00646645">
        <w:rPr>
          <w:rFonts w:ascii="Arial" w:hAnsi="Arial" w:cs="Arial"/>
          <w:sz w:val="24"/>
          <w:szCs w:val="24"/>
          <w:lang w:val="en-US"/>
        </w:rPr>
        <w:t>These findings reveal a</w:t>
      </w:r>
      <w:r>
        <w:rPr>
          <w:rFonts w:ascii="Arial" w:hAnsi="Arial" w:cs="Arial"/>
          <w:sz w:val="24"/>
          <w:szCs w:val="24"/>
          <w:lang w:val="en-US"/>
        </w:rPr>
        <w:t>n interesting</w:t>
      </w:r>
      <w:r w:rsidRPr="00646645">
        <w:rPr>
          <w:rFonts w:ascii="Arial" w:hAnsi="Arial" w:cs="Arial"/>
          <w:sz w:val="24"/>
          <w:szCs w:val="24"/>
          <w:lang w:val="en-US"/>
        </w:rPr>
        <w:t xml:space="preserve"> pattern: </w:t>
      </w:r>
      <w:r w:rsidRPr="009167B2">
        <w:rPr>
          <w:rFonts w:ascii="Arial" w:hAnsi="Arial" w:cs="Arial"/>
          <w:sz w:val="24"/>
          <w:szCs w:val="24"/>
          <w:lang w:val="en-US"/>
        </w:rPr>
        <w:t>the effects of remote work are quite different between leadership roles</w:t>
      </w:r>
      <w:r>
        <w:rPr>
          <w:rFonts w:ascii="Arial" w:hAnsi="Arial" w:cs="Arial"/>
          <w:sz w:val="24"/>
          <w:szCs w:val="24"/>
          <w:lang w:val="en-US"/>
        </w:rPr>
        <w:t xml:space="preserve">. </w:t>
      </w:r>
      <w:r w:rsidRPr="00AB36C0">
        <w:rPr>
          <w:rFonts w:ascii="Arial" w:hAnsi="Arial" w:cs="Arial"/>
          <w:sz w:val="24"/>
          <w:szCs w:val="24"/>
          <w:lang w:val="en-US"/>
        </w:rPr>
        <w:t>Leaders (Role 1) experience far more pronounced benefits from remote work across multiple metrics. For leaders, remote work is associated with substantially higher team milestones achievement (+1.34 points), feedback (+1.31 points), motivation (+1.30 points), and problem-solving abilities (+1.30 points). They also report significantly lower issues related to coordination (-1.04 points), employee engagement (-1.07 points), and communication (-0.94 points).</w:t>
      </w:r>
    </w:p>
    <w:p w14:paraId="7FDF6925" w14:textId="77777777" w:rsidR="000A00DA" w:rsidRPr="00AB36C0" w:rsidRDefault="000A00DA" w:rsidP="000A00DA">
      <w:pPr>
        <w:spacing w:after="160" w:line="278" w:lineRule="auto"/>
        <w:rPr>
          <w:rFonts w:ascii="Arial" w:hAnsi="Arial" w:cs="Arial"/>
          <w:sz w:val="24"/>
          <w:szCs w:val="24"/>
          <w:lang w:val="en-US"/>
        </w:rPr>
      </w:pPr>
      <w:r>
        <w:rPr>
          <w:rFonts w:ascii="Arial" w:hAnsi="Arial" w:cs="Arial"/>
          <w:sz w:val="24"/>
          <w:szCs w:val="24"/>
          <w:lang w:val="en-US"/>
        </w:rPr>
        <w:t>Individual contributors</w:t>
      </w:r>
      <w:r w:rsidRPr="00AB36C0">
        <w:rPr>
          <w:rFonts w:ascii="Arial" w:hAnsi="Arial" w:cs="Arial"/>
          <w:sz w:val="24"/>
          <w:szCs w:val="24"/>
          <w:lang w:val="en-US"/>
        </w:rPr>
        <w:t xml:space="preserve"> (Role 0) still benefit from remote work, but their significant advantages are fewer and generally smaller in magnitude. They primarily gain in personal well-being areas: comfort (+0.59 points), autonomy (+0.39 points), performance (+0.37 points), creativity (+0.34 points), and confidence (+0.34 points).</w:t>
      </w:r>
    </w:p>
    <w:p w14:paraId="38D1A7F4" w14:textId="77777777" w:rsidR="000A00DA" w:rsidRPr="00AB36C0" w:rsidRDefault="000A00DA" w:rsidP="000A00DA">
      <w:pPr>
        <w:spacing w:after="160" w:line="278" w:lineRule="auto"/>
        <w:rPr>
          <w:rFonts w:ascii="Arial" w:hAnsi="Arial" w:cs="Arial"/>
          <w:sz w:val="24"/>
          <w:szCs w:val="24"/>
          <w:lang w:val="en-US"/>
        </w:rPr>
      </w:pPr>
      <w:r w:rsidRPr="00AB36C0">
        <w:rPr>
          <w:rFonts w:ascii="Arial" w:hAnsi="Arial" w:cs="Arial"/>
          <w:sz w:val="24"/>
          <w:szCs w:val="24"/>
          <w:lang w:val="en-US"/>
        </w:rPr>
        <w:t xml:space="preserve">The most notable finding is still the opposite effect on leadership problems between roles. </w:t>
      </w:r>
      <w:r>
        <w:rPr>
          <w:rFonts w:ascii="Arial" w:hAnsi="Arial" w:cs="Arial"/>
          <w:sz w:val="24"/>
          <w:szCs w:val="24"/>
          <w:lang w:val="en-US"/>
        </w:rPr>
        <w:t>Individual contributors</w:t>
      </w:r>
      <w:r w:rsidRPr="00AB36C0">
        <w:rPr>
          <w:rFonts w:ascii="Arial" w:hAnsi="Arial" w:cs="Arial"/>
          <w:sz w:val="24"/>
          <w:szCs w:val="24"/>
          <w:lang w:val="en-US"/>
        </w:rPr>
        <w:t xml:space="preserve"> report significantly more leadership problems in high remote environments (+0.30 points), while leaders experience significantly fewer leadership problems (-0.67 points). This suggests leaders perceive remote work as simplifying their leadership responsibilities, while </w:t>
      </w:r>
      <w:r>
        <w:rPr>
          <w:rFonts w:ascii="Arial" w:hAnsi="Arial" w:cs="Arial"/>
          <w:sz w:val="24"/>
          <w:szCs w:val="24"/>
          <w:lang w:val="en-US"/>
        </w:rPr>
        <w:t>individual contributors</w:t>
      </w:r>
      <w:r w:rsidRPr="00AB36C0">
        <w:rPr>
          <w:rFonts w:ascii="Arial" w:hAnsi="Arial" w:cs="Arial"/>
          <w:sz w:val="24"/>
          <w:szCs w:val="24"/>
          <w:lang w:val="en-US"/>
        </w:rPr>
        <w:t xml:space="preserve"> may feel less supported or guided in remote settings.</w:t>
      </w:r>
    </w:p>
    <w:p w14:paraId="5E250AB0" w14:textId="77777777" w:rsidR="000A00DA" w:rsidRPr="00AB36C0" w:rsidRDefault="000A00DA" w:rsidP="000A00DA">
      <w:pPr>
        <w:spacing w:after="160" w:line="278" w:lineRule="auto"/>
        <w:rPr>
          <w:rFonts w:ascii="Arial" w:hAnsi="Arial" w:cs="Arial"/>
          <w:sz w:val="24"/>
          <w:szCs w:val="24"/>
          <w:lang w:val="en-US"/>
        </w:rPr>
      </w:pPr>
      <w:r w:rsidRPr="00AB36C0">
        <w:rPr>
          <w:rFonts w:ascii="Arial" w:hAnsi="Arial" w:cs="Arial"/>
          <w:sz w:val="24"/>
          <w:szCs w:val="24"/>
          <w:lang w:val="en-US"/>
        </w:rPr>
        <w:t xml:space="preserve">Communication and coordination dynamics show marked differences between the two groups. Leaders report significantly fewer coordination issues (-1.04 points) and communication issues (-0.94 points) in remote work, while </w:t>
      </w:r>
      <w:r>
        <w:rPr>
          <w:rFonts w:ascii="Arial" w:hAnsi="Arial" w:cs="Arial"/>
          <w:sz w:val="24"/>
          <w:szCs w:val="24"/>
          <w:lang w:val="en-US"/>
        </w:rPr>
        <w:t>individual contributors</w:t>
      </w:r>
      <w:r w:rsidRPr="00AB36C0">
        <w:rPr>
          <w:rFonts w:ascii="Arial" w:hAnsi="Arial" w:cs="Arial"/>
          <w:sz w:val="24"/>
          <w:szCs w:val="24"/>
          <w:lang w:val="en-US"/>
        </w:rPr>
        <w:t xml:space="preserve"> show no significant changes in these areas. This indicates leaders may be leveraging remote communication tools more effectively or experiencing fewer interruptions and meeting burdens.</w:t>
      </w:r>
    </w:p>
    <w:p w14:paraId="4E17F3FA" w14:textId="77777777" w:rsidR="000A00DA" w:rsidRPr="00AB36C0" w:rsidRDefault="000A00DA" w:rsidP="000A00DA">
      <w:pPr>
        <w:spacing w:after="160" w:line="278" w:lineRule="auto"/>
        <w:rPr>
          <w:rFonts w:ascii="Arial" w:hAnsi="Arial" w:cs="Arial"/>
          <w:sz w:val="24"/>
          <w:szCs w:val="24"/>
          <w:lang w:val="en-US"/>
        </w:rPr>
      </w:pPr>
      <w:r w:rsidRPr="00AB36C0">
        <w:rPr>
          <w:rFonts w:ascii="Arial" w:hAnsi="Arial" w:cs="Arial"/>
          <w:sz w:val="24"/>
          <w:szCs w:val="24"/>
          <w:lang w:val="en-US"/>
        </w:rPr>
        <w:t xml:space="preserve">Social connection metrics reveal another important contrast. Leaders experience significantly higher belonging (+1.02 points) and attention to others (+1.10 points) in remote work, whereas </w:t>
      </w:r>
      <w:r>
        <w:rPr>
          <w:rFonts w:ascii="Arial" w:hAnsi="Arial" w:cs="Arial"/>
          <w:sz w:val="24"/>
          <w:szCs w:val="24"/>
          <w:lang w:val="en-US"/>
        </w:rPr>
        <w:t>individual contributors</w:t>
      </w:r>
      <w:r w:rsidRPr="00AB36C0">
        <w:rPr>
          <w:rFonts w:ascii="Arial" w:hAnsi="Arial" w:cs="Arial"/>
          <w:sz w:val="24"/>
          <w:szCs w:val="24"/>
          <w:lang w:val="en-US"/>
        </w:rPr>
        <w:t xml:space="preserve"> show slightly negative effects for the same metrics. This finding suggests remote work may enhance leaders' social connections while potentially diminishing them for </w:t>
      </w:r>
      <w:r>
        <w:rPr>
          <w:rFonts w:ascii="Arial" w:hAnsi="Arial" w:cs="Arial"/>
          <w:sz w:val="24"/>
          <w:szCs w:val="24"/>
          <w:lang w:val="en-US"/>
        </w:rPr>
        <w:t>individual contributors</w:t>
      </w:r>
      <w:r w:rsidRPr="00AB36C0">
        <w:rPr>
          <w:rFonts w:ascii="Arial" w:hAnsi="Arial" w:cs="Arial"/>
          <w:sz w:val="24"/>
          <w:szCs w:val="24"/>
          <w:lang w:val="en-US"/>
        </w:rPr>
        <w:t>.</w:t>
      </w:r>
    </w:p>
    <w:p w14:paraId="07F7A932" w14:textId="77777777" w:rsidR="000A00DA" w:rsidRPr="00AB36C0" w:rsidRDefault="000A00DA" w:rsidP="000A00DA">
      <w:pPr>
        <w:spacing w:after="160" w:line="278" w:lineRule="auto"/>
        <w:rPr>
          <w:rFonts w:ascii="Arial" w:hAnsi="Arial" w:cs="Arial"/>
          <w:sz w:val="24"/>
          <w:szCs w:val="24"/>
          <w:lang w:val="en-US"/>
        </w:rPr>
      </w:pPr>
      <w:r w:rsidRPr="00AB36C0">
        <w:rPr>
          <w:rFonts w:ascii="Arial" w:hAnsi="Arial" w:cs="Arial"/>
          <w:sz w:val="24"/>
          <w:szCs w:val="24"/>
          <w:lang w:val="en-US"/>
        </w:rPr>
        <w:lastRenderedPageBreak/>
        <w:t xml:space="preserve">Problem-solving is one of the few metrics that shows significant improvement for both groups, though with different magnitudes. While </w:t>
      </w:r>
      <w:r>
        <w:rPr>
          <w:rFonts w:ascii="Arial" w:hAnsi="Arial" w:cs="Arial"/>
          <w:sz w:val="24"/>
          <w:szCs w:val="24"/>
          <w:lang w:val="en-US"/>
        </w:rPr>
        <w:t>individual contributors</w:t>
      </w:r>
      <w:r w:rsidRPr="00AB36C0">
        <w:rPr>
          <w:rFonts w:ascii="Arial" w:hAnsi="Arial" w:cs="Arial"/>
          <w:sz w:val="24"/>
          <w:szCs w:val="24"/>
          <w:lang w:val="en-US"/>
        </w:rPr>
        <w:t xml:space="preserve"> report moderate improvements (+0.31 points), leaders experience much stronger benefits (+1.30 points). This suggests remote work may enhance cognitive performance across roles, but with leaders benefiting more substantially.</w:t>
      </w:r>
    </w:p>
    <w:p w14:paraId="4322A1CE" w14:textId="77777777" w:rsidR="000A00DA" w:rsidRPr="00AB36C0" w:rsidRDefault="000A00DA" w:rsidP="000A00DA">
      <w:pPr>
        <w:spacing w:after="160" w:line="278" w:lineRule="auto"/>
        <w:rPr>
          <w:rFonts w:ascii="Arial" w:hAnsi="Arial" w:cs="Arial"/>
          <w:sz w:val="24"/>
          <w:szCs w:val="24"/>
          <w:lang w:val="en-US"/>
        </w:rPr>
      </w:pPr>
      <w:r w:rsidRPr="00AB36C0">
        <w:rPr>
          <w:rFonts w:ascii="Arial" w:hAnsi="Arial" w:cs="Arial"/>
          <w:sz w:val="24"/>
          <w:szCs w:val="24"/>
          <w:lang w:val="en-US"/>
        </w:rPr>
        <w:t xml:space="preserve">Flexibility is the only metric showing similar significant positive effects for both groups (+0.39 points for </w:t>
      </w:r>
      <w:r>
        <w:rPr>
          <w:rFonts w:ascii="Arial" w:hAnsi="Arial" w:cs="Arial"/>
          <w:sz w:val="24"/>
          <w:szCs w:val="24"/>
          <w:lang w:val="en-US"/>
        </w:rPr>
        <w:t>individual contributors</w:t>
      </w:r>
      <w:r w:rsidRPr="00AB36C0">
        <w:rPr>
          <w:rFonts w:ascii="Arial" w:hAnsi="Arial" w:cs="Arial"/>
          <w:sz w:val="24"/>
          <w:szCs w:val="24"/>
          <w:lang w:val="en-US"/>
        </w:rPr>
        <w:t xml:space="preserve"> and +0.34 points for leaders), indicating that increased workplace flexibility is a universal benefit of remote work regardless of role.</w:t>
      </w:r>
    </w:p>
    <w:p w14:paraId="22A62FFC" w14:textId="77777777" w:rsidR="000A00DA" w:rsidRDefault="000A00DA" w:rsidP="000A00DA">
      <w:pPr>
        <w:spacing w:after="160" w:line="278" w:lineRule="auto"/>
        <w:rPr>
          <w:rFonts w:ascii="Arial" w:hAnsi="Arial" w:cs="Arial"/>
          <w:sz w:val="24"/>
          <w:szCs w:val="24"/>
          <w:lang w:val="en-US"/>
        </w:rPr>
      </w:pPr>
      <w:r w:rsidRPr="00AB36C0">
        <w:rPr>
          <w:rFonts w:ascii="Arial" w:hAnsi="Arial" w:cs="Arial"/>
          <w:sz w:val="24"/>
          <w:szCs w:val="24"/>
          <w:lang w:val="en-US"/>
        </w:rPr>
        <w:t xml:space="preserve">While leaders benefit more in most areas, </w:t>
      </w:r>
      <w:r>
        <w:rPr>
          <w:rFonts w:ascii="Arial" w:hAnsi="Arial" w:cs="Arial"/>
          <w:sz w:val="24"/>
          <w:szCs w:val="24"/>
          <w:lang w:val="en-US"/>
        </w:rPr>
        <w:t>individual contributors</w:t>
      </w:r>
      <w:r w:rsidRPr="00AB36C0">
        <w:rPr>
          <w:rFonts w:ascii="Arial" w:hAnsi="Arial" w:cs="Arial"/>
          <w:sz w:val="24"/>
          <w:szCs w:val="24"/>
          <w:lang w:val="en-US"/>
        </w:rPr>
        <w:t xml:space="preserve"> do show some unique advantages in remote settings. </w:t>
      </w:r>
      <w:r>
        <w:rPr>
          <w:rFonts w:ascii="Arial" w:hAnsi="Arial" w:cs="Arial"/>
          <w:sz w:val="24"/>
          <w:szCs w:val="24"/>
          <w:lang w:val="en-US"/>
        </w:rPr>
        <w:t>Individual contributors</w:t>
      </w:r>
      <w:r w:rsidRPr="00AB36C0">
        <w:rPr>
          <w:rFonts w:ascii="Arial" w:hAnsi="Arial" w:cs="Arial"/>
          <w:sz w:val="24"/>
          <w:szCs w:val="24"/>
          <w:lang w:val="en-US"/>
        </w:rPr>
        <w:t xml:space="preserve"> experience significantly higher comfort, autonomy, and creativity - areas where leaders see positive but non-significant improvements. This suggests remote work offers important well-being benefits for </w:t>
      </w:r>
      <w:r>
        <w:rPr>
          <w:rFonts w:ascii="Arial" w:hAnsi="Arial" w:cs="Arial"/>
          <w:sz w:val="24"/>
          <w:szCs w:val="24"/>
          <w:lang w:val="en-US"/>
        </w:rPr>
        <w:t>individual contributors</w:t>
      </w:r>
      <w:r w:rsidRPr="00AB36C0">
        <w:rPr>
          <w:rFonts w:ascii="Arial" w:hAnsi="Arial" w:cs="Arial"/>
          <w:sz w:val="24"/>
          <w:szCs w:val="24"/>
          <w:lang w:val="en-US"/>
        </w:rPr>
        <w:t xml:space="preserve"> even if they don't experience the same level of productivity and team coordination gains as leaders.</w:t>
      </w:r>
    </w:p>
    <w:p w14:paraId="20B43D52" w14:textId="77777777" w:rsidR="008A5B99" w:rsidRPr="008A5B99" w:rsidRDefault="008A5B99" w:rsidP="008A5B99">
      <w:pPr>
        <w:spacing w:before="100" w:beforeAutospacing="1" w:after="100" w:afterAutospacing="1" w:line="240" w:lineRule="auto"/>
        <w:outlineLvl w:val="1"/>
        <w:rPr>
          <w:rFonts w:ascii="Arial" w:eastAsia="Times New Roman" w:hAnsi="Arial" w:cs="Arial"/>
          <w:b/>
          <w:bCs/>
          <w:sz w:val="24"/>
          <w:szCs w:val="24"/>
          <w:lang w:val="en-US" w:eastAsia="es-419"/>
        </w:rPr>
      </w:pPr>
      <w:r w:rsidRPr="008A5B99">
        <w:rPr>
          <w:rFonts w:ascii="Arial" w:eastAsia="Times New Roman" w:hAnsi="Arial" w:cs="Arial"/>
          <w:b/>
          <w:bCs/>
          <w:sz w:val="24"/>
          <w:szCs w:val="24"/>
          <w:lang w:val="en-US" w:eastAsia="es-419"/>
        </w:rPr>
        <w:t>Annex D: Dependent Variable Definitions</w:t>
      </w:r>
    </w:p>
    <w:p w14:paraId="3DA13DCB" w14:textId="3F8ED41D"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sz w:val="24"/>
          <w:szCs w:val="24"/>
          <w:lang w:val="en-US" w:eastAsia="es-419"/>
        </w:rPr>
        <w:t xml:space="preserve">The following definitions are based on the comprehensive factor analysis conducted by </w:t>
      </w:r>
      <w:proofErr w:type="spellStart"/>
      <w:r w:rsidRPr="008A5B99">
        <w:rPr>
          <w:rFonts w:ascii="Arial" w:eastAsia="Times New Roman" w:hAnsi="Arial" w:cs="Arial"/>
          <w:sz w:val="24"/>
          <w:szCs w:val="24"/>
          <w:lang w:val="en-US" w:eastAsia="es-419"/>
        </w:rPr>
        <w:t>Castrillón</w:t>
      </w:r>
      <w:proofErr w:type="spellEnd"/>
      <w:r w:rsidRPr="008A5B99">
        <w:rPr>
          <w:rFonts w:ascii="Arial" w:eastAsia="Times New Roman" w:hAnsi="Arial" w:cs="Arial"/>
          <w:sz w:val="24"/>
          <w:szCs w:val="24"/>
          <w:lang w:val="en-US" w:eastAsia="es-419"/>
        </w:rPr>
        <w:t xml:space="preserve"> &amp; Acevedo </w:t>
      </w:r>
      <w:r w:rsidR="00065760">
        <w:rPr>
          <w:rFonts w:ascii="Arial" w:eastAsia="Times New Roman" w:hAnsi="Arial" w:cs="Arial"/>
          <w:sz w:val="24"/>
          <w:szCs w:val="24"/>
          <w:lang w:val="en-US" w:eastAsia="es-419"/>
        </w:rPr>
        <w:t>[11]</w:t>
      </w:r>
      <w:r w:rsidRPr="008A5B99">
        <w:rPr>
          <w:rFonts w:ascii="Arial" w:eastAsia="Times New Roman" w:hAnsi="Arial" w:cs="Arial"/>
          <w:sz w:val="24"/>
          <w:szCs w:val="24"/>
          <w:lang w:val="en-US" w:eastAsia="es-419"/>
        </w:rPr>
        <w:t>, who identified 83 distinct factors affecting software developer experiences through qualitative research with Colombian professionals:</w:t>
      </w:r>
    </w:p>
    <w:p w14:paraId="6DCC7344" w14:textId="77777777" w:rsidR="008A5B99" w:rsidRPr="008A5B99" w:rsidRDefault="008A5B99" w:rsidP="008A5B99">
      <w:pPr>
        <w:spacing w:before="100" w:beforeAutospacing="1" w:after="100" w:afterAutospacing="1" w:line="240" w:lineRule="auto"/>
        <w:outlineLvl w:val="2"/>
        <w:rPr>
          <w:rFonts w:ascii="Arial" w:eastAsia="Times New Roman" w:hAnsi="Arial" w:cs="Arial"/>
          <w:b/>
          <w:bCs/>
          <w:sz w:val="24"/>
          <w:szCs w:val="24"/>
          <w:lang w:val="en-US" w:eastAsia="es-419"/>
        </w:rPr>
      </w:pPr>
      <w:r w:rsidRPr="008A5B99">
        <w:rPr>
          <w:rFonts w:ascii="Arial" w:eastAsia="Times New Roman" w:hAnsi="Arial" w:cs="Arial"/>
          <w:b/>
          <w:bCs/>
          <w:sz w:val="24"/>
          <w:szCs w:val="24"/>
          <w:lang w:val="en-US" w:eastAsia="es-419"/>
        </w:rPr>
        <w:t>Performance Metrics:</w:t>
      </w:r>
    </w:p>
    <w:p w14:paraId="576EEA0B"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Performance:</w:t>
      </w:r>
      <w:r w:rsidRPr="008A5B99">
        <w:rPr>
          <w:rFonts w:ascii="Arial" w:eastAsia="Times New Roman" w:hAnsi="Arial" w:cs="Arial"/>
          <w:sz w:val="24"/>
          <w:szCs w:val="24"/>
          <w:lang w:val="en-US" w:eastAsia="es-419"/>
        </w:rPr>
        <w:t xml:space="preserve"> Overall effectiveness and quality of individual work output in achieving assigned tasks and objectives.</w:t>
      </w:r>
    </w:p>
    <w:p w14:paraId="55158907"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Team Productivity:</w:t>
      </w:r>
      <w:r w:rsidRPr="008A5B99">
        <w:rPr>
          <w:rFonts w:ascii="Arial" w:eastAsia="Times New Roman" w:hAnsi="Arial" w:cs="Arial"/>
          <w:sz w:val="24"/>
          <w:szCs w:val="24"/>
          <w:lang w:val="en-US" w:eastAsia="es-419"/>
        </w:rPr>
        <w:t xml:space="preserve"> Collective efficiency and output of the development team in delivering software products and meeting project goals.</w:t>
      </w:r>
    </w:p>
    <w:p w14:paraId="3636B400"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Team Milestones:</w:t>
      </w:r>
      <w:r w:rsidRPr="008A5B99">
        <w:rPr>
          <w:rFonts w:ascii="Arial" w:eastAsia="Times New Roman" w:hAnsi="Arial" w:cs="Arial"/>
          <w:sz w:val="24"/>
          <w:szCs w:val="24"/>
          <w:lang w:val="en-US" w:eastAsia="es-419"/>
        </w:rPr>
        <w:t xml:space="preserve"> Achievement of key project checkpoints and deliverables within established timelines.</w:t>
      </w:r>
    </w:p>
    <w:p w14:paraId="6BA43166"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Concentration:</w:t>
      </w:r>
      <w:r w:rsidRPr="008A5B99">
        <w:rPr>
          <w:rFonts w:ascii="Arial" w:eastAsia="Times New Roman" w:hAnsi="Arial" w:cs="Arial"/>
          <w:sz w:val="24"/>
          <w:szCs w:val="24"/>
          <w:lang w:val="en-US" w:eastAsia="es-419"/>
        </w:rPr>
        <w:t xml:space="preserve"> Capacity to maintain sustained attention on specific tasks, ensuring cognitive resources are aligned with relevant objectives.</w:t>
      </w:r>
    </w:p>
    <w:p w14:paraId="15080840"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Knowledge Exchange:</w:t>
      </w:r>
      <w:r w:rsidRPr="008A5B99">
        <w:rPr>
          <w:rFonts w:ascii="Arial" w:eastAsia="Times New Roman" w:hAnsi="Arial" w:cs="Arial"/>
          <w:sz w:val="24"/>
          <w:szCs w:val="24"/>
          <w:lang w:val="en-US" w:eastAsia="es-419"/>
        </w:rPr>
        <w:t xml:space="preserve"> Effective transfer of knowledge, skills, information and experiences within a team or organization, including documentation, training, and natural idea flow.</w:t>
      </w:r>
    </w:p>
    <w:p w14:paraId="70312BD4"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Communication with Peers:</w:t>
      </w:r>
      <w:r w:rsidRPr="008A5B99">
        <w:rPr>
          <w:rFonts w:ascii="Arial" w:eastAsia="Times New Roman" w:hAnsi="Arial" w:cs="Arial"/>
          <w:sz w:val="24"/>
          <w:szCs w:val="24"/>
          <w:lang w:val="en-US" w:eastAsia="es-419"/>
        </w:rPr>
        <w:t xml:space="preserve"> Clear, effective and timely information exchange between team members at the same hierarchical level.</w:t>
      </w:r>
    </w:p>
    <w:p w14:paraId="296B6724"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lastRenderedPageBreak/>
        <w:t>Communication with Boss:</w:t>
      </w:r>
      <w:r w:rsidRPr="008A5B99">
        <w:rPr>
          <w:rFonts w:ascii="Arial" w:eastAsia="Times New Roman" w:hAnsi="Arial" w:cs="Arial"/>
          <w:sz w:val="24"/>
          <w:szCs w:val="24"/>
          <w:lang w:val="en-US" w:eastAsia="es-419"/>
        </w:rPr>
        <w:t xml:space="preserve"> Quality and effectiveness of information exchange between individual contributors and their direct supervisors or managers.</w:t>
      </w:r>
    </w:p>
    <w:p w14:paraId="1860A520"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Employee Engagement:</w:t>
      </w:r>
      <w:r w:rsidRPr="008A5B99">
        <w:rPr>
          <w:rFonts w:ascii="Arial" w:eastAsia="Times New Roman" w:hAnsi="Arial" w:cs="Arial"/>
          <w:sz w:val="24"/>
          <w:szCs w:val="24"/>
          <w:lang w:val="en-US" w:eastAsia="es-419"/>
        </w:rPr>
        <w:t xml:space="preserve"> Level of emotional and professional involvement of employees toward their responsibilities and the organization.</w:t>
      </w:r>
    </w:p>
    <w:p w14:paraId="4EAB7652"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Leadership Problems:</w:t>
      </w:r>
      <w:r w:rsidRPr="008A5B99">
        <w:rPr>
          <w:rFonts w:ascii="Arial" w:eastAsia="Times New Roman" w:hAnsi="Arial" w:cs="Arial"/>
          <w:sz w:val="24"/>
          <w:szCs w:val="24"/>
          <w:lang w:val="en-US" w:eastAsia="es-419"/>
        </w:rPr>
        <w:t xml:space="preserve"> Challenges related to leadership capacity, guidance quality, and management effectiveness within teams.</w:t>
      </w:r>
    </w:p>
    <w:p w14:paraId="22E6FC63"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Agile Methodology Effectiveness:</w:t>
      </w:r>
      <w:r w:rsidRPr="008A5B99">
        <w:rPr>
          <w:rFonts w:ascii="Arial" w:eastAsia="Times New Roman" w:hAnsi="Arial" w:cs="Arial"/>
          <w:sz w:val="24"/>
          <w:szCs w:val="24"/>
          <w:lang w:val="en-US" w:eastAsia="es-419"/>
        </w:rPr>
        <w:t xml:space="preserve"> Success in implementing agile principles and practices for iterative and incremental software development.</w:t>
      </w:r>
    </w:p>
    <w:p w14:paraId="126D1837"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Task Assignment:</w:t>
      </w:r>
      <w:r w:rsidRPr="008A5B99">
        <w:rPr>
          <w:rFonts w:ascii="Arial" w:eastAsia="Times New Roman" w:hAnsi="Arial" w:cs="Arial"/>
          <w:sz w:val="24"/>
          <w:szCs w:val="24"/>
          <w:lang w:val="en-US" w:eastAsia="es-419"/>
        </w:rPr>
        <w:t xml:space="preserve"> Effectiveness in distributing responsibilities and tasks among team members.</w:t>
      </w:r>
    </w:p>
    <w:p w14:paraId="7E46BCEF"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Confidence Between Team Members:</w:t>
      </w:r>
      <w:r w:rsidRPr="008A5B99">
        <w:rPr>
          <w:rFonts w:ascii="Arial" w:eastAsia="Times New Roman" w:hAnsi="Arial" w:cs="Arial"/>
          <w:sz w:val="24"/>
          <w:szCs w:val="24"/>
          <w:lang w:val="en-US" w:eastAsia="es-419"/>
        </w:rPr>
        <w:t xml:space="preserve"> Level of trust in the reliability, integrity and competencies of team members.</w:t>
      </w:r>
    </w:p>
    <w:p w14:paraId="7ACB1D8C"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Collaboration Between Team Members:</w:t>
      </w:r>
      <w:r w:rsidRPr="008A5B99">
        <w:rPr>
          <w:rFonts w:ascii="Arial" w:eastAsia="Times New Roman" w:hAnsi="Arial" w:cs="Arial"/>
          <w:sz w:val="24"/>
          <w:szCs w:val="24"/>
          <w:lang w:val="en-US" w:eastAsia="es-419"/>
        </w:rPr>
        <w:t xml:space="preserve"> Process of working jointly to achieve common objectives, integrating skills, knowledge and resources.</w:t>
      </w:r>
    </w:p>
    <w:p w14:paraId="5D398675"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Qualified Personnel:</w:t>
      </w:r>
      <w:r w:rsidRPr="008A5B99">
        <w:rPr>
          <w:rFonts w:ascii="Arial" w:eastAsia="Times New Roman" w:hAnsi="Arial" w:cs="Arial"/>
          <w:sz w:val="24"/>
          <w:szCs w:val="24"/>
          <w:lang w:val="en-US" w:eastAsia="es-419"/>
        </w:rPr>
        <w:t xml:space="preserve"> Availability of software developers with the necessary competencies, skills and experience to effectively fulfill job responsibilities.</w:t>
      </w:r>
    </w:p>
    <w:p w14:paraId="02E8276D"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Project Management Problems:</w:t>
      </w:r>
      <w:r w:rsidRPr="008A5B99">
        <w:rPr>
          <w:rFonts w:ascii="Arial" w:eastAsia="Times New Roman" w:hAnsi="Arial" w:cs="Arial"/>
          <w:sz w:val="24"/>
          <w:szCs w:val="24"/>
          <w:lang w:val="en-US" w:eastAsia="es-419"/>
        </w:rPr>
        <w:t xml:space="preserve"> Challenges in planning, organizing, and supervising tasks, resources and teams for effective project execution.</w:t>
      </w:r>
    </w:p>
    <w:p w14:paraId="1F3D29D0"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Confidence to Ask Questions:</w:t>
      </w:r>
      <w:r w:rsidRPr="008A5B99">
        <w:rPr>
          <w:rFonts w:ascii="Arial" w:eastAsia="Times New Roman" w:hAnsi="Arial" w:cs="Arial"/>
          <w:sz w:val="24"/>
          <w:szCs w:val="24"/>
          <w:lang w:val="en-US" w:eastAsia="es-419"/>
        </w:rPr>
        <w:t xml:space="preserve"> Comfort level and psychological safety in seeking clarification, help, or information from colleagues and supervisors.</w:t>
      </w:r>
    </w:p>
    <w:p w14:paraId="0879C04C"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Knowledge About Role:</w:t>
      </w:r>
      <w:r w:rsidRPr="008A5B99">
        <w:rPr>
          <w:rFonts w:ascii="Arial" w:eastAsia="Times New Roman" w:hAnsi="Arial" w:cs="Arial"/>
          <w:sz w:val="24"/>
          <w:szCs w:val="24"/>
          <w:lang w:val="en-US" w:eastAsia="es-419"/>
        </w:rPr>
        <w:t xml:space="preserve"> Clear understanding of job responsibilities, expectations, and required competencies for effective performance.</w:t>
      </w:r>
    </w:p>
    <w:p w14:paraId="41D2E2C6"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Shared Leadership:</w:t>
      </w:r>
      <w:r w:rsidRPr="008A5B99">
        <w:rPr>
          <w:rFonts w:ascii="Arial" w:eastAsia="Times New Roman" w:hAnsi="Arial" w:cs="Arial"/>
          <w:sz w:val="24"/>
          <w:szCs w:val="24"/>
          <w:lang w:val="en-US" w:eastAsia="es-419"/>
        </w:rPr>
        <w:t xml:space="preserve"> Distributed leadership approach where team members share decision-making authority and leadership responsibilities.</w:t>
      </w:r>
    </w:p>
    <w:p w14:paraId="5252A47D" w14:textId="77777777" w:rsidR="008A5B99" w:rsidRPr="008A5B99" w:rsidRDefault="008A5B99" w:rsidP="008A5B99">
      <w:pPr>
        <w:spacing w:before="100" w:beforeAutospacing="1" w:after="100" w:afterAutospacing="1" w:line="240" w:lineRule="auto"/>
        <w:outlineLvl w:val="2"/>
        <w:rPr>
          <w:rFonts w:ascii="Arial" w:eastAsia="Times New Roman" w:hAnsi="Arial" w:cs="Arial"/>
          <w:b/>
          <w:bCs/>
          <w:sz w:val="24"/>
          <w:szCs w:val="24"/>
          <w:lang w:val="en-US" w:eastAsia="es-419"/>
        </w:rPr>
      </w:pPr>
      <w:r w:rsidRPr="008A5B99">
        <w:rPr>
          <w:rFonts w:ascii="Arial" w:eastAsia="Times New Roman" w:hAnsi="Arial" w:cs="Arial"/>
          <w:b/>
          <w:bCs/>
          <w:sz w:val="24"/>
          <w:szCs w:val="24"/>
          <w:lang w:val="en-US" w:eastAsia="es-419"/>
        </w:rPr>
        <w:t>Stress Metrics:</w:t>
      </w:r>
    </w:p>
    <w:p w14:paraId="477D3217"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Stress Level:</w:t>
      </w:r>
      <w:r w:rsidRPr="008A5B99">
        <w:rPr>
          <w:rFonts w:ascii="Arial" w:eastAsia="Times New Roman" w:hAnsi="Arial" w:cs="Arial"/>
          <w:sz w:val="24"/>
          <w:szCs w:val="24"/>
          <w:lang w:val="en-US" w:eastAsia="es-419"/>
        </w:rPr>
        <w:t xml:space="preserve"> Physical, emotional and mental response to work demands perceived as excessive or challenging.</w:t>
      </w:r>
    </w:p>
    <w:p w14:paraId="28F77EAA"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Frustration:</w:t>
      </w:r>
      <w:r w:rsidRPr="008A5B99">
        <w:rPr>
          <w:rFonts w:ascii="Arial" w:eastAsia="Times New Roman" w:hAnsi="Arial" w:cs="Arial"/>
          <w:sz w:val="24"/>
          <w:szCs w:val="24"/>
          <w:lang w:val="en-US" w:eastAsia="es-419"/>
        </w:rPr>
        <w:t xml:space="preserve"> Emotional response to obstacles, setbacks, or unmet expectations in the work environment.</w:t>
      </w:r>
    </w:p>
    <w:p w14:paraId="39C2FF39"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Task Pressure:</w:t>
      </w:r>
      <w:r w:rsidRPr="008A5B99">
        <w:rPr>
          <w:rFonts w:ascii="Arial" w:eastAsia="Times New Roman" w:hAnsi="Arial" w:cs="Arial"/>
          <w:sz w:val="24"/>
          <w:szCs w:val="24"/>
          <w:lang w:val="en-US" w:eastAsia="es-419"/>
        </w:rPr>
        <w:t xml:space="preserve"> Perceived burden due to work demands, tight deadlines, and organizational expectations.</w:t>
      </w:r>
    </w:p>
    <w:p w14:paraId="08C601C8"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Coordination Issues:</w:t>
      </w:r>
      <w:r w:rsidRPr="008A5B99">
        <w:rPr>
          <w:rFonts w:ascii="Arial" w:eastAsia="Times New Roman" w:hAnsi="Arial" w:cs="Arial"/>
          <w:sz w:val="24"/>
          <w:szCs w:val="24"/>
          <w:lang w:val="en-US" w:eastAsia="es-419"/>
        </w:rPr>
        <w:t xml:space="preserve"> Challenges in planning, organizing and supervising tasks, resources and teams, including conflict resolution and decision-making.</w:t>
      </w:r>
    </w:p>
    <w:p w14:paraId="2F3F017E"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lastRenderedPageBreak/>
        <w:t>Confidence Level:</w:t>
      </w:r>
      <w:r w:rsidRPr="008A5B99">
        <w:rPr>
          <w:rFonts w:ascii="Arial" w:eastAsia="Times New Roman" w:hAnsi="Arial" w:cs="Arial"/>
          <w:sz w:val="24"/>
          <w:szCs w:val="24"/>
          <w:lang w:val="en-US" w:eastAsia="es-419"/>
        </w:rPr>
        <w:t xml:space="preserve"> Self-assurance and belief in one's abilities to successfully complete work tasks and responsibilities.</w:t>
      </w:r>
    </w:p>
    <w:p w14:paraId="1F28FC38"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Flexibility:</w:t>
      </w:r>
      <w:r w:rsidRPr="008A5B99">
        <w:rPr>
          <w:rFonts w:ascii="Arial" w:eastAsia="Times New Roman" w:hAnsi="Arial" w:cs="Arial"/>
          <w:sz w:val="24"/>
          <w:szCs w:val="24"/>
          <w:lang w:val="en-US" w:eastAsia="es-419"/>
        </w:rPr>
        <w:t xml:space="preserve"> Capacity to offer options and adapt to changing circumstances while balancing priorities.</w:t>
      </w:r>
    </w:p>
    <w:p w14:paraId="0260A1BA"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Communication Issues:</w:t>
      </w:r>
      <w:r w:rsidRPr="008A5B99">
        <w:rPr>
          <w:rFonts w:ascii="Arial" w:eastAsia="Times New Roman" w:hAnsi="Arial" w:cs="Arial"/>
          <w:sz w:val="24"/>
          <w:szCs w:val="24"/>
          <w:lang w:val="en-US" w:eastAsia="es-419"/>
        </w:rPr>
        <w:t xml:space="preserve"> Problems in clear, effective and timely information exchange that facilitate mutual understanding.</w:t>
      </w:r>
    </w:p>
    <w:p w14:paraId="50290495"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Team Trust:</w:t>
      </w:r>
      <w:r w:rsidRPr="008A5B99">
        <w:rPr>
          <w:rFonts w:ascii="Arial" w:eastAsia="Times New Roman" w:hAnsi="Arial" w:cs="Arial"/>
          <w:sz w:val="24"/>
          <w:szCs w:val="24"/>
          <w:lang w:val="en-US" w:eastAsia="es-419"/>
        </w:rPr>
        <w:t xml:space="preserve"> Belief in the reliability, integrity and competencies of team members and collaborative relationships.</w:t>
      </w:r>
    </w:p>
    <w:p w14:paraId="50A1A1D2"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Time Management:</w:t>
      </w:r>
      <w:r w:rsidRPr="008A5B99">
        <w:rPr>
          <w:rFonts w:ascii="Arial" w:eastAsia="Times New Roman" w:hAnsi="Arial" w:cs="Arial"/>
          <w:sz w:val="24"/>
          <w:szCs w:val="24"/>
          <w:lang w:val="en-US" w:eastAsia="es-419"/>
        </w:rPr>
        <w:t xml:space="preserve"> Ability to effectively organize and control time spent on work activities to maximize productivity.</w:t>
      </w:r>
    </w:p>
    <w:p w14:paraId="63C9D006"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Amount of Hours Worked:</w:t>
      </w:r>
      <w:r w:rsidRPr="008A5B99">
        <w:rPr>
          <w:rFonts w:ascii="Arial" w:eastAsia="Times New Roman" w:hAnsi="Arial" w:cs="Arial"/>
          <w:sz w:val="24"/>
          <w:szCs w:val="24"/>
          <w:lang w:val="en-US" w:eastAsia="es-419"/>
        </w:rPr>
        <w:t xml:space="preserve"> Total time dedicated to work activities during a day or week.</w:t>
      </w:r>
    </w:p>
    <w:p w14:paraId="503E751C"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Anger Reactions:</w:t>
      </w:r>
      <w:r w:rsidRPr="008A5B99">
        <w:rPr>
          <w:rFonts w:ascii="Arial" w:eastAsia="Times New Roman" w:hAnsi="Arial" w:cs="Arial"/>
          <w:sz w:val="24"/>
          <w:szCs w:val="24"/>
          <w:lang w:val="en-US" w:eastAsia="es-419"/>
        </w:rPr>
        <w:t xml:space="preserve"> Emotional responses involving irritation, frustration, or hostility in work-related situations.</w:t>
      </w:r>
    </w:p>
    <w:p w14:paraId="071F817A" w14:textId="77777777" w:rsidR="008A5B99" w:rsidRPr="008A5B99" w:rsidRDefault="008A5B99" w:rsidP="008A5B99">
      <w:pPr>
        <w:spacing w:before="100" w:beforeAutospacing="1" w:after="100" w:afterAutospacing="1" w:line="240" w:lineRule="auto"/>
        <w:outlineLvl w:val="2"/>
        <w:rPr>
          <w:rFonts w:ascii="Arial" w:eastAsia="Times New Roman" w:hAnsi="Arial" w:cs="Arial"/>
          <w:b/>
          <w:bCs/>
          <w:sz w:val="24"/>
          <w:szCs w:val="24"/>
          <w:lang w:val="en-US" w:eastAsia="es-419"/>
        </w:rPr>
      </w:pPr>
      <w:r w:rsidRPr="008A5B99">
        <w:rPr>
          <w:rFonts w:ascii="Arial" w:eastAsia="Times New Roman" w:hAnsi="Arial" w:cs="Arial"/>
          <w:b/>
          <w:bCs/>
          <w:sz w:val="24"/>
          <w:szCs w:val="24"/>
          <w:lang w:val="en-US" w:eastAsia="es-419"/>
        </w:rPr>
        <w:t>Motivation Metrics:</w:t>
      </w:r>
    </w:p>
    <w:p w14:paraId="5EB6D1AD"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Motivation:</w:t>
      </w:r>
      <w:r w:rsidRPr="008A5B99">
        <w:rPr>
          <w:rFonts w:ascii="Arial" w:eastAsia="Times New Roman" w:hAnsi="Arial" w:cs="Arial"/>
          <w:sz w:val="24"/>
          <w:szCs w:val="24"/>
          <w:lang w:val="en-US" w:eastAsia="es-419"/>
        </w:rPr>
        <w:t xml:space="preserve"> Internal drive and enthusiasm to engage in work activities and achieve professional objectives.</w:t>
      </w:r>
    </w:p>
    <w:p w14:paraId="2696C812"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Comfort:</w:t>
      </w:r>
      <w:r w:rsidRPr="008A5B99">
        <w:rPr>
          <w:rFonts w:ascii="Arial" w:eastAsia="Times New Roman" w:hAnsi="Arial" w:cs="Arial"/>
          <w:sz w:val="24"/>
          <w:szCs w:val="24"/>
          <w:lang w:val="en-US" w:eastAsia="es-419"/>
        </w:rPr>
        <w:t xml:space="preserve"> Sense of ease, satisfaction, and well-being in the work environment and with work arrangements.</w:t>
      </w:r>
    </w:p>
    <w:p w14:paraId="01861570"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Trust in Superior:</w:t>
      </w:r>
      <w:r w:rsidRPr="008A5B99">
        <w:rPr>
          <w:rFonts w:ascii="Arial" w:eastAsia="Times New Roman" w:hAnsi="Arial" w:cs="Arial"/>
          <w:sz w:val="24"/>
          <w:szCs w:val="24"/>
          <w:lang w:val="en-US" w:eastAsia="es-419"/>
        </w:rPr>
        <w:t xml:space="preserve"> Confidence in the reliability, integrity, and competencies of direct managers and organizational leadership.</w:t>
      </w:r>
    </w:p>
    <w:p w14:paraId="0FF11453"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Problem Solving:</w:t>
      </w:r>
      <w:r w:rsidRPr="008A5B99">
        <w:rPr>
          <w:rFonts w:ascii="Arial" w:eastAsia="Times New Roman" w:hAnsi="Arial" w:cs="Arial"/>
          <w:sz w:val="24"/>
          <w:szCs w:val="24"/>
          <w:lang w:val="en-US" w:eastAsia="es-419"/>
        </w:rPr>
        <w:t xml:space="preserve"> Capacity to identify, analyze, and resolve work-related challenges and obstacles effectively.</w:t>
      </w:r>
    </w:p>
    <w:p w14:paraId="2EA57531"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Work Enjoyment:</w:t>
      </w:r>
      <w:r w:rsidRPr="008A5B99">
        <w:rPr>
          <w:rFonts w:ascii="Arial" w:eastAsia="Times New Roman" w:hAnsi="Arial" w:cs="Arial"/>
          <w:sz w:val="24"/>
          <w:szCs w:val="24"/>
          <w:lang w:val="en-US" w:eastAsia="es-419"/>
        </w:rPr>
        <w:t xml:space="preserve"> Level of satisfaction, pleasure, and positive emotions derived from work activities and professional engagement.</w:t>
      </w:r>
    </w:p>
    <w:p w14:paraId="1C8DB142"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Work Interest:</w:t>
      </w:r>
      <w:r w:rsidRPr="008A5B99">
        <w:rPr>
          <w:rFonts w:ascii="Arial" w:eastAsia="Times New Roman" w:hAnsi="Arial" w:cs="Arial"/>
          <w:sz w:val="24"/>
          <w:szCs w:val="24"/>
          <w:lang w:val="en-US" w:eastAsia="es-419"/>
        </w:rPr>
        <w:t xml:space="preserve"> Degree of enthusiasm, curiosity, and engagement with work tasks and professional responsibilities.</w:t>
      </w:r>
    </w:p>
    <w:p w14:paraId="02D5E1A6"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Company Appreciation:</w:t>
      </w:r>
      <w:r w:rsidRPr="008A5B99">
        <w:rPr>
          <w:rFonts w:ascii="Arial" w:eastAsia="Times New Roman" w:hAnsi="Arial" w:cs="Arial"/>
          <w:sz w:val="24"/>
          <w:szCs w:val="24"/>
          <w:lang w:val="en-US" w:eastAsia="es-419"/>
        </w:rPr>
        <w:t xml:space="preserve"> Recognition and valuation of employees' contributions and efforts by the organization.</w:t>
      </w:r>
    </w:p>
    <w:p w14:paraId="623E3CA9"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Work-Life Balance:</w:t>
      </w:r>
      <w:r w:rsidRPr="008A5B99">
        <w:rPr>
          <w:rFonts w:ascii="Arial" w:eastAsia="Times New Roman" w:hAnsi="Arial" w:cs="Arial"/>
          <w:sz w:val="24"/>
          <w:szCs w:val="24"/>
          <w:lang w:val="en-US" w:eastAsia="es-419"/>
        </w:rPr>
        <w:t xml:space="preserve"> Capacity to maintain harmonious relationships between work responsibilities and personal needs.</w:t>
      </w:r>
    </w:p>
    <w:p w14:paraId="08AA0D0F"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Feedback:</w:t>
      </w:r>
      <w:r w:rsidRPr="008A5B99">
        <w:rPr>
          <w:rFonts w:ascii="Arial" w:eastAsia="Times New Roman" w:hAnsi="Arial" w:cs="Arial"/>
          <w:sz w:val="24"/>
          <w:szCs w:val="24"/>
          <w:lang w:val="en-US" w:eastAsia="es-419"/>
        </w:rPr>
        <w:t xml:space="preserve"> Process of providing specific, clear and constructive comments that help improve performance and align with organizational objectives.</w:t>
      </w:r>
    </w:p>
    <w:p w14:paraId="7EC3A939"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lastRenderedPageBreak/>
        <w:t>Boredom:</w:t>
      </w:r>
      <w:r w:rsidRPr="008A5B99">
        <w:rPr>
          <w:rFonts w:ascii="Arial" w:eastAsia="Times New Roman" w:hAnsi="Arial" w:cs="Arial"/>
          <w:sz w:val="24"/>
          <w:szCs w:val="24"/>
          <w:lang w:val="en-US" w:eastAsia="es-419"/>
        </w:rPr>
        <w:t xml:space="preserve"> Lack of interest, stimulation, or engagement with work tasks, often resulting from repetitive or unchallenging activities.</w:t>
      </w:r>
    </w:p>
    <w:p w14:paraId="333FF96D"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Attention to Others:</w:t>
      </w:r>
      <w:r w:rsidRPr="008A5B99">
        <w:rPr>
          <w:rFonts w:ascii="Arial" w:eastAsia="Times New Roman" w:hAnsi="Arial" w:cs="Arial"/>
          <w:sz w:val="24"/>
          <w:szCs w:val="24"/>
          <w:lang w:val="en-US" w:eastAsia="es-419"/>
        </w:rPr>
        <w:t xml:space="preserve"> Consideration and responsiveness to colleagues' needs, perspectives, and contributions.</w:t>
      </w:r>
    </w:p>
    <w:p w14:paraId="38509F0B"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Job Loss Fear:</w:t>
      </w:r>
      <w:r w:rsidRPr="008A5B99">
        <w:rPr>
          <w:rFonts w:ascii="Arial" w:eastAsia="Times New Roman" w:hAnsi="Arial" w:cs="Arial"/>
          <w:sz w:val="24"/>
          <w:szCs w:val="24"/>
          <w:lang w:val="en-US" w:eastAsia="es-419"/>
        </w:rPr>
        <w:t xml:space="preserve"> Constant concern about employment stability and job security.</w:t>
      </w:r>
    </w:p>
    <w:p w14:paraId="07F237AD"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Work Environment:</w:t>
      </w:r>
      <w:r w:rsidRPr="008A5B99">
        <w:rPr>
          <w:rFonts w:ascii="Arial" w:eastAsia="Times New Roman" w:hAnsi="Arial" w:cs="Arial"/>
          <w:sz w:val="24"/>
          <w:szCs w:val="24"/>
          <w:lang w:val="en-US" w:eastAsia="es-419"/>
        </w:rPr>
        <w:t xml:space="preserve"> Physical, cultural and interpersonal conditions in the workplace.</w:t>
      </w:r>
    </w:p>
    <w:p w14:paraId="724E90AE"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Team Influence:</w:t>
      </w:r>
      <w:r w:rsidRPr="008A5B99">
        <w:rPr>
          <w:rFonts w:ascii="Arial" w:eastAsia="Times New Roman" w:hAnsi="Arial" w:cs="Arial"/>
          <w:sz w:val="24"/>
          <w:szCs w:val="24"/>
          <w:lang w:val="en-US" w:eastAsia="es-419"/>
        </w:rPr>
        <w:t xml:space="preserve"> Ability to participate in decision-making or influence organizational processes.</w:t>
      </w:r>
    </w:p>
    <w:p w14:paraId="4B116330"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Personal Relationships:</w:t>
      </w:r>
      <w:r w:rsidRPr="008A5B99">
        <w:rPr>
          <w:rFonts w:ascii="Arial" w:eastAsia="Times New Roman" w:hAnsi="Arial" w:cs="Arial"/>
          <w:sz w:val="24"/>
          <w:szCs w:val="24"/>
          <w:lang w:val="en-US" w:eastAsia="es-419"/>
        </w:rPr>
        <w:t xml:space="preserve"> Interpersonal bonds and connections between team members.</w:t>
      </w:r>
    </w:p>
    <w:p w14:paraId="75170B91"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Autonomy:</w:t>
      </w:r>
      <w:r w:rsidRPr="008A5B99">
        <w:rPr>
          <w:rFonts w:ascii="Arial" w:eastAsia="Times New Roman" w:hAnsi="Arial" w:cs="Arial"/>
          <w:sz w:val="24"/>
          <w:szCs w:val="24"/>
          <w:lang w:val="en-US" w:eastAsia="es-419"/>
        </w:rPr>
        <w:t xml:space="preserve"> Capacity to make independent decisions in work, including freedom to choose tools, approaches and methods that best fit project needs.</w:t>
      </w:r>
    </w:p>
    <w:p w14:paraId="10239F6F"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Conflict Relationships:</w:t>
      </w:r>
      <w:r w:rsidRPr="008A5B99">
        <w:rPr>
          <w:rFonts w:ascii="Arial" w:eastAsia="Times New Roman" w:hAnsi="Arial" w:cs="Arial"/>
          <w:sz w:val="24"/>
          <w:szCs w:val="24"/>
          <w:lang w:val="en-US" w:eastAsia="es-419"/>
        </w:rPr>
        <w:t xml:space="preserve"> Tensions, disagreements, or problematic interactions between team members that affect work dynamics.</w:t>
      </w:r>
    </w:p>
    <w:p w14:paraId="41A80C36"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Belonging:</w:t>
      </w:r>
      <w:r w:rsidRPr="008A5B99">
        <w:rPr>
          <w:rFonts w:ascii="Arial" w:eastAsia="Times New Roman" w:hAnsi="Arial" w:cs="Arial"/>
          <w:sz w:val="24"/>
          <w:szCs w:val="24"/>
          <w:lang w:val="en-US" w:eastAsia="es-419"/>
        </w:rPr>
        <w:t xml:space="preserve"> Sense of connection, inclusion, and identification with team values, objectives, and organizational dynamics.</w:t>
      </w:r>
    </w:p>
    <w:p w14:paraId="66E957DF" w14:textId="77777777" w:rsidR="008A5B99" w:rsidRPr="008A5B99" w:rsidRDefault="008A5B99" w:rsidP="008A5B99">
      <w:pPr>
        <w:spacing w:before="100" w:beforeAutospacing="1" w:after="100" w:afterAutospacing="1" w:line="240" w:lineRule="auto"/>
        <w:rPr>
          <w:rFonts w:ascii="Arial" w:eastAsia="Times New Roman" w:hAnsi="Arial" w:cs="Arial"/>
          <w:sz w:val="24"/>
          <w:szCs w:val="24"/>
          <w:lang w:val="en-US" w:eastAsia="es-419"/>
        </w:rPr>
      </w:pPr>
      <w:r w:rsidRPr="008A5B99">
        <w:rPr>
          <w:rFonts w:ascii="Arial" w:eastAsia="Times New Roman" w:hAnsi="Arial" w:cs="Arial"/>
          <w:b/>
          <w:bCs/>
          <w:sz w:val="24"/>
          <w:szCs w:val="24"/>
          <w:lang w:val="en-US" w:eastAsia="es-419"/>
        </w:rPr>
        <w:t>Creativity:</w:t>
      </w:r>
      <w:r w:rsidRPr="008A5B99">
        <w:rPr>
          <w:rFonts w:ascii="Arial" w:eastAsia="Times New Roman" w:hAnsi="Arial" w:cs="Arial"/>
          <w:sz w:val="24"/>
          <w:szCs w:val="24"/>
          <w:lang w:val="en-US" w:eastAsia="es-419"/>
        </w:rPr>
        <w:t xml:space="preserve"> Capacity to generate new ideas, approaches or solutions that drive innovation in development processes.</w:t>
      </w:r>
    </w:p>
    <w:p w14:paraId="50C0E31F" w14:textId="77777777" w:rsidR="00971A29" w:rsidRPr="0029148F" w:rsidRDefault="00971A29" w:rsidP="00643084">
      <w:pPr>
        <w:autoSpaceDE w:val="0"/>
        <w:autoSpaceDN w:val="0"/>
        <w:adjustRightInd w:val="0"/>
        <w:spacing w:after="0" w:line="240" w:lineRule="auto"/>
        <w:jc w:val="both"/>
        <w:rPr>
          <w:rFonts w:ascii="Arial" w:hAnsi="Arial" w:cs="Arial"/>
          <w:sz w:val="24"/>
          <w:szCs w:val="24"/>
          <w:lang w:val="en-US"/>
        </w:rPr>
      </w:pPr>
    </w:p>
    <w:p w14:paraId="669DC9D3" w14:textId="77777777" w:rsidR="00971A29" w:rsidRPr="0029148F" w:rsidRDefault="00971A29" w:rsidP="00643084">
      <w:pPr>
        <w:autoSpaceDE w:val="0"/>
        <w:autoSpaceDN w:val="0"/>
        <w:adjustRightInd w:val="0"/>
        <w:spacing w:after="0" w:line="240" w:lineRule="auto"/>
        <w:jc w:val="both"/>
        <w:rPr>
          <w:rFonts w:ascii="Arial" w:hAnsi="Arial" w:cs="Arial"/>
          <w:sz w:val="24"/>
          <w:szCs w:val="24"/>
          <w:lang w:val="en-US"/>
        </w:rPr>
      </w:pPr>
    </w:p>
    <w:p w14:paraId="410AEF89" w14:textId="77777777" w:rsidR="00971A29" w:rsidRPr="0029148F" w:rsidRDefault="00971A29" w:rsidP="00643084">
      <w:pPr>
        <w:autoSpaceDE w:val="0"/>
        <w:autoSpaceDN w:val="0"/>
        <w:adjustRightInd w:val="0"/>
        <w:spacing w:after="0" w:line="240" w:lineRule="auto"/>
        <w:jc w:val="both"/>
        <w:rPr>
          <w:rFonts w:ascii="Arial" w:hAnsi="Arial" w:cs="Arial"/>
          <w:sz w:val="24"/>
          <w:szCs w:val="24"/>
          <w:lang w:val="en-US"/>
        </w:rPr>
      </w:pPr>
    </w:p>
    <w:p w14:paraId="7283EA38" w14:textId="77777777" w:rsidR="00971A29" w:rsidRPr="0029148F" w:rsidRDefault="00971A29" w:rsidP="00643084">
      <w:pPr>
        <w:autoSpaceDE w:val="0"/>
        <w:autoSpaceDN w:val="0"/>
        <w:adjustRightInd w:val="0"/>
        <w:spacing w:after="0" w:line="240" w:lineRule="auto"/>
        <w:jc w:val="both"/>
        <w:rPr>
          <w:rFonts w:ascii="Arial" w:hAnsi="Arial" w:cs="Arial"/>
          <w:sz w:val="24"/>
          <w:szCs w:val="24"/>
          <w:lang w:val="en-US"/>
        </w:rPr>
      </w:pPr>
    </w:p>
    <w:p w14:paraId="52327255" w14:textId="77777777" w:rsidR="00643084" w:rsidRPr="0029148F" w:rsidRDefault="00643084" w:rsidP="00643084">
      <w:pPr>
        <w:autoSpaceDE w:val="0"/>
        <w:autoSpaceDN w:val="0"/>
        <w:adjustRightInd w:val="0"/>
        <w:spacing w:after="0" w:line="240" w:lineRule="auto"/>
        <w:jc w:val="both"/>
        <w:rPr>
          <w:rFonts w:ascii="Arial" w:hAnsi="Arial" w:cs="Arial"/>
          <w:sz w:val="24"/>
          <w:szCs w:val="24"/>
          <w:lang w:val="en-US"/>
        </w:rPr>
      </w:pPr>
    </w:p>
    <w:p w14:paraId="7458F88C" w14:textId="275D6EB8" w:rsidR="00643084" w:rsidRPr="0029148F" w:rsidRDefault="00643084">
      <w:pPr>
        <w:rPr>
          <w:rFonts w:ascii="Arial" w:hAnsi="Arial" w:cs="Arial"/>
          <w:sz w:val="24"/>
          <w:szCs w:val="24"/>
          <w:lang w:val="en-US"/>
        </w:rPr>
      </w:pPr>
    </w:p>
    <w:sectPr w:rsidR="00643084" w:rsidRPr="0029148F" w:rsidSect="00DB5CA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734E2" w14:textId="77777777" w:rsidR="00BE4BDF" w:rsidRDefault="00BE4BDF" w:rsidP="00643084">
      <w:pPr>
        <w:spacing w:after="0" w:line="240" w:lineRule="auto"/>
      </w:pPr>
      <w:r>
        <w:separator/>
      </w:r>
    </w:p>
  </w:endnote>
  <w:endnote w:type="continuationSeparator" w:id="0">
    <w:p w14:paraId="0DF6BFB9" w14:textId="77777777" w:rsidR="00BE4BDF" w:rsidRDefault="00BE4BDF" w:rsidP="00643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A7342" w14:textId="77777777" w:rsidR="00BE4BDF" w:rsidRDefault="00BE4BDF" w:rsidP="00643084">
      <w:pPr>
        <w:spacing w:after="0" w:line="240" w:lineRule="auto"/>
      </w:pPr>
      <w:r>
        <w:separator/>
      </w:r>
    </w:p>
  </w:footnote>
  <w:footnote w:type="continuationSeparator" w:id="0">
    <w:p w14:paraId="0615C8EA" w14:textId="77777777" w:rsidR="00BE4BDF" w:rsidRDefault="00BE4BDF" w:rsidP="00643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426B8" w14:textId="77777777" w:rsidR="00B218F2" w:rsidRDefault="00B218F2">
    <w:pPr>
      <w:pStyle w:val="Header"/>
    </w:pPr>
  </w:p>
  <w:p w14:paraId="27EE0D94" w14:textId="77777777" w:rsidR="00B218F2" w:rsidRDefault="00B218F2">
    <w:pPr>
      <w:pStyle w:val="Header"/>
    </w:pPr>
  </w:p>
  <w:p w14:paraId="728BAB19" w14:textId="77777777" w:rsidR="00B218F2" w:rsidRDefault="00B218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2F6A"/>
    <w:multiLevelType w:val="multilevel"/>
    <w:tmpl w:val="47C83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25C53"/>
    <w:multiLevelType w:val="multilevel"/>
    <w:tmpl w:val="6194F4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14FE2"/>
    <w:multiLevelType w:val="multilevel"/>
    <w:tmpl w:val="B90EDA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564B6B"/>
    <w:multiLevelType w:val="multilevel"/>
    <w:tmpl w:val="139A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B7146"/>
    <w:multiLevelType w:val="hybridMultilevel"/>
    <w:tmpl w:val="C872538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2AE575E"/>
    <w:multiLevelType w:val="hybridMultilevel"/>
    <w:tmpl w:val="2A9AC18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15DF4D76"/>
    <w:multiLevelType w:val="hybridMultilevel"/>
    <w:tmpl w:val="BEE6F0A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176B17F0"/>
    <w:multiLevelType w:val="hybridMultilevel"/>
    <w:tmpl w:val="0D3AC27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23D440D3"/>
    <w:multiLevelType w:val="multilevel"/>
    <w:tmpl w:val="2400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E7ACE"/>
    <w:multiLevelType w:val="multilevel"/>
    <w:tmpl w:val="B90EDA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392C96"/>
    <w:multiLevelType w:val="multilevel"/>
    <w:tmpl w:val="764E10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4A281C"/>
    <w:multiLevelType w:val="multilevel"/>
    <w:tmpl w:val="E376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E0EB5"/>
    <w:multiLevelType w:val="hybridMultilevel"/>
    <w:tmpl w:val="D832B060"/>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4C301139"/>
    <w:multiLevelType w:val="multilevel"/>
    <w:tmpl w:val="C960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324AD"/>
    <w:multiLevelType w:val="multilevel"/>
    <w:tmpl w:val="980A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2536A"/>
    <w:multiLevelType w:val="multilevel"/>
    <w:tmpl w:val="ACD6F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3A1C4C"/>
    <w:multiLevelType w:val="multilevel"/>
    <w:tmpl w:val="C6AE81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8A361E"/>
    <w:multiLevelType w:val="multilevel"/>
    <w:tmpl w:val="8E2008D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745559"/>
    <w:multiLevelType w:val="multilevel"/>
    <w:tmpl w:val="5D40C5D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B154F4"/>
    <w:multiLevelType w:val="multilevel"/>
    <w:tmpl w:val="DD4C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02147"/>
    <w:multiLevelType w:val="multilevel"/>
    <w:tmpl w:val="B90EDA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4123A4"/>
    <w:multiLevelType w:val="hybridMultilevel"/>
    <w:tmpl w:val="F2D2F712"/>
    <w:lvl w:ilvl="0" w:tplc="580A0003">
      <w:start w:val="1"/>
      <w:numFmt w:val="bullet"/>
      <w:lvlText w:val="o"/>
      <w:lvlJc w:val="left"/>
      <w:pPr>
        <w:ind w:left="1080" w:hanging="360"/>
      </w:pPr>
      <w:rPr>
        <w:rFonts w:ascii="Courier New" w:hAnsi="Courier New" w:cs="Courier New"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num w:numId="1" w16cid:durableId="1092508531">
    <w:abstractNumId w:val="6"/>
  </w:num>
  <w:num w:numId="2" w16cid:durableId="70665484">
    <w:abstractNumId w:val="7"/>
  </w:num>
  <w:num w:numId="3" w16cid:durableId="209534810">
    <w:abstractNumId w:val="18"/>
  </w:num>
  <w:num w:numId="4" w16cid:durableId="1179586679">
    <w:abstractNumId w:val="2"/>
  </w:num>
  <w:num w:numId="5" w16cid:durableId="2001808506">
    <w:abstractNumId w:val="9"/>
  </w:num>
  <w:num w:numId="6" w16cid:durableId="698051868">
    <w:abstractNumId w:val="20"/>
  </w:num>
  <w:num w:numId="7" w16cid:durableId="2134522159">
    <w:abstractNumId w:val="0"/>
  </w:num>
  <w:num w:numId="8" w16cid:durableId="1599174986">
    <w:abstractNumId w:val="14"/>
  </w:num>
  <w:num w:numId="9" w16cid:durableId="944995027">
    <w:abstractNumId w:val="19"/>
  </w:num>
  <w:num w:numId="10" w16cid:durableId="1878812960">
    <w:abstractNumId w:val="3"/>
  </w:num>
  <w:num w:numId="11" w16cid:durableId="1071318738">
    <w:abstractNumId w:val="13"/>
  </w:num>
  <w:num w:numId="12" w16cid:durableId="1300960173">
    <w:abstractNumId w:val="15"/>
  </w:num>
  <w:num w:numId="13" w16cid:durableId="1773163275">
    <w:abstractNumId w:val="5"/>
  </w:num>
  <w:num w:numId="14" w16cid:durableId="1022777367">
    <w:abstractNumId w:val="11"/>
  </w:num>
  <w:num w:numId="15" w16cid:durableId="559288375">
    <w:abstractNumId w:val="10"/>
  </w:num>
  <w:num w:numId="16" w16cid:durableId="1356997412">
    <w:abstractNumId w:val="17"/>
  </w:num>
  <w:num w:numId="17" w16cid:durableId="955284709">
    <w:abstractNumId w:val="1"/>
  </w:num>
  <w:num w:numId="18" w16cid:durableId="1273854789">
    <w:abstractNumId w:val="16"/>
  </w:num>
  <w:num w:numId="19" w16cid:durableId="210001072">
    <w:abstractNumId w:val="4"/>
  </w:num>
  <w:num w:numId="20" w16cid:durableId="1759714100">
    <w:abstractNumId w:val="12"/>
  </w:num>
  <w:num w:numId="21" w16cid:durableId="2023505846">
    <w:abstractNumId w:val="8"/>
  </w:num>
  <w:num w:numId="22" w16cid:durableId="1229880611">
    <w:abstractNumId w:val="21"/>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ilo Andres Daza Ramirez">
    <w15:presenceInfo w15:providerId="AD" w15:userId="S::ca.daza10@uniandes.edu.co::95075316-f5f8-4967-a3ed-62298d18a8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AEA"/>
    <w:rsid w:val="0000404B"/>
    <w:rsid w:val="0001755F"/>
    <w:rsid w:val="00026A67"/>
    <w:rsid w:val="00032D67"/>
    <w:rsid w:val="000332F4"/>
    <w:rsid w:val="00034012"/>
    <w:rsid w:val="000363CB"/>
    <w:rsid w:val="000465ED"/>
    <w:rsid w:val="000507D1"/>
    <w:rsid w:val="0005231E"/>
    <w:rsid w:val="000573A8"/>
    <w:rsid w:val="00061DBF"/>
    <w:rsid w:val="00062D64"/>
    <w:rsid w:val="00062DC1"/>
    <w:rsid w:val="00063259"/>
    <w:rsid w:val="00065760"/>
    <w:rsid w:val="0006640D"/>
    <w:rsid w:val="00066850"/>
    <w:rsid w:val="000745BC"/>
    <w:rsid w:val="000754F3"/>
    <w:rsid w:val="000772D1"/>
    <w:rsid w:val="0007A55F"/>
    <w:rsid w:val="000806C1"/>
    <w:rsid w:val="00084E09"/>
    <w:rsid w:val="00085117"/>
    <w:rsid w:val="00094360"/>
    <w:rsid w:val="0009492D"/>
    <w:rsid w:val="00096616"/>
    <w:rsid w:val="000A00DA"/>
    <w:rsid w:val="000A26C8"/>
    <w:rsid w:val="000A5320"/>
    <w:rsid w:val="000A653C"/>
    <w:rsid w:val="000B0819"/>
    <w:rsid w:val="000B20B6"/>
    <w:rsid w:val="000B6186"/>
    <w:rsid w:val="000B6844"/>
    <w:rsid w:val="000C531C"/>
    <w:rsid w:val="000C6555"/>
    <w:rsid w:val="000D4E49"/>
    <w:rsid w:val="000E02E3"/>
    <w:rsid w:val="000E7000"/>
    <w:rsid w:val="000E74C0"/>
    <w:rsid w:val="000F2A6E"/>
    <w:rsid w:val="000F4734"/>
    <w:rsid w:val="000F5FCD"/>
    <w:rsid w:val="00101EBC"/>
    <w:rsid w:val="00111270"/>
    <w:rsid w:val="001113C1"/>
    <w:rsid w:val="00112267"/>
    <w:rsid w:val="00112716"/>
    <w:rsid w:val="0011674C"/>
    <w:rsid w:val="00116E20"/>
    <w:rsid w:val="00117E13"/>
    <w:rsid w:val="00124775"/>
    <w:rsid w:val="001253E7"/>
    <w:rsid w:val="00127E9F"/>
    <w:rsid w:val="00133F0C"/>
    <w:rsid w:val="001343E4"/>
    <w:rsid w:val="00134FDB"/>
    <w:rsid w:val="0014080A"/>
    <w:rsid w:val="00141739"/>
    <w:rsid w:val="00157435"/>
    <w:rsid w:val="001604DA"/>
    <w:rsid w:val="00161F4D"/>
    <w:rsid w:val="001675AC"/>
    <w:rsid w:val="001767F4"/>
    <w:rsid w:val="00184ED2"/>
    <w:rsid w:val="001922B9"/>
    <w:rsid w:val="00194AF8"/>
    <w:rsid w:val="001A4668"/>
    <w:rsid w:val="001A5E84"/>
    <w:rsid w:val="001A7EBE"/>
    <w:rsid w:val="001B0118"/>
    <w:rsid w:val="001B3457"/>
    <w:rsid w:val="001B6A86"/>
    <w:rsid w:val="001C0D49"/>
    <w:rsid w:val="001C3D09"/>
    <w:rsid w:val="001C4519"/>
    <w:rsid w:val="001C6D35"/>
    <w:rsid w:val="001C78B9"/>
    <w:rsid w:val="001D118E"/>
    <w:rsid w:val="001D217E"/>
    <w:rsid w:val="001D56C5"/>
    <w:rsid w:val="001E2DEB"/>
    <w:rsid w:val="001E3A04"/>
    <w:rsid w:val="001E7596"/>
    <w:rsid w:val="001F13C8"/>
    <w:rsid w:val="001F31D0"/>
    <w:rsid w:val="001F6C9F"/>
    <w:rsid w:val="00203A34"/>
    <w:rsid w:val="002046D1"/>
    <w:rsid w:val="00206607"/>
    <w:rsid w:val="00206D16"/>
    <w:rsid w:val="00206D65"/>
    <w:rsid w:val="00211806"/>
    <w:rsid w:val="0021628B"/>
    <w:rsid w:val="00216ADC"/>
    <w:rsid w:val="00220247"/>
    <w:rsid w:val="00222653"/>
    <w:rsid w:val="002231B3"/>
    <w:rsid w:val="00223417"/>
    <w:rsid w:val="00233277"/>
    <w:rsid w:val="00236D7B"/>
    <w:rsid w:val="00240D53"/>
    <w:rsid w:val="002421DA"/>
    <w:rsid w:val="00243481"/>
    <w:rsid w:val="00243501"/>
    <w:rsid w:val="002436B6"/>
    <w:rsid w:val="002468FB"/>
    <w:rsid w:val="002476E2"/>
    <w:rsid w:val="00247CD3"/>
    <w:rsid w:val="00250201"/>
    <w:rsid w:val="0025248F"/>
    <w:rsid w:val="00257967"/>
    <w:rsid w:val="00260364"/>
    <w:rsid w:val="00262544"/>
    <w:rsid w:val="00264927"/>
    <w:rsid w:val="00264B5D"/>
    <w:rsid w:val="0026531E"/>
    <w:rsid w:val="002659F6"/>
    <w:rsid w:val="00271DDE"/>
    <w:rsid w:val="00272772"/>
    <w:rsid w:val="002757EA"/>
    <w:rsid w:val="00281F3C"/>
    <w:rsid w:val="0028320E"/>
    <w:rsid w:val="0029004C"/>
    <w:rsid w:val="0029148F"/>
    <w:rsid w:val="00291E34"/>
    <w:rsid w:val="00292727"/>
    <w:rsid w:val="002943A2"/>
    <w:rsid w:val="00296B5B"/>
    <w:rsid w:val="002A2D9C"/>
    <w:rsid w:val="002A7A66"/>
    <w:rsid w:val="002B193D"/>
    <w:rsid w:val="002B4E0A"/>
    <w:rsid w:val="002B7186"/>
    <w:rsid w:val="002C357C"/>
    <w:rsid w:val="002C401F"/>
    <w:rsid w:val="002C5DB7"/>
    <w:rsid w:val="002D14B2"/>
    <w:rsid w:val="002D242D"/>
    <w:rsid w:val="002D3B49"/>
    <w:rsid w:val="002D68E4"/>
    <w:rsid w:val="002E664B"/>
    <w:rsid w:val="002F1BA3"/>
    <w:rsid w:val="002F6461"/>
    <w:rsid w:val="002F695B"/>
    <w:rsid w:val="003014F8"/>
    <w:rsid w:val="00304E98"/>
    <w:rsid w:val="00304ED3"/>
    <w:rsid w:val="00307AA2"/>
    <w:rsid w:val="003111A3"/>
    <w:rsid w:val="003112D7"/>
    <w:rsid w:val="0031231B"/>
    <w:rsid w:val="00315ED4"/>
    <w:rsid w:val="00316E2B"/>
    <w:rsid w:val="00316EC6"/>
    <w:rsid w:val="003210BF"/>
    <w:rsid w:val="003213C1"/>
    <w:rsid w:val="00325CA0"/>
    <w:rsid w:val="003268DF"/>
    <w:rsid w:val="00332A18"/>
    <w:rsid w:val="0033715D"/>
    <w:rsid w:val="003463C6"/>
    <w:rsid w:val="00354C85"/>
    <w:rsid w:val="00362FF3"/>
    <w:rsid w:val="003636A5"/>
    <w:rsid w:val="00366B74"/>
    <w:rsid w:val="003714B5"/>
    <w:rsid w:val="003735B6"/>
    <w:rsid w:val="00377082"/>
    <w:rsid w:val="0037757E"/>
    <w:rsid w:val="00384A5D"/>
    <w:rsid w:val="00385F16"/>
    <w:rsid w:val="00386E54"/>
    <w:rsid w:val="00387C3F"/>
    <w:rsid w:val="00395BF3"/>
    <w:rsid w:val="00396931"/>
    <w:rsid w:val="003A059F"/>
    <w:rsid w:val="003A1AEA"/>
    <w:rsid w:val="003B07A6"/>
    <w:rsid w:val="003B0A2C"/>
    <w:rsid w:val="003B102E"/>
    <w:rsid w:val="003B2ACA"/>
    <w:rsid w:val="003B5F7A"/>
    <w:rsid w:val="003C2334"/>
    <w:rsid w:val="003D3C1C"/>
    <w:rsid w:val="003D406A"/>
    <w:rsid w:val="003D4D7F"/>
    <w:rsid w:val="003E56C4"/>
    <w:rsid w:val="003F0F0B"/>
    <w:rsid w:val="003F13E1"/>
    <w:rsid w:val="003F5BBB"/>
    <w:rsid w:val="003F5DCC"/>
    <w:rsid w:val="003F5EA5"/>
    <w:rsid w:val="00403B37"/>
    <w:rsid w:val="00406DA9"/>
    <w:rsid w:val="00414764"/>
    <w:rsid w:val="00415390"/>
    <w:rsid w:val="00423D30"/>
    <w:rsid w:val="00433CEC"/>
    <w:rsid w:val="00434ED4"/>
    <w:rsid w:val="004360CB"/>
    <w:rsid w:val="0044385F"/>
    <w:rsid w:val="00447A93"/>
    <w:rsid w:val="00454A29"/>
    <w:rsid w:val="00455DF1"/>
    <w:rsid w:val="0045796F"/>
    <w:rsid w:val="004626B1"/>
    <w:rsid w:val="004630A1"/>
    <w:rsid w:val="00471D30"/>
    <w:rsid w:val="00473F37"/>
    <w:rsid w:val="00480BAE"/>
    <w:rsid w:val="004852B9"/>
    <w:rsid w:val="00487538"/>
    <w:rsid w:val="00490593"/>
    <w:rsid w:val="004927A7"/>
    <w:rsid w:val="00492BE9"/>
    <w:rsid w:val="00495953"/>
    <w:rsid w:val="004976BA"/>
    <w:rsid w:val="004A4D16"/>
    <w:rsid w:val="004B0324"/>
    <w:rsid w:val="004B0BD9"/>
    <w:rsid w:val="004B3892"/>
    <w:rsid w:val="004B3A14"/>
    <w:rsid w:val="004B408C"/>
    <w:rsid w:val="004B57E7"/>
    <w:rsid w:val="004B7218"/>
    <w:rsid w:val="004C1660"/>
    <w:rsid w:val="004C1C2F"/>
    <w:rsid w:val="004C73B7"/>
    <w:rsid w:val="004D0BD8"/>
    <w:rsid w:val="004D1EF5"/>
    <w:rsid w:val="004D41B2"/>
    <w:rsid w:val="004D4FEE"/>
    <w:rsid w:val="004D5D07"/>
    <w:rsid w:val="004E1620"/>
    <w:rsid w:val="004E16F5"/>
    <w:rsid w:val="004E2A0D"/>
    <w:rsid w:val="004E56B2"/>
    <w:rsid w:val="004E5D2C"/>
    <w:rsid w:val="004E7C6E"/>
    <w:rsid w:val="004F392E"/>
    <w:rsid w:val="004F7C0A"/>
    <w:rsid w:val="005034A4"/>
    <w:rsid w:val="00503982"/>
    <w:rsid w:val="00503F28"/>
    <w:rsid w:val="005112A3"/>
    <w:rsid w:val="005204E4"/>
    <w:rsid w:val="0052247B"/>
    <w:rsid w:val="0052277B"/>
    <w:rsid w:val="00523BAC"/>
    <w:rsid w:val="005265B3"/>
    <w:rsid w:val="00526B80"/>
    <w:rsid w:val="0052733F"/>
    <w:rsid w:val="00530DD7"/>
    <w:rsid w:val="00530ECC"/>
    <w:rsid w:val="00531813"/>
    <w:rsid w:val="0053463F"/>
    <w:rsid w:val="00534A12"/>
    <w:rsid w:val="00536739"/>
    <w:rsid w:val="00537D49"/>
    <w:rsid w:val="00541978"/>
    <w:rsid w:val="00541FCE"/>
    <w:rsid w:val="00542D57"/>
    <w:rsid w:val="00546237"/>
    <w:rsid w:val="00550D14"/>
    <w:rsid w:val="0055487A"/>
    <w:rsid w:val="00562002"/>
    <w:rsid w:val="00564A38"/>
    <w:rsid w:val="00565760"/>
    <w:rsid w:val="00566D85"/>
    <w:rsid w:val="0057117A"/>
    <w:rsid w:val="00573B8B"/>
    <w:rsid w:val="00573FB8"/>
    <w:rsid w:val="0057591A"/>
    <w:rsid w:val="00580777"/>
    <w:rsid w:val="0058147B"/>
    <w:rsid w:val="0058200F"/>
    <w:rsid w:val="00582F2E"/>
    <w:rsid w:val="005946CE"/>
    <w:rsid w:val="005955C7"/>
    <w:rsid w:val="00595B4E"/>
    <w:rsid w:val="005B14AD"/>
    <w:rsid w:val="005B2DED"/>
    <w:rsid w:val="005B5FA4"/>
    <w:rsid w:val="005B70A7"/>
    <w:rsid w:val="005D054F"/>
    <w:rsid w:val="005D180E"/>
    <w:rsid w:val="005D3284"/>
    <w:rsid w:val="005D7427"/>
    <w:rsid w:val="005E5147"/>
    <w:rsid w:val="005F40E5"/>
    <w:rsid w:val="005F44DA"/>
    <w:rsid w:val="005F4FCD"/>
    <w:rsid w:val="005F5721"/>
    <w:rsid w:val="005F7679"/>
    <w:rsid w:val="00600A6B"/>
    <w:rsid w:val="00601AEA"/>
    <w:rsid w:val="006024E9"/>
    <w:rsid w:val="00602D6D"/>
    <w:rsid w:val="006074C2"/>
    <w:rsid w:val="00610452"/>
    <w:rsid w:val="00610FD1"/>
    <w:rsid w:val="0061219D"/>
    <w:rsid w:val="00612408"/>
    <w:rsid w:val="006134D4"/>
    <w:rsid w:val="006173E8"/>
    <w:rsid w:val="006364E1"/>
    <w:rsid w:val="00642DFA"/>
    <w:rsid w:val="00643084"/>
    <w:rsid w:val="006430C1"/>
    <w:rsid w:val="00645EB9"/>
    <w:rsid w:val="00647726"/>
    <w:rsid w:val="0065050D"/>
    <w:rsid w:val="00651BD5"/>
    <w:rsid w:val="00654D1E"/>
    <w:rsid w:val="00655BA2"/>
    <w:rsid w:val="0065720E"/>
    <w:rsid w:val="0066176F"/>
    <w:rsid w:val="006636E7"/>
    <w:rsid w:val="00667B38"/>
    <w:rsid w:val="00673207"/>
    <w:rsid w:val="00674145"/>
    <w:rsid w:val="00682996"/>
    <w:rsid w:val="00695C2A"/>
    <w:rsid w:val="006A137A"/>
    <w:rsid w:val="006A7B24"/>
    <w:rsid w:val="006B19FC"/>
    <w:rsid w:val="006B2C2B"/>
    <w:rsid w:val="006B7329"/>
    <w:rsid w:val="006C293B"/>
    <w:rsid w:val="006C30A9"/>
    <w:rsid w:val="006C3AEF"/>
    <w:rsid w:val="006D1152"/>
    <w:rsid w:val="006D457B"/>
    <w:rsid w:val="006D6F9D"/>
    <w:rsid w:val="006E4A96"/>
    <w:rsid w:val="006E5D20"/>
    <w:rsid w:val="006F7E6B"/>
    <w:rsid w:val="00701DB6"/>
    <w:rsid w:val="00703C6F"/>
    <w:rsid w:val="00706F1D"/>
    <w:rsid w:val="0071120E"/>
    <w:rsid w:val="007155E2"/>
    <w:rsid w:val="007218B6"/>
    <w:rsid w:val="00725E87"/>
    <w:rsid w:val="0072711F"/>
    <w:rsid w:val="00727DEC"/>
    <w:rsid w:val="007319CF"/>
    <w:rsid w:val="00733880"/>
    <w:rsid w:val="00745C6C"/>
    <w:rsid w:val="007467A7"/>
    <w:rsid w:val="00747507"/>
    <w:rsid w:val="00755F85"/>
    <w:rsid w:val="00756F7B"/>
    <w:rsid w:val="00762FC6"/>
    <w:rsid w:val="00765E47"/>
    <w:rsid w:val="00770563"/>
    <w:rsid w:val="00771F93"/>
    <w:rsid w:val="00772DCE"/>
    <w:rsid w:val="00784B5D"/>
    <w:rsid w:val="00792694"/>
    <w:rsid w:val="007929B5"/>
    <w:rsid w:val="00796136"/>
    <w:rsid w:val="00796848"/>
    <w:rsid w:val="00797CD7"/>
    <w:rsid w:val="007A43F1"/>
    <w:rsid w:val="007B24D0"/>
    <w:rsid w:val="007B2776"/>
    <w:rsid w:val="007B2D44"/>
    <w:rsid w:val="007B4782"/>
    <w:rsid w:val="007C153F"/>
    <w:rsid w:val="007C28AC"/>
    <w:rsid w:val="007D24AA"/>
    <w:rsid w:val="007D6621"/>
    <w:rsid w:val="007E23FB"/>
    <w:rsid w:val="007E2C23"/>
    <w:rsid w:val="007E4177"/>
    <w:rsid w:val="007E4505"/>
    <w:rsid w:val="007E58C5"/>
    <w:rsid w:val="007F5D24"/>
    <w:rsid w:val="00800326"/>
    <w:rsid w:val="008014C2"/>
    <w:rsid w:val="008014F3"/>
    <w:rsid w:val="008069AD"/>
    <w:rsid w:val="00812739"/>
    <w:rsid w:val="008141D2"/>
    <w:rsid w:val="00815C02"/>
    <w:rsid w:val="00821AF9"/>
    <w:rsid w:val="008226D3"/>
    <w:rsid w:val="00823CE1"/>
    <w:rsid w:val="008251DA"/>
    <w:rsid w:val="008312B8"/>
    <w:rsid w:val="0083187C"/>
    <w:rsid w:val="00832784"/>
    <w:rsid w:val="00834CB5"/>
    <w:rsid w:val="0084204B"/>
    <w:rsid w:val="00845BBF"/>
    <w:rsid w:val="00847637"/>
    <w:rsid w:val="00870781"/>
    <w:rsid w:val="00872A80"/>
    <w:rsid w:val="00874ABF"/>
    <w:rsid w:val="0088090F"/>
    <w:rsid w:val="00883ADD"/>
    <w:rsid w:val="00883AE9"/>
    <w:rsid w:val="0088454A"/>
    <w:rsid w:val="00886C79"/>
    <w:rsid w:val="00886E95"/>
    <w:rsid w:val="00887BC5"/>
    <w:rsid w:val="0089157B"/>
    <w:rsid w:val="00893B0A"/>
    <w:rsid w:val="00896974"/>
    <w:rsid w:val="008A1C5A"/>
    <w:rsid w:val="008A342D"/>
    <w:rsid w:val="008A3BEE"/>
    <w:rsid w:val="008A5B99"/>
    <w:rsid w:val="008A6BF5"/>
    <w:rsid w:val="008B4B6A"/>
    <w:rsid w:val="008B4F31"/>
    <w:rsid w:val="008C15E3"/>
    <w:rsid w:val="008C17FF"/>
    <w:rsid w:val="008D01B9"/>
    <w:rsid w:val="008D1D0E"/>
    <w:rsid w:val="008D2793"/>
    <w:rsid w:val="008D7493"/>
    <w:rsid w:val="008E0CE7"/>
    <w:rsid w:val="008E1848"/>
    <w:rsid w:val="008E548E"/>
    <w:rsid w:val="008E577A"/>
    <w:rsid w:val="008E728E"/>
    <w:rsid w:val="008F092A"/>
    <w:rsid w:val="008F4CAA"/>
    <w:rsid w:val="00900AD9"/>
    <w:rsid w:val="009022E9"/>
    <w:rsid w:val="009054B9"/>
    <w:rsid w:val="00907285"/>
    <w:rsid w:val="009073A7"/>
    <w:rsid w:val="0091654F"/>
    <w:rsid w:val="009167B2"/>
    <w:rsid w:val="009170E9"/>
    <w:rsid w:val="00917AD2"/>
    <w:rsid w:val="009301DF"/>
    <w:rsid w:val="00933AFB"/>
    <w:rsid w:val="0094507E"/>
    <w:rsid w:val="00952C75"/>
    <w:rsid w:val="00953209"/>
    <w:rsid w:val="00954D02"/>
    <w:rsid w:val="009559D1"/>
    <w:rsid w:val="009568BD"/>
    <w:rsid w:val="00960DA8"/>
    <w:rsid w:val="00964039"/>
    <w:rsid w:val="00965D8B"/>
    <w:rsid w:val="00971A29"/>
    <w:rsid w:val="00976E8E"/>
    <w:rsid w:val="009831C4"/>
    <w:rsid w:val="0098369C"/>
    <w:rsid w:val="009840C9"/>
    <w:rsid w:val="00990AD0"/>
    <w:rsid w:val="00991A34"/>
    <w:rsid w:val="00995184"/>
    <w:rsid w:val="00996A6E"/>
    <w:rsid w:val="0099710F"/>
    <w:rsid w:val="0099C838"/>
    <w:rsid w:val="009A647C"/>
    <w:rsid w:val="009B2BDA"/>
    <w:rsid w:val="009B52E5"/>
    <w:rsid w:val="009B54C6"/>
    <w:rsid w:val="009C1F04"/>
    <w:rsid w:val="009C2437"/>
    <w:rsid w:val="009C2A3E"/>
    <w:rsid w:val="009C3A3F"/>
    <w:rsid w:val="009D3FB0"/>
    <w:rsid w:val="009E06A4"/>
    <w:rsid w:val="009E2C29"/>
    <w:rsid w:val="009E43B1"/>
    <w:rsid w:val="009E4534"/>
    <w:rsid w:val="009E45AD"/>
    <w:rsid w:val="009E53F3"/>
    <w:rsid w:val="009E6F6E"/>
    <w:rsid w:val="009F0650"/>
    <w:rsid w:val="009F2344"/>
    <w:rsid w:val="009F314D"/>
    <w:rsid w:val="009F3284"/>
    <w:rsid w:val="009F36B2"/>
    <w:rsid w:val="00A01B3B"/>
    <w:rsid w:val="00A02045"/>
    <w:rsid w:val="00A02F11"/>
    <w:rsid w:val="00A03817"/>
    <w:rsid w:val="00A069BA"/>
    <w:rsid w:val="00A07CC3"/>
    <w:rsid w:val="00A10A80"/>
    <w:rsid w:val="00A10D5B"/>
    <w:rsid w:val="00A123A4"/>
    <w:rsid w:val="00A12CE5"/>
    <w:rsid w:val="00A20B51"/>
    <w:rsid w:val="00A231F6"/>
    <w:rsid w:val="00A24484"/>
    <w:rsid w:val="00A24B68"/>
    <w:rsid w:val="00A24CEB"/>
    <w:rsid w:val="00A250A3"/>
    <w:rsid w:val="00A32F88"/>
    <w:rsid w:val="00A3506D"/>
    <w:rsid w:val="00A41309"/>
    <w:rsid w:val="00A43F0A"/>
    <w:rsid w:val="00A477EC"/>
    <w:rsid w:val="00A47C02"/>
    <w:rsid w:val="00A50740"/>
    <w:rsid w:val="00A51372"/>
    <w:rsid w:val="00A51388"/>
    <w:rsid w:val="00A554E3"/>
    <w:rsid w:val="00A600CC"/>
    <w:rsid w:val="00A631F4"/>
    <w:rsid w:val="00A640D3"/>
    <w:rsid w:val="00A652CB"/>
    <w:rsid w:val="00A6630B"/>
    <w:rsid w:val="00A7496F"/>
    <w:rsid w:val="00A76CAD"/>
    <w:rsid w:val="00A92A53"/>
    <w:rsid w:val="00A932A3"/>
    <w:rsid w:val="00A94A36"/>
    <w:rsid w:val="00AA6962"/>
    <w:rsid w:val="00AA6BFF"/>
    <w:rsid w:val="00AB09DE"/>
    <w:rsid w:val="00AB181A"/>
    <w:rsid w:val="00AB183A"/>
    <w:rsid w:val="00AB31D7"/>
    <w:rsid w:val="00AB36C0"/>
    <w:rsid w:val="00AB4E24"/>
    <w:rsid w:val="00AB586C"/>
    <w:rsid w:val="00AB5B0F"/>
    <w:rsid w:val="00AC08C5"/>
    <w:rsid w:val="00AC1979"/>
    <w:rsid w:val="00AC6FE7"/>
    <w:rsid w:val="00AD1B32"/>
    <w:rsid w:val="00AD464C"/>
    <w:rsid w:val="00AE0A7C"/>
    <w:rsid w:val="00AE24FA"/>
    <w:rsid w:val="00AE26ED"/>
    <w:rsid w:val="00AE505D"/>
    <w:rsid w:val="00AE5C36"/>
    <w:rsid w:val="00AF138C"/>
    <w:rsid w:val="00AF5724"/>
    <w:rsid w:val="00AF5E48"/>
    <w:rsid w:val="00B00450"/>
    <w:rsid w:val="00B01B6F"/>
    <w:rsid w:val="00B02F82"/>
    <w:rsid w:val="00B0592F"/>
    <w:rsid w:val="00B05A85"/>
    <w:rsid w:val="00B079A9"/>
    <w:rsid w:val="00B10321"/>
    <w:rsid w:val="00B103A7"/>
    <w:rsid w:val="00B141E8"/>
    <w:rsid w:val="00B160AC"/>
    <w:rsid w:val="00B218F2"/>
    <w:rsid w:val="00B23BD4"/>
    <w:rsid w:val="00B24507"/>
    <w:rsid w:val="00B305C0"/>
    <w:rsid w:val="00B32A80"/>
    <w:rsid w:val="00B42D27"/>
    <w:rsid w:val="00B4326F"/>
    <w:rsid w:val="00B45B7B"/>
    <w:rsid w:val="00B45F82"/>
    <w:rsid w:val="00B51C43"/>
    <w:rsid w:val="00B52978"/>
    <w:rsid w:val="00B54372"/>
    <w:rsid w:val="00B54684"/>
    <w:rsid w:val="00B5663D"/>
    <w:rsid w:val="00B654B8"/>
    <w:rsid w:val="00B70F9D"/>
    <w:rsid w:val="00B748A1"/>
    <w:rsid w:val="00B74E0A"/>
    <w:rsid w:val="00B77683"/>
    <w:rsid w:val="00B806DC"/>
    <w:rsid w:val="00B807D6"/>
    <w:rsid w:val="00B810C4"/>
    <w:rsid w:val="00B820C8"/>
    <w:rsid w:val="00B859BB"/>
    <w:rsid w:val="00B90995"/>
    <w:rsid w:val="00B915B5"/>
    <w:rsid w:val="00B91B77"/>
    <w:rsid w:val="00B9670E"/>
    <w:rsid w:val="00B97C24"/>
    <w:rsid w:val="00BA169C"/>
    <w:rsid w:val="00BA1EEC"/>
    <w:rsid w:val="00BA6979"/>
    <w:rsid w:val="00BB0220"/>
    <w:rsid w:val="00BB084B"/>
    <w:rsid w:val="00BB54BA"/>
    <w:rsid w:val="00BB62DF"/>
    <w:rsid w:val="00BC10A9"/>
    <w:rsid w:val="00BC1B1B"/>
    <w:rsid w:val="00BC641D"/>
    <w:rsid w:val="00BC6D15"/>
    <w:rsid w:val="00BD01DA"/>
    <w:rsid w:val="00BD6AD2"/>
    <w:rsid w:val="00BE1629"/>
    <w:rsid w:val="00BE2C72"/>
    <w:rsid w:val="00BE4BDF"/>
    <w:rsid w:val="00BE5AF3"/>
    <w:rsid w:val="00BE6DB7"/>
    <w:rsid w:val="00BF3B67"/>
    <w:rsid w:val="00BF572F"/>
    <w:rsid w:val="00BF5F98"/>
    <w:rsid w:val="00C05E9B"/>
    <w:rsid w:val="00C14348"/>
    <w:rsid w:val="00C16513"/>
    <w:rsid w:val="00C17156"/>
    <w:rsid w:val="00C1760A"/>
    <w:rsid w:val="00C3112D"/>
    <w:rsid w:val="00C31995"/>
    <w:rsid w:val="00C456E6"/>
    <w:rsid w:val="00C46525"/>
    <w:rsid w:val="00C4799F"/>
    <w:rsid w:val="00C47D6E"/>
    <w:rsid w:val="00C5207F"/>
    <w:rsid w:val="00C53C35"/>
    <w:rsid w:val="00C56B2D"/>
    <w:rsid w:val="00C61CAB"/>
    <w:rsid w:val="00C63003"/>
    <w:rsid w:val="00C6325C"/>
    <w:rsid w:val="00C678C3"/>
    <w:rsid w:val="00C726BE"/>
    <w:rsid w:val="00C7325B"/>
    <w:rsid w:val="00C81855"/>
    <w:rsid w:val="00C86AEF"/>
    <w:rsid w:val="00C912C4"/>
    <w:rsid w:val="00C918C9"/>
    <w:rsid w:val="00CA0359"/>
    <w:rsid w:val="00CA1519"/>
    <w:rsid w:val="00CA1619"/>
    <w:rsid w:val="00CA2ED2"/>
    <w:rsid w:val="00CA3DC5"/>
    <w:rsid w:val="00CA67CA"/>
    <w:rsid w:val="00CA7040"/>
    <w:rsid w:val="00CB0427"/>
    <w:rsid w:val="00CB38EC"/>
    <w:rsid w:val="00CB4BA5"/>
    <w:rsid w:val="00CB538C"/>
    <w:rsid w:val="00CB5B7F"/>
    <w:rsid w:val="00CB6F56"/>
    <w:rsid w:val="00CC5398"/>
    <w:rsid w:val="00CC6E68"/>
    <w:rsid w:val="00CD25E8"/>
    <w:rsid w:val="00CD3150"/>
    <w:rsid w:val="00CD4595"/>
    <w:rsid w:val="00CD5ABE"/>
    <w:rsid w:val="00CD63B2"/>
    <w:rsid w:val="00CE2BB4"/>
    <w:rsid w:val="00CE4AF1"/>
    <w:rsid w:val="00CE51E5"/>
    <w:rsid w:val="00CF5C57"/>
    <w:rsid w:val="00D026A3"/>
    <w:rsid w:val="00D03473"/>
    <w:rsid w:val="00D04479"/>
    <w:rsid w:val="00D06FA4"/>
    <w:rsid w:val="00D10197"/>
    <w:rsid w:val="00D13234"/>
    <w:rsid w:val="00D15279"/>
    <w:rsid w:val="00D17EA9"/>
    <w:rsid w:val="00D2034E"/>
    <w:rsid w:val="00D30A59"/>
    <w:rsid w:val="00D323F0"/>
    <w:rsid w:val="00D357F5"/>
    <w:rsid w:val="00D42F22"/>
    <w:rsid w:val="00D44FA3"/>
    <w:rsid w:val="00D4534B"/>
    <w:rsid w:val="00D4607F"/>
    <w:rsid w:val="00D509D2"/>
    <w:rsid w:val="00D51FDA"/>
    <w:rsid w:val="00D56A72"/>
    <w:rsid w:val="00D573AA"/>
    <w:rsid w:val="00D60019"/>
    <w:rsid w:val="00D623EB"/>
    <w:rsid w:val="00D63EB9"/>
    <w:rsid w:val="00D64313"/>
    <w:rsid w:val="00D6500A"/>
    <w:rsid w:val="00D66808"/>
    <w:rsid w:val="00D71197"/>
    <w:rsid w:val="00D80886"/>
    <w:rsid w:val="00D85150"/>
    <w:rsid w:val="00D87599"/>
    <w:rsid w:val="00D877C1"/>
    <w:rsid w:val="00D9080F"/>
    <w:rsid w:val="00D96290"/>
    <w:rsid w:val="00DA559E"/>
    <w:rsid w:val="00DB059A"/>
    <w:rsid w:val="00DB2676"/>
    <w:rsid w:val="00DB5CAF"/>
    <w:rsid w:val="00DB7C75"/>
    <w:rsid w:val="00DC7691"/>
    <w:rsid w:val="00DD3944"/>
    <w:rsid w:val="00DD66E8"/>
    <w:rsid w:val="00DE0288"/>
    <w:rsid w:val="00DE18E7"/>
    <w:rsid w:val="00DE20F2"/>
    <w:rsid w:val="00DE4B60"/>
    <w:rsid w:val="00DF05E8"/>
    <w:rsid w:val="00DF0633"/>
    <w:rsid w:val="00DF1C8B"/>
    <w:rsid w:val="00DF2325"/>
    <w:rsid w:val="00DF286A"/>
    <w:rsid w:val="00DF7656"/>
    <w:rsid w:val="00DF7B0D"/>
    <w:rsid w:val="00E025D7"/>
    <w:rsid w:val="00E070BB"/>
    <w:rsid w:val="00E11B21"/>
    <w:rsid w:val="00E144F3"/>
    <w:rsid w:val="00E213B7"/>
    <w:rsid w:val="00E26386"/>
    <w:rsid w:val="00E3397B"/>
    <w:rsid w:val="00E40A4A"/>
    <w:rsid w:val="00E438D6"/>
    <w:rsid w:val="00E51868"/>
    <w:rsid w:val="00E57AA4"/>
    <w:rsid w:val="00E61914"/>
    <w:rsid w:val="00E63F19"/>
    <w:rsid w:val="00E63FF9"/>
    <w:rsid w:val="00E67F34"/>
    <w:rsid w:val="00E74751"/>
    <w:rsid w:val="00E75E93"/>
    <w:rsid w:val="00E77BEA"/>
    <w:rsid w:val="00E811D8"/>
    <w:rsid w:val="00E846CE"/>
    <w:rsid w:val="00E84BC7"/>
    <w:rsid w:val="00E85B05"/>
    <w:rsid w:val="00E87C86"/>
    <w:rsid w:val="00E91354"/>
    <w:rsid w:val="00E946F1"/>
    <w:rsid w:val="00E95D21"/>
    <w:rsid w:val="00E97388"/>
    <w:rsid w:val="00EA1072"/>
    <w:rsid w:val="00EA2976"/>
    <w:rsid w:val="00EA398B"/>
    <w:rsid w:val="00EA6FB4"/>
    <w:rsid w:val="00EAF8F5"/>
    <w:rsid w:val="00EB1E55"/>
    <w:rsid w:val="00EB1F90"/>
    <w:rsid w:val="00EB5299"/>
    <w:rsid w:val="00EC2C37"/>
    <w:rsid w:val="00ED3324"/>
    <w:rsid w:val="00ED388D"/>
    <w:rsid w:val="00ED5086"/>
    <w:rsid w:val="00EE02A6"/>
    <w:rsid w:val="00EE37DF"/>
    <w:rsid w:val="00EE5933"/>
    <w:rsid w:val="00EE77EA"/>
    <w:rsid w:val="00EE7A66"/>
    <w:rsid w:val="00EF59D3"/>
    <w:rsid w:val="00EF617B"/>
    <w:rsid w:val="00EF7A92"/>
    <w:rsid w:val="00F11437"/>
    <w:rsid w:val="00F11E6C"/>
    <w:rsid w:val="00F125D4"/>
    <w:rsid w:val="00F12DC8"/>
    <w:rsid w:val="00F13E8D"/>
    <w:rsid w:val="00F17937"/>
    <w:rsid w:val="00F17DED"/>
    <w:rsid w:val="00F238A8"/>
    <w:rsid w:val="00F24CE9"/>
    <w:rsid w:val="00F33FA7"/>
    <w:rsid w:val="00F421BA"/>
    <w:rsid w:val="00F4504B"/>
    <w:rsid w:val="00F460EA"/>
    <w:rsid w:val="00F51974"/>
    <w:rsid w:val="00F606E6"/>
    <w:rsid w:val="00F63032"/>
    <w:rsid w:val="00F63099"/>
    <w:rsid w:val="00F67DDD"/>
    <w:rsid w:val="00F77E3D"/>
    <w:rsid w:val="00F80CFD"/>
    <w:rsid w:val="00F81347"/>
    <w:rsid w:val="00F85C92"/>
    <w:rsid w:val="00F91452"/>
    <w:rsid w:val="00F9188A"/>
    <w:rsid w:val="00F96D26"/>
    <w:rsid w:val="00F97CD5"/>
    <w:rsid w:val="00FA2678"/>
    <w:rsid w:val="00FB7E6F"/>
    <w:rsid w:val="00FC3242"/>
    <w:rsid w:val="00FC44C6"/>
    <w:rsid w:val="00FC650E"/>
    <w:rsid w:val="00FC7594"/>
    <w:rsid w:val="00FD3727"/>
    <w:rsid w:val="00FE17AE"/>
    <w:rsid w:val="00FE5ED8"/>
    <w:rsid w:val="00FE5F05"/>
    <w:rsid w:val="00FF2A4F"/>
    <w:rsid w:val="03533811"/>
    <w:rsid w:val="0553B91D"/>
    <w:rsid w:val="058DA3B0"/>
    <w:rsid w:val="066187B4"/>
    <w:rsid w:val="084C6B13"/>
    <w:rsid w:val="0910E020"/>
    <w:rsid w:val="0A64C09D"/>
    <w:rsid w:val="0AE10396"/>
    <w:rsid w:val="0BF20832"/>
    <w:rsid w:val="10A23A2F"/>
    <w:rsid w:val="113AE91A"/>
    <w:rsid w:val="1204DBEE"/>
    <w:rsid w:val="12A5492B"/>
    <w:rsid w:val="131807B6"/>
    <w:rsid w:val="1476FE61"/>
    <w:rsid w:val="1783ABD7"/>
    <w:rsid w:val="1B4DED1B"/>
    <w:rsid w:val="1EB97355"/>
    <w:rsid w:val="1F1470BD"/>
    <w:rsid w:val="20A8072C"/>
    <w:rsid w:val="22873DBA"/>
    <w:rsid w:val="22CD1112"/>
    <w:rsid w:val="2374EDAF"/>
    <w:rsid w:val="239B9345"/>
    <w:rsid w:val="244B91E3"/>
    <w:rsid w:val="24619587"/>
    <w:rsid w:val="2845FCDD"/>
    <w:rsid w:val="2A8151DD"/>
    <w:rsid w:val="2AD5E24F"/>
    <w:rsid w:val="2B8B3F64"/>
    <w:rsid w:val="2C5D8DDF"/>
    <w:rsid w:val="2CB7EEB2"/>
    <w:rsid w:val="2D12C887"/>
    <w:rsid w:val="2D1967C7"/>
    <w:rsid w:val="2E0E5E05"/>
    <w:rsid w:val="2E985DE0"/>
    <w:rsid w:val="2F2723C9"/>
    <w:rsid w:val="2F73A973"/>
    <w:rsid w:val="3058867B"/>
    <w:rsid w:val="32E67482"/>
    <w:rsid w:val="32FD34ED"/>
    <w:rsid w:val="3348ACD7"/>
    <w:rsid w:val="335EFDB9"/>
    <w:rsid w:val="33F24329"/>
    <w:rsid w:val="3479C16A"/>
    <w:rsid w:val="355384B9"/>
    <w:rsid w:val="35AD628A"/>
    <w:rsid w:val="35B15A5F"/>
    <w:rsid w:val="35D19707"/>
    <w:rsid w:val="39920A52"/>
    <w:rsid w:val="3C275CBA"/>
    <w:rsid w:val="3C2E974E"/>
    <w:rsid w:val="3E87E978"/>
    <w:rsid w:val="401529E8"/>
    <w:rsid w:val="41B0CB6E"/>
    <w:rsid w:val="4237A9A5"/>
    <w:rsid w:val="4291AB31"/>
    <w:rsid w:val="43874054"/>
    <w:rsid w:val="460B2A2A"/>
    <w:rsid w:val="473BF37A"/>
    <w:rsid w:val="477C692B"/>
    <w:rsid w:val="498FC21E"/>
    <w:rsid w:val="4A825CCF"/>
    <w:rsid w:val="5518E70A"/>
    <w:rsid w:val="5A1BA77E"/>
    <w:rsid w:val="5C054EE1"/>
    <w:rsid w:val="5D637C4D"/>
    <w:rsid w:val="60BF3492"/>
    <w:rsid w:val="63F0A178"/>
    <w:rsid w:val="67D0744F"/>
    <w:rsid w:val="68F2BF56"/>
    <w:rsid w:val="690C1171"/>
    <w:rsid w:val="699C3D5A"/>
    <w:rsid w:val="6AC965FD"/>
    <w:rsid w:val="6BDB034D"/>
    <w:rsid w:val="6C94FA3A"/>
    <w:rsid w:val="6D098450"/>
    <w:rsid w:val="6E212C83"/>
    <w:rsid w:val="73508A5B"/>
    <w:rsid w:val="73CDF981"/>
    <w:rsid w:val="745FCF02"/>
    <w:rsid w:val="74624538"/>
    <w:rsid w:val="74DE53EC"/>
    <w:rsid w:val="75359CDB"/>
    <w:rsid w:val="7B539607"/>
    <w:rsid w:val="7C7D4BD4"/>
    <w:rsid w:val="7C96F7AC"/>
    <w:rsid w:val="7CAEAE97"/>
    <w:rsid w:val="7E69A948"/>
    <w:rsid w:val="7E96DBBA"/>
    <w:rsid w:val="7F72C53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B0C78"/>
  <w15:docId w15:val="{F3D0668C-B227-4BEF-A546-9D7F75FD6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CAF"/>
    <w:pPr>
      <w:spacing w:after="200" w:line="276" w:lineRule="auto"/>
    </w:pPr>
    <w:rPr>
      <w:sz w:val="22"/>
      <w:szCs w:val="22"/>
      <w:lang w:eastAsia="en-US"/>
    </w:rPr>
  </w:style>
  <w:style w:type="paragraph" w:styleId="Heading1">
    <w:name w:val="heading 1"/>
    <w:basedOn w:val="Normal"/>
    <w:next w:val="Normal"/>
    <w:link w:val="Heading1Char"/>
    <w:uiPriority w:val="9"/>
    <w:qFormat/>
    <w:rsid w:val="00EA398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971A2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71A2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B181A"/>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1AEA"/>
    <w:pPr>
      <w:ind w:left="720"/>
      <w:contextualSpacing/>
    </w:pPr>
  </w:style>
  <w:style w:type="paragraph" w:styleId="BodyText">
    <w:name w:val="Body Text"/>
    <w:basedOn w:val="Normal"/>
    <w:link w:val="BodyTextChar"/>
    <w:rsid w:val="00643084"/>
    <w:pPr>
      <w:autoSpaceDE w:val="0"/>
      <w:autoSpaceDN w:val="0"/>
      <w:spacing w:after="0" w:line="240" w:lineRule="auto"/>
      <w:jc w:val="both"/>
    </w:pPr>
    <w:rPr>
      <w:rFonts w:ascii="Tahoma" w:eastAsia="Times New Roman" w:hAnsi="Tahoma" w:cs="Tahoma"/>
      <w:lang w:val="es-MX" w:eastAsia="es-ES"/>
    </w:rPr>
  </w:style>
  <w:style w:type="character" w:customStyle="1" w:styleId="BodyTextChar">
    <w:name w:val="Body Text Char"/>
    <w:basedOn w:val="DefaultParagraphFont"/>
    <w:link w:val="BodyText"/>
    <w:rsid w:val="00643084"/>
    <w:rPr>
      <w:rFonts w:ascii="Tahoma" w:eastAsia="Times New Roman" w:hAnsi="Tahoma" w:cs="Tahoma"/>
      <w:lang w:val="es-MX" w:eastAsia="es-ES"/>
    </w:rPr>
  </w:style>
  <w:style w:type="paragraph" w:styleId="BodyText3">
    <w:name w:val="Body Text 3"/>
    <w:basedOn w:val="Normal"/>
    <w:link w:val="BodyText3Char"/>
    <w:rsid w:val="00643084"/>
    <w:pPr>
      <w:spacing w:after="0" w:line="240" w:lineRule="auto"/>
      <w:jc w:val="both"/>
    </w:pPr>
    <w:rPr>
      <w:rFonts w:ascii="Tahoma" w:eastAsia="Times New Roman" w:hAnsi="Tahoma" w:cs="Tahoma"/>
      <w:sz w:val="21"/>
      <w:lang w:eastAsia="es-ES"/>
    </w:rPr>
  </w:style>
  <w:style w:type="character" w:customStyle="1" w:styleId="BodyText3Char">
    <w:name w:val="Body Text 3 Char"/>
    <w:basedOn w:val="DefaultParagraphFont"/>
    <w:link w:val="BodyText3"/>
    <w:rsid w:val="00643084"/>
    <w:rPr>
      <w:rFonts w:ascii="Tahoma" w:eastAsia="Times New Roman" w:hAnsi="Tahoma" w:cs="Tahoma"/>
      <w:sz w:val="21"/>
      <w:lang w:eastAsia="es-ES"/>
    </w:rPr>
  </w:style>
  <w:style w:type="paragraph" w:styleId="Header">
    <w:name w:val="header"/>
    <w:basedOn w:val="Normal"/>
    <w:link w:val="HeaderChar"/>
    <w:unhideWhenUsed/>
    <w:rsid w:val="00643084"/>
    <w:pPr>
      <w:tabs>
        <w:tab w:val="center" w:pos="4252"/>
        <w:tab w:val="right" w:pos="8504"/>
      </w:tabs>
      <w:spacing w:after="0" w:line="240" w:lineRule="auto"/>
    </w:pPr>
  </w:style>
  <w:style w:type="character" w:customStyle="1" w:styleId="HeaderChar">
    <w:name w:val="Header Char"/>
    <w:basedOn w:val="DefaultParagraphFont"/>
    <w:link w:val="Header"/>
    <w:uiPriority w:val="99"/>
    <w:semiHidden/>
    <w:rsid w:val="00643084"/>
  </w:style>
  <w:style w:type="paragraph" w:styleId="Footer">
    <w:name w:val="footer"/>
    <w:basedOn w:val="Normal"/>
    <w:link w:val="FooterChar"/>
    <w:uiPriority w:val="99"/>
    <w:unhideWhenUsed/>
    <w:rsid w:val="00643084"/>
    <w:pPr>
      <w:tabs>
        <w:tab w:val="center" w:pos="4252"/>
        <w:tab w:val="right" w:pos="8504"/>
      </w:tabs>
      <w:spacing w:after="0" w:line="240" w:lineRule="auto"/>
    </w:pPr>
  </w:style>
  <w:style w:type="character" w:customStyle="1" w:styleId="FooterChar">
    <w:name w:val="Footer Char"/>
    <w:basedOn w:val="DefaultParagraphFont"/>
    <w:link w:val="Footer"/>
    <w:uiPriority w:val="99"/>
    <w:rsid w:val="00643084"/>
  </w:style>
  <w:style w:type="character" w:styleId="CommentReference">
    <w:name w:val="annotation reference"/>
    <w:basedOn w:val="DefaultParagraphFont"/>
    <w:uiPriority w:val="99"/>
    <w:semiHidden/>
    <w:unhideWhenUsed/>
    <w:rsid w:val="00D06FA4"/>
    <w:rPr>
      <w:sz w:val="16"/>
      <w:szCs w:val="16"/>
    </w:rPr>
  </w:style>
  <w:style w:type="paragraph" w:styleId="CommentText">
    <w:name w:val="annotation text"/>
    <w:basedOn w:val="Normal"/>
    <w:link w:val="CommentTextChar"/>
    <w:uiPriority w:val="99"/>
    <w:unhideWhenUsed/>
    <w:rsid w:val="00D06FA4"/>
    <w:pPr>
      <w:spacing w:line="240" w:lineRule="auto"/>
    </w:pPr>
    <w:rPr>
      <w:sz w:val="20"/>
      <w:szCs w:val="20"/>
    </w:rPr>
  </w:style>
  <w:style w:type="character" w:customStyle="1" w:styleId="CommentTextChar">
    <w:name w:val="Comment Text Char"/>
    <w:basedOn w:val="DefaultParagraphFont"/>
    <w:link w:val="CommentText"/>
    <w:uiPriority w:val="99"/>
    <w:rsid w:val="00D06FA4"/>
    <w:rPr>
      <w:lang w:eastAsia="en-US"/>
    </w:rPr>
  </w:style>
  <w:style w:type="paragraph" w:styleId="CommentSubject">
    <w:name w:val="annotation subject"/>
    <w:basedOn w:val="CommentText"/>
    <w:next w:val="CommentText"/>
    <w:link w:val="CommentSubjectChar"/>
    <w:uiPriority w:val="99"/>
    <w:semiHidden/>
    <w:unhideWhenUsed/>
    <w:rsid w:val="00D06FA4"/>
    <w:rPr>
      <w:b/>
      <w:bCs/>
    </w:rPr>
  </w:style>
  <w:style w:type="character" w:customStyle="1" w:styleId="CommentSubjectChar">
    <w:name w:val="Comment Subject Char"/>
    <w:basedOn w:val="CommentTextChar"/>
    <w:link w:val="CommentSubject"/>
    <w:uiPriority w:val="99"/>
    <w:semiHidden/>
    <w:rsid w:val="00D06FA4"/>
    <w:rPr>
      <w:b/>
      <w:bCs/>
      <w:lang w:eastAsia="en-US"/>
    </w:rPr>
  </w:style>
  <w:style w:type="table" w:styleId="TableGrid">
    <w:name w:val="Table Grid"/>
    <w:basedOn w:val="TableNormal"/>
    <w:uiPriority w:val="59"/>
    <w:rsid w:val="006E4A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319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4976BA"/>
    <w:rPr>
      <w:color w:val="0000FF" w:themeColor="hyperlink"/>
      <w:u w:val="single"/>
    </w:rPr>
  </w:style>
  <w:style w:type="character" w:styleId="UnresolvedMention">
    <w:name w:val="Unresolved Mention"/>
    <w:basedOn w:val="DefaultParagraphFont"/>
    <w:uiPriority w:val="99"/>
    <w:semiHidden/>
    <w:unhideWhenUsed/>
    <w:rsid w:val="004976BA"/>
    <w:rPr>
      <w:color w:val="605E5C"/>
      <w:shd w:val="clear" w:color="auto" w:fill="E1DFDD"/>
    </w:rPr>
  </w:style>
  <w:style w:type="paragraph" w:styleId="Revision">
    <w:name w:val="Revision"/>
    <w:hidden/>
    <w:uiPriority w:val="99"/>
    <w:semiHidden/>
    <w:rsid w:val="00674145"/>
    <w:rPr>
      <w:sz w:val="22"/>
      <w:szCs w:val="22"/>
      <w:lang w:eastAsia="en-US"/>
    </w:rPr>
  </w:style>
  <w:style w:type="character" w:customStyle="1" w:styleId="Heading1Char">
    <w:name w:val="Heading 1 Char"/>
    <w:basedOn w:val="DefaultParagraphFont"/>
    <w:link w:val="Heading1"/>
    <w:uiPriority w:val="9"/>
    <w:rsid w:val="00EA398B"/>
    <w:rPr>
      <w:rFonts w:asciiTheme="majorHAnsi" w:eastAsiaTheme="majorEastAsia" w:hAnsiTheme="majorHAnsi" w:cstheme="majorBidi"/>
      <w:color w:val="365F91" w:themeColor="accent1" w:themeShade="BF"/>
      <w:sz w:val="32"/>
      <w:szCs w:val="32"/>
      <w:lang w:eastAsia="en-US"/>
    </w:rPr>
  </w:style>
  <w:style w:type="paragraph" w:styleId="TOCHeading">
    <w:name w:val="TOC Heading"/>
    <w:basedOn w:val="Heading1"/>
    <w:next w:val="Normal"/>
    <w:uiPriority w:val="39"/>
    <w:unhideWhenUsed/>
    <w:qFormat/>
    <w:rsid w:val="00EA398B"/>
    <w:pPr>
      <w:spacing w:line="259" w:lineRule="auto"/>
      <w:outlineLvl w:val="9"/>
    </w:pPr>
    <w:rPr>
      <w:lang w:val="en-US"/>
    </w:rPr>
  </w:style>
  <w:style w:type="character" w:customStyle="1" w:styleId="Heading4Char">
    <w:name w:val="Heading 4 Char"/>
    <w:basedOn w:val="DefaultParagraphFont"/>
    <w:link w:val="Heading4"/>
    <w:uiPriority w:val="9"/>
    <w:semiHidden/>
    <w:rsid w:val="00AB181A"/>
    <w:rPr>
      <w:rFonts w:asciiTheme="majorHAnsi" w:eastAsiaTheme="majorEastAsia" w:hAnsiTheme="majorHAnsi" w:cstheme="majorBidi"/>
      <w:i/>
      <w:iCs/>
      <w:color w:val="365F91" w:themeColor="accent1" w:themeShade="BF"/>
      <w:sz w:val="22"/>
      <w:szCs w:val="22"/>
      <w:lang w:eastAsia="en-US"/>
    </w:rPr>
  </w:style>
  <w:style w:type="character" w:customStyle="1" w:styleId="Heading2Char">
    <w:name w:val="Heading 2 Char"/>
    <w:basedOn w:val="DefaultParagraphFont"/>
    <w:link w:val="Heading2"/>
    <w:uiPriority w:val="9"/>
    <w:semiHidden/>
    <w:rsid w:val="00971A29"/>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semiHidden/>
    <w:rsid w:val="00971A29"/>
    <w:rPr>
      <w:rFonts w:asciiTheme="majorHAnsi" w:eastAsiaTheme="majorEastAsia" w:hAnsiTheme="majorHAnsi" w:cstheme="majorBidi"/>
      <w:color w:val="243F60" w:themeColor="accent1" w:themeShade="7F"/>
      <w:sz w:val="24"/>
      <w:szCs w:val="24"/>
      <w:lang w:eastAsia="en-US"/>
    </w:rPr>
  </w:style>
  <w:style w:type="paragraph" w:customStyle="1" w:styleId="whitespace-normal">
    <w:name w:val="whitespace-normal"/>
    <w:basedOn w:val="Normal"/>
    <w:rsid w:val="00971A29"/>
    <w:pPr>
      <w:spacing w:before="100" w:beforeAutospacing="1" w:after="100" w:afterAutospacing="1" w:line="240" w:lineRule="auto"/>
    </w:pPr>
    <w:rPr>
      <w:rFonts w:ascii="Times New Roman" w:eastAsia="Times New Roman" w:hAnsi="Times New Roman"/>
      <w:sz w:val="24"/>
      <w:szCs w:val="24"/>
      <w:lang w:val="es-419" w:eastAsia="es-419"/>
    </w:rPr>
  </w:style>
  <w:style w:type="character" w:styleId="Strong">
    <w:name w:val="Strong"/>
    <w:basedOn w:val="DefaultParagraphFont"/>
    <w:uiPriority w:val="22"/>
    <w:qFormat/>
    <w:rsid w:val="00971A29"/>
    <w:rPr>
      <w:b/>
      <w:bCs/>
    </w:rPr>
  </w:style>
  <w:style w:type="character" w:styleId="Emphasis">
    <w:name w:val="Emphasis"/>
    <w:basedOn w:val="DefaultParagraphFont"/>
    <w:uiPriority w:val="20"/>
    <w:qFormat/>
    <w:rsid w:val="00971A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1617">
      <w:bodyDiv w:val="1"/>
      <w:marLeft w:val="0"/>
      <w:marRight w:val="0"/>
      <w:marTop w:val="0"/>
      <w:marBottom w:val="0"/>
      <w:divBdr>
        <w:top w:val="none" w:sz="0" w:space="0" w:color="auto"/>
        <w:left w:val="none" w:sz="0" w:space="0" w:color="auto"/>
        <w:bottom w:val="none" w:sz="0" w:space="0" w:color="auto"/>
        <w:right w:val="none" w:sz="0" w:space="0" w:color="auto"/>
      </w:divBdr>
    </w:div>
    <w:div w:id="30767847">
      <w:bodyDiv w:val="1"/>
      <w:marLeft w:val="0"/>
      <w:marRight w:val="0"/>
      <w:marTop w:val="0"/>
      <w:marBottom w:val="0"/>
      <w:divBdr>
        <w:top w:val="none" w:sz="0" w:space="0" w:color="auto"/>
        <w:left w:val="none" w:sz="0" w:space="0" w:color="auto"/>
        <w:bottom w:val="none" w:sz="0" w:space="0" w:color="auto"/>
        <w:right w:val="none" w:sz="0" w:space="0" w:color="auto"/>
      </w:divBdr>
    </w:div>
    <w:div w:id="41709228">
      <w:bodyDiv w:val="1"/>
      <w:marLeft w:val="0"/>
      <w:marRight w:val="0"/>
      <w:marTop w:val="0"/>
      <w:marBottom w:val="0"/>
      <w:divBdr>
        <w:top w:val="none" w:sz="0" w:space="0" w:color="auto"/>
        <w:left w:val="none" w:sz="0" w:space="0" w:color="auto"/>
        <w:bottom w:val="none" w:sz="0" w:space="0" w:color="auto"/>
        <w:right w:val="none" w:sz="0" w:space="0" w:color="auto"/>
      </w:divBdr>
    </w:div>
    <w:div w:id="61342937">
      <w:bodyDiv w:val="1"/>
      <w:marLeft w:val="0"/>
      <w:marRight w:val="0"/>
      <w:marTop w:val="0"/>
      <w:marBottom w:val="0"/>
      <w:divBdr>
        <w:top w:val="none" w:sz="0" w:space="0" w:color="auto"/>
        <w:left w:val="none" w:sz="0" w:space="0" w:color="auto"/>
        <w:bottom w:val="none" w:sz="0" w:space="0" w:color="auto"/>
        <w:right w:val="none" w:sz="0" w:space="0" w:color="auto"/>
      </w:divBdr>
    </w:div>
    <w:div w:id="75908924">
      <w:bodyDiv w:val="1"/>
      <w:marLeft w:val="0"/>
      <w:marRight w:val="0"/>
      <w:marTop w:val="0"/>
      <w:marBottom w:val="0"/>
      <w:divBdr>
        <w:top w:val="none" w:sz="0" w:space="0" w:color="auto"/>
        <w:left w:val="none" w:sz="0" w:space="0" w:color="auto"/>
        <w:bottom w:val="none" w:sz="0" w:space="0" w:color="auto"/>
        <w:right w:val="none" w:sz="0" w:space="0" w:color="auto"/>
      </w:divBdr>
    </w:div>
    <w:div w:id="110982168">
      <w:bodyDiv w:val="1"/>
      <w:marLeft w:val="0"/>
      <w:marRight w:val="0"/>
      <w:marTop w:val="0"/>
      <w:marBottom w:val="0"/>
      <w:divBdr>
        <w:top w:val="none" w:sz="0" w:space="0" w:color="auto"/>
        <w:left w:val="none" w:sz="0" w:space="0" w:color="auto"/>
        <w:bottom w:val="none" w:sz="0" w:space="0" w:color="auto"/>
        <w:right w:val="none" w:sz="0" w:space="0" w:color="auto"/>
      </w:divBdr>
    </w:div>
    <w:div w:id="152260131">
      <w:bodyDiv w:val="1"/>
      <w:marLeft w:val="0"/>
      <w:marRight w:val="0"/>
      <w:marTop w:val="0"/>
      <w:marBottom w:val="0"/>
      <w:divBdr>
        <w:top w:val="none" w:sz="0" w:space="0" w:color="auto"/>
        <w:left w:val="none" w:sz="0" w:space="0" w:color="auto"/>
        <w:bottom w:val="none" w:sz="0" w:space="0" w:color="auto"/>
        <w:right w:val="none" w:sz="0" w:space="0" w:color="auto"/>
      </w:divBdr>
    </w:div>
    <w:div w:id="192815109">
      <w:bodyDiv w:val="1"/>
      <w:marLeft w:val="0"/>
      <w:marRight w:val="0"/>
      <w:marTop w:val="0"/>
      <w:marBottom w:val="0"/>
      <w:divBdr>
        <w:top w:val="none" w:sz="0" w:space="0" w:color="auto"/>
        <w:left w:val="none" w:sz="0" w:space="0" w:color="auto"/>
        <w:bottom w:val="none" w:sz="0" w:space="0" w:color="auto"/>
        <w:right w:val="none" w:sz="0" w:space="0" w:color="auto"/>
      </w:divBdr>
    </w:div>
    <w:div w:id="196628644">
      <w:bodyDiv w:val="1"/>
      <w:marLeft w:val="0"/>
      <w:marRight w:val="0"/>
      <w:marTop w:val="0"/>
      <w:marBottom w:val="0"/>
      <w:divBdr>
        <w:top w:val="none" w:sz="0" w:space="0" w:color="auto"/>
        <w:left w:val="none" w:sz="0" w:space="0" w:color="auto"/>
        <w:bottom w:val="none" w:sz="0" w:space="0" w:color="auto"/>
        <w:right w:val="none" w:sz="0" w:space="0" w:color="auto"/>
      </w:divBdr>
    </w:div>
    <w:div w:id="231425722">
      <w:bodyDiv w:val="1"/>
      <w:marLeft w:val="0"/>
      <w:marRight w:val="0"/>
      <w:marTop w:val="0"/>
      <w:marBottom w:val="0"/>
      <w:divBdr>
        <w:top w:val="none" w:sz="0" w:space="0" w:color="auto"/>
        <w:left w:val="none" w:sz="0" w:space="0" w:color="auto"/>
        <w:bottom w:val="none" w:sz="0" w:space="0" w:color="auto"/>
        <w:right w:val="none" w:sz="0" w:space="0" w:color="auto"/>
      </w:divBdr>
    </w:div>
    <w:div w:id="252511619">
      <w:bodyDiv w:val="1"/>
      <w:marLeft w:val="0"/>
      <w:marRight w:val="0"/>
      <w:marTop w:val="0"/>
      <w:marBottom w:val="0"/>
      <w:divBdr>
        <w:top w:val="none" w:sz="0" w:space="0" w:color="auto"/>
        <w:left w:val="none" w:sz="0" w:space="0" w:color="auto"/>
        <w:bottom w:val="none" w:sz="0" w:space="0" w:color="auto"/>
        <w:right w:val="none" w:sz="0" w:space="0" w:color="auto"/>
      </w:divBdr>
    </w:div>
    <w:div w:id="288704763">
      <w:bodyDiv w:val="1"/>
      <w:marLeft w:val="0"/>
      <w:marRight w:val="0"/>
      <w:marTop w:val="0"/>
      <w:marBottom w:val="0"/>
      <w:divBdr>
        <w:top w:val="none" w:sz="0" w:space="0" w:color="auto"/>
        <w:left w:val="none" w:sz="0" w:space="0" w:color="auto"/>
        <w:bottom w:val="none" w:sz="0" w:space="0" w:color="auto"/>
        <w:right w:val="none" w:sz="0" w:space="0" w:color="auto"/>
      </w:divBdr>
    </w:div>
    <w:div w:id="298459611">
      <w:bodyDiv w:val="1"/>
      <w:marLeft w:val="0"/>
      <w:marRight w:val="0"/>
      <w:marTop w:val="0"/>
      <w:marBottom w:val="0"/>
      <w:divBdr>
        <w:top w:val="none" w:sz="0" w:space="0" w:color="auto"/>
        <w:left w:val="none" w:sz="0" w:space="0" w:color="auto"/>
        <w:bottom w:val="none" w:sz="0" w:space="0" w:color="auto"/>
        <w:right w:val="none" w:sz="0" w:space="0" w:color="auto"/>
      </w:divBdr>
    </w:div>
    <w:div w:id="323358848">
      <w:bodyDiv w:val="1"/>
      <w:marLeft w:val="0"/>
      <w:marRight w:val="0"/>
      <w:marTop w:val="0"/>
      <w:marBottom w:val="0"/>
      <w:divBdr>
        <w:top w:val="none" w:sz="0" w:space="0" w:color="auto"/>
        <w:left w:val="none" w:sz="0" w:space="0" w:color="auto"/>
        <w:bottom w:val="none" w:sz="0" w:space="0" w:color="auto"/>
        <w:right w:val="none" w:sz="0" w:space="0" w:color="auto"/>
      </w:divBdr>
    </w:div>
    <w:div w:id="324473972">
      <w:bodyDiv w:val="1"/>
      <w:marLeft w:val="0"/>
      <w:marRight w:val="0"/>
      <w:marTop w:val="0"/>
      <w:marBottom w:val="0"/>
      <w:divBdr>
        <w:top w:val="none" w:sz="0" w:space="0" w:color="auto"/>
        <w:left w:val="none" w:sz="0" w:space="0" w:color="auto"/>
        <w:bottom w:val="none" w:sz="0" w:space="0" w:color="auto"/>
        <w:right w:val="none" w:sz="0" w:space="0" w:color="auto"/>
      </w:divBdr>
    </w:div>
    <w:div w:id="330449845">
      <w:bodyDiv w:val="1"/>
      <w:marLeft w:val="0"/>
      <w:marRight w:val="0"/>
      <w:marTop w:val="0"/>
      <w:marBottom w:val="0"/>
      <w:divBdr>
        <w:top w:val="none" w:sz="0" w:space="0" w:color="auto"/>
        <w:left w:val="none" w:sz="0" w:space="0" w:color="auto"/>
        <w:bottom w:val="none" w:sz="0" w:space="0" w:color="auto"/>
        <w:right w:val="none" w:sz="0" w:space="0" w:color="auto"/>
      </w:divBdr>
    </w:div>
    <w:div w:id="393085021">
      <w:bodyDiv w:val="1"/>
      <w:marLeft w:val="0"/>
      <w:marRight w:val="0"/>
      <w:marTop w:val="0"/>
      <w:marBottom w:val="0"/>
      <w:divBdr>
        <w:top w:val="none" w:sz="0" w:space="0" w:color="auto"/>
        <w:left w:val="none" w:sz="0" w:space="0" w:color="auto"/>
        <w:bottom w:val="none" w:sz="0" w:space="0" w:color="auto"/>
        <w:right w:val="none" w:sz="0" w:space="0" w:color="auto"/>
      </w:divBdr>
    </w:div>
    <w:div w:id="413748869">
      <w:bodyDiv w:val="1"/>
      <w:marLeft w:val="0"/>
      <w:marRight w:val="0"/>
      <w:marTop w:val="0"/>
      <w:marBottom w:val="0"/>
      <w:divBdr>
        <w:top w:val="none" w:sz="0" w:space="0" w:color="auto"/>
        <w:left w:val="none" w:sz="0" w:space="0" w:color="auto"/>
        <w:bottom w:val="none" w:sz="0" w:space="0" w:color="auto"/>
        <w:right w:val="none" w:sz="0" w:space="0" w:color="auto"/>
      </w:divBdr>
    </w:div>
    <w:div w:id="424499801">
      <w:bodyDiv w:val="1"/>
      <w:marLeft w:val="0"/>
      <w:marRight w:val="0"/>
      <w:marTop w:val="0"/>
      <w:marBottom w:val="0"/>
      <w:divBdr>
        <w:top w:val="none" w:sz="0" w:space="0" w:color="auto"/>
        <w:left w:val="none" w:sz="0" w:space="0" w:color="auto"/>
        <w:bottom w:val="none" w:sz="0" w:space="0" w:color="auto"/>
        <w:right w:val="none" w:sz="0" w:space="0" w:color="auto"/>
      </w:divBdr>
    </w:div>
    <w:div w:id="440731556">
      <w:bodyDiv w:val="1"/>
      <w:marLeft w:val="0"/>
      <w:marRight w:val="0"/>
      <w:marTop w:val="0"/>
      <w:marBottom w:val="0"/>
      <w:divBdr>
        <w:top w:val="none" w:sz="0" w:space="0" w:color="auto"/>
        <w:left w:val="none" w:sz="0" w:space="0" w:color="auto"/>
        <w:bottom w:val="none" w:sz="0" w:space="0" w:color="auto"/>
        <w:right w:val="none" w:sz="0" w:space="0" w:color="auto"/>
      </w:divBdr>
      <w:divsChild>
        <w:div w:id="152530088">
          <w:marLeft w:val="0"/>
          <w:marRight w:val="0"/>
          <w:marTop w:val="0"/>
          <w:marBottom w:val="0"/>
          <w:divBdr>
            <w:top w:val="none" w:sz="0" w:space="0" w:color="auto"/>
            <w:left w:val="none" w:sz="0" w:space="0" w:color="auto"/>
            <w:bottom w:val="none" w:sz="0" w:space="0" w:color="auto"/>
            <w:right w:val="none" w:sz="0" w:space="0" w:color="auto"/>
          </w:divBdr>
          <w:divsChild>
            <w:div w:id="43413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54923">
      <w:bodyDiv w:val="1"/>
      <w:marLeft w:val="0"/>
      <w:marRight w:val="0"/>
      <w:marTop w:val="0"/>
      <w:marBottom w:val="0"/>
      <w:divBdr>
        <w:top w:val="none" w:sz="0" w:space="0" w:color="auto"/>
        <w:left w:val="none" w:sz="0" w:space="0" w:color="auto"/>
        <w:bottom w:val="none" w:sz="0" w:space="0" w:color="auto"/>
        <w:right w:val="none" w:sz="0" w:space="0" w:color="auto"/>
      </w:divBdr>
    </w:div>
    <w:div w:id="464349643">
      <w:bodyDiv w:val="1"/>
      <w:marLeft w:val="0"/>
      <w:marRight w:val="0"/>
      <w:marTop w:val="0"/>
      <w:marBottom w:val="0"/>
      <w:divBdr>
        <w:top w:val="none" w:sz="0" w:space="0" w:color="auto"/>
        <w:left w:val="none" w:sz="0" w:space="0" w:color="auto"/>
        <w:bottom w:val="none" w:sz="0" w:space="0" w:color="auto"/>
        <w:right w:val="none" w:sz="0" w:space="0" w:color="auto"/>
      </w:divBdr>
    </w:div>
    <w:div w:id="522595741">
      <w:bodyDiv w:val="1"/>
      <w:marLeft w:val="0"/>
      <w:marRight w:val="0"/>
      <w:marTop w:val="0"/>
      <w:marBottom w:val="0"/>
      <w:divBdr>
        <w:top w:val="none" w:sz="0" w:space="0" w:color="auto"/>
        <w:left w:val="none" w:sz="0" w:space="0" w:color="auto"/>
        <w:bottom w:val="none" w:sz="0" w:space="0" w:color="auto"/>
        <w:right w:val="none" w:sz="0" w:space="0" w:color="auto"/>
      </w:divBdr>
    </w:div>
    <w:div w:id="535585865">
      <w:bodyDiv w:val="1"/>
      <w:marLeft w:val="0"/>
      <w:marRight w:val="0"/>
      <w:marTop w:val="0"/>
      <w:marBottom w:val="0"/>
      <w:divBdr>
        <w:top w:val="none" w:sz="0" w:space="0" w:color="auto"/>
        <w:left w:val="none" w:sz="0" w:space="0" w:color="auto"/>
        <w:bottom w:val="none" w:sz="0" w:space="0" w:color="auto"/>
        <w:right w:val="none" w:sz="0" w:space="0" w:color="auto"/>
      </w:divBdr>
    </w:div>
    <w:div w:id="540900910">
      <w:bodyDiv w:val="1"/>
      <w:marLeft w:val="0"/>
      <w:marRight w:val="0"/>
      <w:marTop w:val="0"/>
      <w:marBottom w:val="0"/>
      <w:divBdr>
        <w:top w:val="none" w:sz="0" w:space="0" w:color="auto"/>
        <w:left w:val="none" w:sz="0" w:space="0" w:color="auto"/>
        <w:bottom w:val="none" w:sz="0" w:space="0" w:color="auto"/>
        <w:right w:val="none" w:sz="0" w:space="0" w:color="auto"/>
      </w:divBdr>
    </w:div>
    <w:div w:id="573902947">
      <w:bodyDiv w:val="1"/>
      <w:marLeft w:val="0"/>
      <w:marRight w:val="0"/>
      <w:marTop w:val="0"/>
      <w:marBottom w:val="0"/>
      <w:divBdr>
        <w:top w:val="none" w:sz="0" w:space="0" w:color="auto"/>
        <w:left w:val="none" w:sz="0" w:space="0" w:color="auto"/>
        <w:bottom w:val="none" w:sz="0" w:space="0" w:color="auto"/>
        <w:right w:val="none" w:sz="0" w:space="0" w:color="auto"/>
      </w:divBdr>
    </w:div>
    <w:div w:id="574363225">
      <w:bodyDiv w:val="1"/>
      <w:marLeft w:val="0"/>
      <w:marRight w:val="0"/>
      <w:marTop w:val="0"/>
      <w:marBottom w:val="0"/>
      <w:divBdr>
        <w:top w:val="none" w:sz="0" w:space="0" w:color="auto"/>
        <w:left w:val="none" w:sz="0" w:space="0" w:color="auto"/>
        <w:bottom w:val="none" w:sz="0" w:space="0" w:color="auto"/>
        <w:right w:val="none" w:sz="0" w:space="0" w:color="auto"/>
      </w:divBdr>
    </w:div>
    <w:div w:id="588461665">
      <w:bodyDiv w:val="1"/>
      <w:marLeft w:val="0"/>
      <w:marRight w:val="0"/>
      <w:marTop w:val="0"/>
      <w:marBottom w:val="0"/>
      <w:divBdr>
        <w:top w:val="none" w:sz="0" w:space="0" w:color="auto"/>
        <w:left w:val="none" w:sz="0" w:space="0" w:color="auto"/>
        <w:bottom w:val="none" w:sz="0" w:space="0" w:color="auto"/>
        <w:right w:val="none" w:sz="0" w:space="0" w:color="auto"/>
      </w:divBdr>
      <w:divsChild>
        <w:div w:id="656301040">
          <w:marLeft w:val="0"/>
          <w:marRight w:val="0"/>
          <w:marTop w:val="0"/>
          <w:marBottom w:val="0"/>
          <w:divBdr>
            <w:top w:val="none" w:sz="0" w:space="0" w:color="auto"/>
            <w:left w:val="none" w:sz="0" w:space="0" w:color="auto"/>
            <w:bottom w:val="none" w:sz="0" w:space="0" w:color="auto"/>
            <w:right w:val="none" w:sz="0" w:space="0" w:color="auto"/>
          </w:divBdr>
          <w:divsChild>
            <w:div w:id="6929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07795">
      <w:bodyDiv w:val="1"/>
      <w:marLeft w:val="0"/>
      <w:marRight w:val="0"/>
      <w:marTop w:val="0"/>
      <w:marBottom w:val="0"/>
      <w:divBdr>
        <w:top w:val="none" w:sz="0" w:space="0" w:color="auto"/>
        <w:left w:val="none" w:sz="0" w:space="0" w:color="auto"/>
        <w:bottom w:val="none" w:sz="0" w:space="0" w:color="auto"/>
        <w:right w:val="none" w:sz="0" w:space="0" w:color="auto"/>
      </w:divBdr>
    </w:div>
    <w:div w:id="637566002">
      <w:bodyDiv w:val="1"/>
      <w:marLeft w:val="0"/>
      <w:marRight w:val="0"/>
      <w:marTop w:val="0"/>
      <w:marBottom w:val="0"/>
      <w:divBdr>
        <w:top w:val="none" w:sz="0" w:space="0" w:color="auto"/>
        <w:left w:val="none" w:sz="0" w:space="0" w:color="auto"/>
        <w:bottom w:val="none" w:sz="0" w:space="0" w:color="auto"/>
        <w:right w:val="none" w:sz="0" w:space="0" w:color="auto"/>
      </w:divBdr>
    </w:div>
    <w:div w:id="684358827">
      <w:bodyDiv w:val="1"/>
      <w:marLeft w:val="0"/>
      <w:marRight w:val="0"/>
      <w:marTop w:val="0"/>
      <w:marBottom w:val="0"/>
      <w:divBdr>
        <w:top w:val="none" w:sz="0" w:space="0" w:color="auto"/>
        <w:left w:val="none" w:sz="0" w:space="0" w:color="auto"/>
        <w:bottom w:val="none" w:sz="0" w:space="0" w:color="auto"/>
        <w:right w:val="none" w:sz="0" w:space="0" w:color="auto"/>
      </w:divBdr>
    </w:div>
    <w:div w:id="689382602">
      <w:bodyDiv w:val="1"/>
      <w:marLeft w:val="0"/>
      <w:marRight w:val="0"/>
      <w:marTop w:val="0"/>
      <w:marBottom w:val="0"/>
      <w:divBdr>
        <w:top w:val="none" w:sz="0" w:space="0" w:color="auto"/>
        <w:left w:val="none" w:sz="0" w:space="0" w:color="auto"/>
        <w:bottom w:val="none" w:sz="0" w:space="0" w:color="auto"/>
        <w:right w:val="none" w:sz="0" w:space="0" w:color="auto"/>
      </w:divBdr>
    </w:div>
    <w:div w:id="697240967">
      <w:bodyDiv w:val="1"/>
      <w:marLeft w:val="0"/>
      <w:marRight w:val="0"/>
      <w:marTop w:val="0"/>
      <w:marBottom w:val="0"/>
      <w:divBdr>
        <w:top w:val="none" w:sz="0" w:space="0" w:color="auto"/>
        <w:left w:val="none" w:sz="0" w:space="0" w:color="auto"/>
        <w:bottom w:val="none" w:sz="0" w:space="0" w:color="auto"/>
        <w:right w:val="none" w:sz="0" w:space="0" w:color="auto"/>
      </w:divBdr>
    </w:div>
    <w:div w:id="762653319">
      <w:bodyDiv w:val="1"/>
      <w:marLeft w:val="0"/>
      <w:marRight w:val="0"/>
      <w:marTop w:val="0"/>
      <w:marBottom w:val="0"/>
      <w:divBdr>
        <w:top w:val="none" w:sz="0" w:space="0" w:color="auto"/>
        <w:left w:val="none" w:sz="0" w:space="0" w:color="auto"/>
        <w:bottom w:val="none" w:sz="0" w:space="0" w:color="auto"/>
        <w:right w:val="none" w:sz="0" w:space="0" w:color="auto"/>
      </w:divBdr>
    </w:div>
    <w:div w:id="784346733">
      <w:bodyDiv w:val="1"/>
      <w:marLeft w:val="0"/>
      <w:marRight w:val="0"/>
      <w:marTop w:val="0"/>
      <w:marBottom w:val="0"/>
      <w:divBdr>
        <w:top w:val="none" w:sz="0" w:space="0" w:color="auto"/>
        <w:left w:val="none" w:sz="0" w:space="0" w:color="auto"/>
        <w:bottom w:val="none" w:sz="0" w:space="0" w:color="auto"/>
        <w:right w:val="none" w:sz="0" w:space="0" w:color="auto"/>
      </w:divBdr>
    </w:div>
    <w:div w:id="796526076">
      <w:bodyDiv w:val="1"/>
      <w:marLeft w:val="0"/>
      <w:marRight w:val="0"/>
      <w:marTop w:val="0"/>
      <w:marBottom w:val="0"/>
      <w:divBdr>
        <w:top w:val="none" w:sz="0" w:space="0" w:color="auto"/>
        <w:left w:val="none" w:sz="0" w:space="0" w:color="auto"/>
        <w:bottom w:val="none" w:sz="0" w:space="0" w:color="auto"/>
        <w:right w:val="none" w:sz="0" w:space="0" w:color="auto"/>
      </w:divBdr>
    </w:div>
    <w:div w:id="813060159">
      <w:bodyDiv w:val="1"/>
      <w:marLeft w:val="0"/>
      <w:marRight w:val="0"/>
      <w:marTop w:val="0"/>
      <w:marBottom w:val="0"/>
      <w:divBdr>
        <w:top w:val="none" w:sz="0" w:space="0" w:color="auto"/>
        <w:left w:val="none" w:sz="0" w:space="0" w:color="auto"/>
        <w:bottom w:val="none" w:sz="0" w:space="0" w:color="auto"/>
        <w:right w:val="none" w:sz="0" w:space="0" w:color="auto"/>
      </w:divBdr>
    </w:div>
    <w:div w:id="820850331">
      <w:bodyDiv w:val="1"/>
      <w:marLeft w:val="0"/>
      <w:marRight w:val="0"/>
      <w:marTop w:val="0"/>
      <w:marBottom w:val="0"/>
      <w:divBdr>
        <w:top w:val="none" w:sz="0" w:space="0" w:color="auto"/>
        <w:left w:val="none" w:sz="0" w:space="0" w:color="auto"/>
        <w:bottom w:val="none" w:sz="0" w:space="0" w:color="auto"/>
        <w:right w:val="none" w:sz="0" w:space="0" w:color="auto"/>
      </w:divBdr>
    </w:div>
    <w:div w:id="859245027">
      <w:bodyDiv w:val="1"/>
      <w:marLeft w:val="0"/>
      <w:marRight w:val="0"/>
      <w:marTop w:val="0"/>
      <w:marBottom w:val="0"/>
      <w:divBdr>
        <w:top w:val="none" w:sz="0" w:space="0" w:color="auto"/>
        <w:left w:val="none" w:sz="0" w:space="0" w:color="auto"/>
        <w:bottom w:val="none" w:sz="0" w:space="0" w:color="auto"/>
        <w:right w:val="none" w:sz="0" w:space="0" w:color="auto"/>
      </w:divBdr>
    </w:div>
    <w:div w:id="878129373">
      <w:bodyDiv w:val="1"/>
      <w:marLeft w:val="0"/>
      <w:marRight w:val="0"/>
      <w:marTop w:val="0"/>
      <w:marBottom w:val="0"/>
      <w:divBdr>
        <w:top w:val="none" w:sz="0" w:space="0" w:color="auto"/>
        <w:left w:val="none" w:sz="0" w:space="0" w:color="auto"/>
        <w:bottom w:val="none" w:sz="0" w:space="0" w:color="auto"/>
        <w:right w:val="none" w:sz="0" w:space="0" w:color="auto"/>
      </w:divBdr>
    </w:div>
    <w:div w:id="880871504">
      <w:bodyDiv w:val="1"/>
      <w:marLeft w:val="0"/>
      <w:marRight w:val="0"/>
      <w:marTop w:val="0"/>
      <w:marBottom w:val="0"/>
      <w:divBdr>
        <w:top w:val="none" w:sz="0" w:space="0" w:color="auto"/>
        <w:left w:val="none" w:sz="0" w:space="0" w:color="auto"/>
        <w:bottom w:val="none" w:sz="0" w:space="0" w:color="auto"/>
        <w:right w:val="none" w:sz="0" w:space="0" w:color="auto"/>
      </w:divBdr>
    </w:div>
    <w:div w:id="1006904010">
      <w:bodyDiv w:val="1"/>
      <w:marLeft w:val="0"/>
      <w:marRight w:val="0"/>
      <w:marTop w:val="0"/>
      <w:marBottom w:val="0"/>
      <w:divBdr>
        <w:top w:val="none" w:sz="0" w:space="0" w:color="auto"/>
        <w:left w:val="none" w:sz="0" w:space="0" w:color="auto"/>
        <w:bottom w:val="none" w:sz="0" w:space="0" w:color="auto"/>
        <w:right w:val="none" w:sz="0" w:space="0" w:color="auto"/>
      </w:divBdr>
    </w:div>
    <w:div w:id="1008410906">
      <w:bodyDiv w:val="1"/>
      <w:marLeft w:val="0"/>
      <w:marRight w:val="0"/>
      <w:marTop w:val="0"/>
      <w:marBottom w:val="0"/>
      <w:divBdr>
        <w:top w:val="none" w:sz="0" w:space="0" w:color="auto"/>
        <w:left w:val="none" w:sz="0" w:space="0" w:color="auto"/>
        <w:bottom w:val="none" w:sz="0" w:space="0" w:color="auto"/>
        <w:right w:val="none" w:sz="0" w:space="0" w:color="auto"/>
      </w:divBdr>
    </w:div>
    <w:div w:id="1036811172">
      <w:bodyDiv w:val="1"/>
      <w:marLeft w:val="0"/>
      <w:marRight w:val="0"/>
      <w:marTop w:val="0"/>
      <w:marBottom w:val="0"/>
      <w:divBdr>
        <w:top w:val="none" w:sz="0" w:space="0" w:color="auto"/>
        <w:left w:val="none" w:sz="0" w:space="0" w:color="auto"/>
        <w:bottom w:val="none" w:sz="0" w:space="0" w:color="auto"/>
        <w:right w:val="none" w:sz="0" w:space="0" w:color="auto"/>
      </w:divBdr>
    </w:div>
    <w:div w:id="1038354103">
      <w:bodyDiv w:val="1"/>
      <w:marLeft w:val="0"/>
      <w:marRight w:val="0"/>
      <w:marTop w:val="0"/>
      <w:marBottom w:val="0"/>
      <w:divBdr>
        <w:top w:val="none" w:sz="0" w:space="0" w:color="auto"/>
        <w:left w:val="none" w:sz="0" w:space="0" w:color="auto"/>
        <w:bottom w:val="none" w:sz="0" w:space="0" w:color="auto"/>
        <w:right w:val="none" w:sz="0" w:space="0" w:color="auto"/>
      </w:divBdr>
    </w:div>
    <w:div w:id="1040013954">
      <w:bodyDiv w:val="1"/>
      <w:marLeft w:val="0"/>
      <w:marRight w:val="0"/>
      <w:marTop w:val="0"/>
      <w:marBottom w:val="0"/>
      <w:divBdr>
        <w:top w:val="none" w:sz="0" w:space="0" w:color="auto"/>
        <w:left w:val="none" w:sz="0" w:space="0" w:color="auto"/>
        <w:bottom w:val="none" w:sz="0" w:space="0" w:color="auto"/>
        <w:right w:val="none" w:sz="0" w:space="0" w:color="auto"/>
      </w:divBdr>
    </w:div>
    <w:div w:id="1069230172">
      <w:bodyDiv w:val="1"/>
      <w:marLeft w:val="0"/>
      <w:marRight w:val="0"/>
      <w:marTop w:val="0"/>
      <w:marBottom w:val="0"/>
      <w:divBdr>
        <w:top w:val="none" w:sz="0" w:space="0" w:color="auto"/>
        <w:left w:val="none" w:sz="0" w:space="0" w:color="auto"/>
        <w:bottom w:val="none" w:sz="0" w:space="0" w:color="auto"/>
        <w:right w:val="none" w:sz="0" w:space="0" w:color="auto"/>
      </w:divBdr>
      <w:divsChild>
        <w:div w:id="64575315">
          <w:marLeft w:val="0"/>
          <w:marRight w:val="0"/>
          <w:marTop w:val="0"/>
          <w:marBottom w:val="0"/>
          <w:divBdr>
            <w:top w:val="none" w:sz="0" w:space="0" w:color="auto"/>
            <w:left w:val="none" w:sz="0" w:space="0" w:color="auto"/>
            <w:bottom w:val="none" w:sz="0" w:space="0" w:color="auto"/>
            <w:right w:val="none" w:sz="0" w:space="0" w:color="auto"/>
          </w:divBdr>
          <w:divsChild>
            <w:div w:id="1726441813">
              <w:marLeft w:val="0"/>
              <w:marRight w:val="0"/>
              <w:marTop w:val="0"/>
              <w:marBottom w:val="0"/>
              <w:divBdr>
                <w:top w:val="none" w:sz="0" w:space="0" w:color="auto"/>
                <w:left w:val="none" w:sz="0" w:space="0" w:color="auto"/>
                <w:bottom w:val="none" w:sz="0" w:space="0" w:color="auto"/>
                <w:right w:val="none" w:sz="0" w:space="0" w:color="auto"/>
              </w:divBdr>
              <w:divsChild>
                <w:div w:id="1711876982">
                  <w:marLeft w:val="0"/>
                  <w:marRight w:val="0"/>
                  <w:marTop w:val="0"/>
                  <w:marBottom w:val="0"/>
                  <w:divBdr>
                    <w:top w:val="none" w:sz="0" w:space="0" w:color="auto"/>
                    <w:left w:val="none" w:sz="0" w:space="0" w:color="auto"/>
                    <w:bottom w:val="none" w:sz="0" w:space="0" w:color="auto"/>
                    <w:right w:val="none" w:sz="0" w:space="0" w:color="auto"/>
                  </w:divBdr>
                  <w:divsChild>
                    <w:div w:id="1313489716">
                      <w:marLeft w:val="0"/>
                      <w:marRight w:val="0"/>
                      <w:marTop w:val="0"/>
                      <w:marBottom w:val="0"/>
                      <w:divBdr>
                        <w:top w:val="none" w:sz="0" w:space="0" w:color="auto"/>
                        <w:left w:val="none" w:sz="0" w:space="0" w:color="auto"/>
                        <w:bottom w:val="none" w:sz="0" w:space="0" w:color="auto"/>
                        <w:right w:val="none" w:sz="0" w:space="0" w:color="auto"/>
                      </w:divBdr>
                      <w:divsChild>
                        <w:div w:id="278076059">
                          <w:marLeft w:val="0"/>
                          <w:marRight w:val="0"/>
                          <w:marTop w:val="0"/>
                          <w:marBottom w:val="0"/>
                          <w:divBdr>
                            <w:top w:val="none" w:sz="0" w:space="0" w:color="auto"/>
                            <w:left w:val="none" w:sz="0" w:space="0" w:color="auto"/>
                            <w:bottom w:val="none" w:sz="0" w:space="0" w:color="auto"/>
                            <w:right w:val="none" w:sz="0" w:space="0" w:color="auto"/>
                          </w:divBdr>
                          <w:divsChild>
                            <w:div w:id="7107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1955">
                      <w:marLeft w:val="0"/>
                      <w:marRight w:val="0"/>
                      <w:marTop w:val="0"/>
                      <w:marBottom w:val="0"/>
                      <w:divBdr>
                        <w:top w:val="none" w:sz="0" w:space="0" w:color="auto"/>
                        <w:left w:val="none" w:sz="0" w:space="0" w:color="auto"/>
                        <w:bottom w:val="none" w:sz="0" w:space="0" w:color="auto"/>
                        <w:right w:val="none" w:sz="0" w:space="0" w:color="auto"/>
                      </w:divBdr>
                      <w:divsChild>
                        <w:div w:id="1373724948">
                          <w:marLeft w:val="0"/>
                          <w:marRight w:val="0"/>
                          <w:marTop w:val="0"/>
                          <w:marBottom w:val="0"/>
                          <w:divBdr>
                            <w:top w:val="none" w:sz="0" w:space="0" w:color="auto"/>
                            <w:left w:val="none" w:sz="0" w:space="0" w:color="auto"/>
                            <w:bottom w:val="none" w:sz="0" w:space="0" w:color="auto"/>
                            <w:right w:val="none" w:sz="0" w:space="0" w:color="auto"/>
                          </w:divBdr>
                          <w:divsChild>
                            <w:div w:id="1281109214">
                              <w:marLeft w:val="0"/>
                              <w:marRight w:val="0"/>
                              <w:marTop w:val="0"/>
                              <w:marBottom w:val="0"/>
                              <w:divBdr>
                                <w:top w:val="none" w:sz="0" w:space="0" w:color="auto"/>
                                <w:left w:val="none" w:sz="0" w:space="0" w:color="auto"/>
                                <w:bottom w:val="none" w:sz="0" w:space="0" w:color="auto"/>
                                <w:right w:val="none" w:sz="0" w:space="0" w:color="auto"/>
                              </w:divBdr>
                              <w:divsChild>
                                <w:div w:id="565840275">
                                  <w:marLeft w:val="0"/>
                                  <w:marRight w:val="0"/>
                                  <w:marTop w:val="0"/>
                                  <w:marBottom w:val="0"/>
                                  <w:divBdr>
                                    <w:top w:val="none" w:sz="0" w:space="0" w:color="auto"/>
                                    <w:left w:val="none" w:sz="0" w:space="0" w:color="auto"/>
                                    <w:bottom w:val="none" w:sz="0" w:space="0" w:color="auto"/>
                                    <w:right w:val="none" w:sz="0" w:space="0" w:color="auto"/>
                                  </w:divBdr>
                                  <w:divsChild>
                                    <w:div w:id="12834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937101">
          <w:marLeft w:val="0"/>
          <w:marRight w:val="0"/>
          <w:marTop w:val="0"/>
          <w:marBottom w:val="0"/>
          <w:divBdr>
            <w:top w:val="none" w:sz="0" w:space="0" w:color="auto"/>
            <w:left w:val="none" w:sz="0" w:space="0" w:color="auto"/>
            <w:bottom w:val="none" w:sz="0" w:space="0" w:color="auto"/>
            <w:right w:val="none" w:sz="0" w:space="0" w:color="auto"/>
          </w:divBdr>
          <w:divsChild>
            <w:div w:id="1551767095">
              <w:marLeft w:val="0"/>
              <w:marRight w:val="0"/>
              <w:marTop w:val="0"/>
              <w:marBottom w:val="0"/>
              <w:divBdr>
                <w:top w:val="none" w:sz="0" w:space="0" w:color="auto"/>
                <w:left w:val="none" w:sz="0" w:space="0" w:color="auto"/>
                <w:bottom w:val="none" w:sz="0" w:space="0" w:color="auto"/>
                <w:right w:val="none" w:sz="0" w:space="0" w:color="auto"/>
              </w:divBdr>
              <w:divsChild>
                <w:div w:id="1671636537">
                  <w:marLeft w:val="0"/>
                  <w:marRight w:val="0"/>
                  <w:marTop w:val="0"/>
                  <w:marBottom w:val="0"/>
                  <w:divBdr>
                    <w:top w:val="none" w:sz="0" w:space="0" w:color="auto"/>
                    <w:left w:val="none" w:sz="0" w:space="0" w:color="auto"/>
                    <w:bottom w:val="none" w:sz="0" w:space="0" w:color="auto"/>
                    <w:right w:val="none" w:sz="0" w:space="0" w:color="auto"/>
                  </w:divBdr>
                  <w:divsChild>
                    <w:div w:id="8757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6299">
              <w:marLeft w:val="0"/>
              <w:marRight w:val="0"/>
              <w:marTop w:val="0"/>
              <w:marBottom w:val="0"/>
              <w:divBdr>
                <w:top w:val="none" w:sz="0" w:space="0" w:color="auto"/>
                <w:left w:val="none" w:sz="0" w:space="0" w:color="auto"/>
                <w:bottom w:val="none" w:sz="0" w:space="0" w:color="auto"/>
                <w:right w:val="none" w:sz="0" w:space="0" w:color="auto"/>
              </w:divBdr>
              <w:divsChild>
                <w:div w:id="754743547">
                  <w:marLeft w:val="0"/>
                  <w:marRight w:val="0"/>
                  <w:marTop w:val="0"/>
                  <w:marBottom w:val="0"/>
                  <w:divBdr>
                    <w:top w:val="none" w:sz="0" w:space="0" w:color="auto"/>
                    <w:left w:val="none" w:sz="0" w:space="0" w:color="auto"/>
                    <w:bottom w:val="none" w:sz="0" w:space="0" w:color="auto"/>
                    <w:right w:val="none" w:sz="0" w:space="0" w:color="auto"/>
                  </w:divBdr>
                  <w:divsChild>
                    <w:div w:id="1020623214">
                      <w:marLeft w:val="0"/>
                      <w:marRight w:val="0"/>
                      <w:marTop w:val="0"/>
                      <w:marBottom w:val="0"/>
                      <w:divBdr>
                        <w:top w:val="none" w:sz="0" w:space="0" w:color="auto"/>
                        <w:left w:val="none" w:sz="0" w:space="0" w:color="auto"/>
                        <w:bottom w:val="none" w:sz="0" w:space="0" w:color="auto"/>
                        <w:right w:val="none" w:sz="0" w:space="0" w:color="auto"/>
                      </w:divBdr>
                      <w:divsChild>
                        <w:div w:id="260113733">
                          <w:marLeft w:val="0"/>
                          <w:marRight w:val="0"/>
                          <w:marTop w:val="0"/>
                          <w:marBottom w:val="0"/>
                          <w:divBdr>
                            <w:top w:val="none" w:sz="0" w:space="0" w:color="auto"/>
                            <w:left w:val="none" w:sz="0" w:space="0" w:color="auto"/>
                            <w:bottom w:val="none" w:sz="0" w:space="0" w:color="auto"/>
                            <w:right w:val="none" w:sz="0" w:space="0" w:color="auto"/>
                          </w:divBdr>
                          <w:divsChild>
                            <w:div w:id="206527925">
                              <w:marLeft w:val="0"/>
                              <w:marRight w:val="0"/>
                              <w:marTop w:val="0"/>
                              <w:marBottom w:val="0"/>
                              <w:divBdr>
                                <w:top w:val="none" w:sz="0" w:space="0" w:color="auto"/>
                                <w:left w:val="none" w:sz="0" w:space="0" w:color="auto"/>
                                <w:bottom w:val="none" w:sz="0" w:space="0" w:color="auto"/>
                                <w:right w:val="none" w:sz="0" w:space="0" w:color="auto"/>
                              </w:divBdr>
                              <w:divsChild>
                                <w:div w:id="306205762">
                                  <w:marLeft w:val="0"/>
                                  <w:marRight w:val="0"/>
                                  <w:marTop w:val="0"/>
                                  <w:marBottom w:val="0"/>
                                  <w:divBdr>
                                    <w:top w:val="none" w:sz="0" w:space="0" w:color="auto"/>
                                    <w:left w:val="none" w:sz="0" w:space="0" w:color="auto"/>
                                    <w:bottom w:val="none" w:sz="0" w:space="0" w:color="auto"/>
                                    <w:right w:val="none" w:sz="0" w:space="0" w:color="auto"/>
                                  </w:divBdr>
                                  <w:divsChild>
                                    <w:div w:id="12775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127964">
                          <w:marLeft w:val="0"/>
                          <w:marRight w:val="0"/>
                          <w:marTop w:val="0"/>
                          <w:marBottom w:val="0"/>
                          <w:divBdr>
                            <w:top w:val="none" w:sz="0" w:space="0" w:color="auto"/>
                            <w:left w:val="none" w:sz="0" w:space="0" w:color="auto"/>
                            <w:bottom w:val="none" w:sz="0" w:space="0" w:color="auto"/>
                            <w:right w:val="none" w:sz="0" w:space="0" w:color="auto"/>
                          </w:divBdr>
                          <w:divsChild>
                            <w:div w:id="1923829218">
                              <w:marLeft w:val="0"/>
                              <w:marRight w:val="0"/>
                              <w:marTop w:val="0"/>
                              <w:marBottom w:val="0"/>
                              <w:divBdr>
                                <w:top w:val="none" w:sz="0" w:space="0" w:color="auto"/>
                                <w:left w:val="none" w:sz="0" w:space="0" w:color="auto"/>
                                <w:bottom w:val="none" w:sz="0" w:space="0" w:color="auto"/>
                                <w:right w:val="none" w:sz="0" w:space="0" w:color="auto"/>
                              </w:divBdr>
                              <w:divsChild>
                                <w:div w:id="12498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180544">
      <w:bodyDiv w:val="1"/>
      <w:marLeft w:val="0"/>
      <w:marRight w:val="0"/>
      <w:marTop w:val="0"/>
      <w:marBottom w:val="0"/>
      <w:divBdr>
        <w:top w:val="none" w:sz="0" w:space="0" w:color="auto"/>
        <w:left w:val="none" w:sz="0" w:space="0" w:color="auto"/>
        <w:bottom w:val="none" w:sz="0" w:space="0" w:color="auto"/>
        <w:right w:val="none" w:sz="0" w:space="0" w:color="auto"/>
      </w:divBdr>
      <w:divsChild>
        <w:div w:id="1184322910">
          <w:marLeft w:val="0"/>
          <w:marRight w:val="0"/>
          <w:marTop w:val="0"/>
          <w:marBottom w:val="0"/>
          <w:divBdr>
            <w:top w:val="none" w:sz="0" w:space="0" w:color="auto"/>
            <w:left w:val="none" w:sz="0" w:space="0" w:color="auto"/>
            <w:bottom w:val="none" w:sz="0" w:space="0" w:color="auto"/>
            <w:right w:val="none" w:sz="0" w:space="0" w:color="auto"/>
          </w:divBdr>
          <w:divsChild>
            <w:div w:id="1447961587">
              <w:marLeft w:val="0"/>
              <w:marRight w:val="0"/>
              <w:marTop w:val="0"/>
              <w:marBottom w:val="0"/>
              <w:divBdr>
                <w:top w:val="none" w:sz="0" w:space="0" w:color="auto"/>
                <w:left w:val="none" w:sz="0" w:space="0" w:color="auto"/>
                <w:bottom w:val="none" w:sz="0" w:space="0" w:color="auto"/>
                <w:right w:val="none" w:sz="0" w:space="0" w:color="auto"/>
              </w:divBdr>
              <w:divsChild>
                <w:div w:id="1391415304">
                  <w:marLeft w:val="0"/>
                  <w:marRight w:val="0"/>
                  <w:marTop w:val="0"/>
                  <w:marBottom w:val="0"/>
                  <w:divBdr>
                    <w:top w:val="none" w:sz="0" w:space="0" w:color="auto"/>
                    <w:left w:val="none" w:sz="0" w:space="0" w:color="auto"/>
                    <w:bottom w:val="none" w:sz="0" w:space="0" w:color="auto"/>
                    <w:right w:val="none" w:sz="0" w:space="0" w:color="auto"/>
                  </w:divBdr>
                  <w:divsChild>
                    <w:div w:id="13711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52549">
              <w:marLeft w:val="0"/>
              <w:marRight w:val="0"/>
              <w:marTop w:val="0"/>
              <w:marBottom w:val="0"/>
              <w:divBdr>
                <w:top w:val="none" w:sz="0" w:space="0" w:color="auto"/>
                <w:left w:val="none" w:sz="0" w:space="0" w:color="auto"/>
                <w:bottom w:val="none" w:sz="0" w:space="0" w:color="auto"/>
                <w:right w:val="none" w:sz="0" w:space="0" w:color="auto"/>
              </w:divBdr>
              <w:divsChild>
                <w:div w:id="1225795306">
                  <w:marLeft w:val="0"/>
                  <w:marRight w:val="0"/>
                  <w:marTop w:val="0"/>
                  <w:marBottom w:val="0"/>
                  <w:divBdr>
                    <w:top w:val="none" w:sz="0" w:space="0" w:color="auto"/>
                    <w:left w:val="none" w:sz="0" w:space="0" w:color="auto"/>
                    <w:bottom w:val="none" w:sz="0" w:space="0" w:color="auto"/>
                    <w:right w:val="none" w:sz="0" w:space="0" w:color="auto"/>
                  </w:divBdr>
                  <w:divsChild>
                    <w:div w:id="1427657559">
                      <w:marLeft w:val="0"/>
                      <w:marRight w:val="0"/>
                      <w:marTop w:val="0"/>
                      <w:marBottom w:val="0"/>
                      <w:divBdr>
                        <w:top w:val="none" w:sz="0" w:space="0" w:color="auto"/>
                        <w:left w:val="none" w:sz="0" w:space="0" w:color="auto"/>
                        <w:bottom w:val="none" w:sz="0" w:space="0" w:color="auto"/>
                        <w:right w:val="none" w:sz="0" w:space="0" w:color="auto"/>
                      </w:divBdr>
                      <w:divsChild>
                        <w:div w:id="247353639">
                          <w:marLeft w:val="0"/>
                          <w:marRight w:val="0"/>
                          <w:marTop w:val="0"/>
                          <w:marBottom w:val="0"/>
                          <w:divBdr>
                            <w:top w:val="none" w:sz="0" w:space="0" w:color="auto"/>
                            <w:left w:val="none" w:sz="0" w:space="0" w:color="auto"/>
                            <w:bottom w:val="none" w:sz="0" w:space="0" w:color="auto"/>
                            <w:right w:val="none" w:sz="0" w:space="0" w:color="auto"/>
                          </w:divBdr>
                          <w:divsChild>
                            <w:div w:id="1615209702">
                              <w:marLeft w:val="0"/>
                              <w:marRight w:val="0"/>
                              <w:marTop w:val="0"/>
                              <w:marBottom w:val="0"/>
                              <w:divBdr>
                                <w:top w:val="none" w:sz="0" w:space="0" w:color="auto"/>
                                <w:left w:val="none" w:sz="0" w:space="0" w:color="auto"/>
                                <w:bottom w:val="none" w:sz="0" w:space="0" w:color="auto"/>
                                <w:right w:val="none" w:sz="0" w:space="0" w:color="auto"/>
                              </w:divBdr>
                              <w:divsChild>
                                <w:div w:id="416489250">
                                  <w:marLeft w:val="0"/>
                                  <w:marRight w:val="0"/>
                                  <w:marTop w:val="0"/>
                                  <w:marBottom w:val="0"/>
                                  <w:divBdr>
                                    <w:top w:val="none" w:sz="0" w:space="0" w:color="auto"/>
                                    <w:left w:val="none" w:sz="0" w:space="0" w:color="auto"/>
                                    <w:bottom w:val="none" w:sz="0" w:space="0" w:color="auto"/>
                                    <w:right w:val="none" w:sz="0" w:space="0" w:color="auto"/>
                                  </w:divBdr>
                                  <w:divsChild>
                                    <w:div w:id="18405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740873">
                          <w:marLeft w:val="0"/>
                          <w:marRight w:val="0"/>
                          <w:marTop w:val="0"/>
                          <w:marBottom w:val="0"/>
                          <w:divBdr>
                            <w:top w:val="none" w:sz="0" w:space="0" w:color="auto"/>
                            <w:left w:val="none" w:sz="0" w:space="0" w:color="auto"/>
                            <w:bottom w:val="none" w:sz="0" w:space="0" w:color="auto"/>
                            <w:right w:val="none" w:sz="0" w:space="0" w:color="auto"/>
                          </w:divBdr>
                          <w:divsChild>
                            <w:div w:id="1599873908">
                              <w:marLeft w:val="0"/>
                              <w:marRight w:val="0"/>
                              <w:marTop w:val="0"/>
                              <w:marBottom w:val="0"/>
                              <w:divBdr>
                                <w:top w:val="none" w:sz="0" w:space="0" w:color="auto"/>
                                <w:left w:val="none" w:sz="0" w:space="0" w:color="auto"/>
                                <w:bottom w:val="none" w:sz="0" w:space="0" w:color="auto"/>
                                <w:right w:val="none" w:sz="0" w:space="0" w:color="auto"/>
                              </w:divBdr>
                              <w:divsChild>
                                <w:div w:id="122502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031010">
          <w:marLeft w:val="0"/>
          <w:marRight w:val="0"/>
          <w:marTop w:val="0"/>
          <w:marBottom w:val="0"/>
          <w:divBdr>
            <w:top w:val="none" w:sz="0" w:space="0" w:color="auto"/>
            <w:left w:val="none" w:sz="0" w:space="0" w:color="auto"/>
            <w:bottom w:val="none" w:sz="0" w:space="0" w:color="auto"/>
            <w:right w:val="none" w:sz="0" w:space="0" w:color="auto"/>
          </w:divBdr>
          <w:divsChild>
            <w:div w:id="1401126439">
              <w:marLeft w:val="0"/>
              <w:marRight w:val="0"/>
              <w:marTop w:val="0"/>
              <w:marBottom w:val="0"/>
              <w:divBdr>
                <w:top w:val="none" w:sz="0" w:space="0" w:color="auto"/>
                <w:left w:val="none" w:sz="0" w:space="0" w:color="auto"/>
                <w:bottom w:val="none" w:sz="0" w:space="0" w:color="auto"/>
                <w:right w:val="none" w:sz="0" w:space="0" w:color="auto"/>
              </w:divBdr>
              <w:divsChild>
                <w:div w:id="1358627649">
                  <w:marLeft w:val="0"/>
                  <w:marRight w:val="0"/>
                  <w:marTop w:val="0"/>
                  <w:marBottom w:val="0"/>
                  <w:divBdr>
                    <w:top w:val="none" w:sz="0" w:space="0" w:color="auto"/>
                    <w:left w:val="none" w:sz="0" w:space="0" w:color="auto"/>
                    <w:bottom w:val="none" w:sz="0" w:space="0" w:color="auto"/>
                    <w:right w:val="none" w:sz="0" w:space="0" w:color="auto"/>
                  </w:divBdr>
                  <w:divsChild>
                    <w:div w:id="1738939453">
                      <w:marLeft w:val="0"/>
                      <w:marRight w:val="0"/>
                      <w:marTop w:val="0"/>
                      <w:marBottom w:val="0"/>
                      <w:divBdr>
                        <w:top w:val="none" w:sz="0" w:space="0" w:color="auto"/>
                        <w:left w:val="none" w:sz="0" w:space="0" w:color="auto"/>
                        <w:bottom w:val="none" w:sz="0" w:space="0" w:color="auto"/>
                        <w:right w:val="none" w:sz="0" w:space="0" w:color="auto"/>
                      </w:divBdr>
                      <w:divsChild>
                        <w:div w:id="2110925576">
                          <w:marLeft w:val="0"/>
                          <w:marRight w:val="0"/>
                          <w:marTop w:val="0"/>
                          <w:marBottom w:val="0"/>
                          <w:divBdr>
                            <w:top w:val="none" w:sz="0" w:space="0" w:color="auto"/>
                            <w:left w:val="none" w:sz="0" w:space="0" w:color="auto"/>
                            <w:bottom w:val="none" w:sz="0" w:space="0" w:color="auto"/>
                            <w:right w:val="none" w:sz="0" w:space="0" w:color="auto"/>
                          </w:divBdr>
                          <w:divsChild>
                            <w:div w:id="1713456556">
                              <w:marLeft w:val="0"/>
                              <w:marRight w:val="0"/>
                              <w:marTop w:val="0"/>
                              <w:marBottom w:val="0"/>
                              <w:divBdr>
                                <w:top w:val="none" w:sz="0" w:space="0" w:color="auto"/>
                                <w:left w:val="none" w:sz="0" w:space="0" w:color="auto"/>
                                <w:bottom w:val="none" w:sz="0" w:space="0" w:color="auto"/>
                                <w:right w:val="none" w:sz="0" w:space="0" w:color="auto"/>
                              </w:divBdr>
                              <w:divsChild>
                                <w:div w:id="382094634">
                                  <w:marLeft w:val="0"/>
                                  <w:marRight w:val="0"/>
                                  <w:marTop w:val="0"/>
                                  <w:marBottom w:val="0"/>
                                  <w:divBdr>
                                    <w:top w:val="none" w:sz="0" w:space="0" w:color="auto"/>
                                    <w:left w:val="none" w:sz="0" w:space="0" w:color="auto"/>
                                    <w:bottom w:val="none" w:sz="0" w:space="0" w:color="auto"/>
                                    <w:right w:val="none" w:sz="0" w:space="0" w:color="auto"/>
                                  </w:divBdr>
                                  <w:divsChild>
                                    <w:div w:id="3447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761945">
                      <w:marLeft w:val="0"/>
                      <w:marRight w:val="0"/>
                      <w:marTop w:val="0"/>
                      <w:marBottom w:val="0"/>
                      <w:divBdr>
                        <w:top w:val="none" w:sz="0" w:space="0" w:color="auto"/>
                        <w:left w:val="none" w:sz="0" w:space="0" w:color="auto"/>
                        <w:bottom w:val="none" w:sz="0" w:space="0" w:color="auto"/>
                        <w:right w:val="none" w:sz="0" w:space="0" w:color="auto"/>
                      </w:divBdr>
                      <w:divsChild>
                        <w:div w:id="1341195864">
                          <w:marLeft w:val="0"/>
                          <w:marRight w:val="0"/>
                          <w:marTop w:val="0"/>
                          <w:marBottom w:val="0"/>
                          <w:divBdr>
                            <w:top w:val="none" w:sz="0" w:space="0" w:color="auto"/>
                            <w:left w:val="none" w:sz="0" w:space="0" w:color="auto"/>
                            <w:bottom w:val="none" w:sz="0" w:space="0" w:color="auto"/>
                            <w:right w:val="none" w:sz="0" w:space="0" w:color="auto"/>
                          </w:divBdr>
                          <w:divsChild>
                            <w:div w:id="20414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960988">
      <w:bodyDiv w:val="1"/>
      <w:marLeft w:val="0"/>
      <w:marRight w:val="0"/>
      <w:marTop w:val="0"/>
      <w:marBottom w:val="0"/>
      <w:divBdr>
        <w:top w:val="none" w:sz="0" w:space="0" w:color="auto"/>
        <w:left w:val="none" w:sz="0" w:space="0" w:color="auto"/>
        <w:bottom w:val="none" w:sz="0" w:space="0" w:color="auto"/>
        <w:right w:val="none" w:sz="0" w:space="0" w:color="auto"/>
      </w:divBdr>
    </w:div>
    <w:div w:id="1130396312">
      <w:bodyDiv w:val="1"/>
      <w:marLeft w:val="0"/>
      <w:marRight w:val="0"/>
      <w:marTop w:val="0"/>
      <w:marBottom w:val="0"/>
      <w:divBdr>
        <w:top w:val="none" w:sz="0" w:space="0" w:color="auto"/>
        <w:left w:val="none" w:sz="0" w:space="0" w:color="auto"/>
        <w:bottom w:val="none" w:sz="0" w:space="0" w:color="auto"/>
        <w:right w:val="none" w:sz="0" w:space="0" w:color="auto"/>
      </w:divBdr>
    </w:div>
    <w:div w:id="1147085352">
      <w:bodyDiv w:val="1"/>
      <w:marLeft w:val="0"/>
      <w:marRight w:val="0"/>
      <w:marTop w:val="0"/>
      <w:marBottom w:val="0"/>
      <w:divBdr>
        <w:top w:val="none" w:sz="0" w:space="0" w:color="auto"/>
        <w:left w:val="none" w:sz="0" w:space="0" w:color="auto"/>
        <w:bottom w:val="none" w:sz="0" w:space="0" w:color="auto"/>
        <w:right w:val="none" w:sz="0" w:space="0" w:color="auto"/>
      </w:divBdr>
    </w:div>
    <w:div w:id="1198664888">
      <w:bodyDiv w:val="1"/>
      <w:marLeft w:val="0"/>
      <w:marRight w:val="0"/>
      <w:marTop w:val="0"/>
      <w:marBottom w:val="0"/>
      <w:divBdr>
        <w:top w:val="none" w:sz="0" w:space="0" w:color="auto"/>
        <w:left w:val="none" w:sz="0" w:space="0" w:color="auto"/>
        <w:bottom w:val="none" w:sz="0" w:space="0" w:color="auto"/>
        <w:right w:val="none" w:sz="0" w:space="0" w:color="auto"/>
      </w:divBdr>
    </w:div>
    <w:div w:id="1202789280">
      <w:bodyDiv w:val="1"/>
      <w:marLeft w:val="0"/>
      <w:marRight w:val="0"/>
      <w:marTop w:val="0"/>
      <w:marBottom w:val="0"/>
      <w:divBdr>
        <w:top w:val="none" w:sz="0" w:space="0" w:color="auto"/>
        <w:left w:val="none" w:sz="0" w:space="0" w:color="auto"/>
        <w:bottom w:val="none" w:sz="0" w:space="0" w:color="auto"/>
        <w:right w:val="none" w:sz="0" w:space="0" w:color="auto"/>
      </w:divBdr>
    </w:div>
    <w:div w:id="1207790627">
      <w:bodyDiv w:val="1"/>
      <w:marLeft w:val="0"/>
      <w:marRight w:val="0"/>
      <w:marTop w:val="0"/>
      <w:marBottom w:val="0"/>
      <w:divBdr>
        <w:top w:val="none" w:sz="0" w:space="0" w:color="auto"/>
        <w:left w:val="none" w:sz="0" w:space="0" w:color="auto"/>
        <w:bottom w:val="none" w:sz="0" w:space="0" w:color="auto"/>
        <w:right w:val="none" w:sz="0" w:space="0" w:color="auto"/>
      </w:divBdr>
      <w:divsChild>
        <w:div w:id="140386622">
          <w:marLeft w:val="0"/>
          <w:marRight w:val="0"/>
          <w:marTop w:val="0"/>
          <w:marBottom w:val="0"/>
          <w:divBdr>
            <w:top w:val="none" w:sz="0" w:space="0" w:color="auto"/>
            <w:left w:val="none" w:sz="0" w:space="0" w:color="auto"/>
            <w:bottom w:val="none" w:sz="0" w:space="0" w:color="auto"/>
            <w:right w:val="none" w:sz="0" w:space="0" w:color="auto"/>
          </w:divBdr>
          <w:divsChild>
            <w:div w:id="1044325996">
              <w:marLeft w:val="0"/>
              <w:marRight w:val="0"/>
              <w:marTop w:val="0"/>
              <w:marBottom w:val="0"/>
              <w:divBdr>
                <w:top w:val="none" w:sz="0" w:space="0" w:color="auto"/>
                <w:left w:val="none" w:sz="0" w:space="0" w:color="auto"/>
                <w:bottom w:val="none" w:sz="0" w:space="0" w:color="auto"/>
                <w:right w:val="none" w:sz="0" w:space="0" w:color="auto"/>
              </w:divBdr>
              <w:divsChild>
                <w:div w:id="1138915024">
                  <w:marLeft w:val="0"/>
                  <w:marRight w:val="0"/>
                  <w:marTop w:val="0"/>
                  <w:marBottom w:val="0"/>
                  <w:divBdr>
                    <w:top w:val="none" w:sz="0" w:space="0" w:color="auto"/>
                    <w:left w:val="none" w:sz="0" w:space="0" w:color="auto"/>
                    <w:bottom w:val="none" w:sz="0" w:space="0" w:color="auto"/>
                    <w:right w:val="none" w:sz="0" w:space="0" w:color="auto"/>
                  </w:divBdr>
                  <w:divsChild>
                    <w:div w:id="1126005254">
                      <w:marLeft w:val="0"/>
                      <w:marRight w:val="0"/>
                      <w:marTop w:val="0"/>
                      <w:marBottom w:val="0"/>
                      <w:divBdr>
                        <w:top w:val="none" w:sz="0" w:space="0" w:color="auto"/>
                        <w:left w:val="none" w:sz="0" w:space="0" w:color="auto"/>
                        <w:bottom w:val="none" w:sz="0" w:space="0" w:color="auto"/>
                        <w:right w:val="none" w:sz="0" w:space="0" w:color="auto"/>
                      </w:divBdr>
                      <w:divsChild>
                        <w:div w:id="315646497">
                          <w:marLeft w:val="0"/>
                          <w:marRight w:val="0"/>
                          <w:marTop w:val="0"/>
                          <w:marBottom w:val="0"/>
                          <w:divBdr>
                            <w:top w:val="none" w:sz="0" w:space="0" w:color="auto"/>
                            <w:left w:val="none" w:sz="0" w:space="0" w:color="auto"/>
                            <w:bottom w:val="none" w:sz="0" w:space="0" w:color="auto"/>
                            <w:right w:val="none" w:sz="0" w:space="0" w:color="auto"/>
                          </w:divBdr>
                          <w:divsChild>
                            <w:div w:id="11838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19748">
                      <w:marLeft w:val="0"/>
                      <w:marRight w:val="0"/>
                      <w:marTop w:val="0"/>
                      <w:marBottom w:val="0"/>
                      <w:divBdr>
                        <w:top w:val="none" w:sz="0" w:space="0" w:color="auto"/>
                        <w:left w:val="none" w:sz="0" w:space="0" w:color="auto"/>
                        <w:bottom w:val="none" w:sz="0" w:space="0" w:color="auto"/>
                        <w:right w:val="none" w:sz="0" w:space="0" w:color="auto"/>
                      </w:divBdr>
                      <w:divsChild>
                        <w:div w:id="1972898218">
                          <w:marLeft w:val="0"/>
                          <w:marRight w:val="0"/>
                          <w:marTop w:val="0"/>
                          <w:marBottom w:val="0"/>
                          <w:divBdr>
                            <w:top w:val="none" w:sz="0" w:space="0" w:color="auto"/>
                            <w:left w:val="none" w:sz="0" w:space="0" w:color="auto"/>
                            <w:bottom w:val="none" w:sz="0" w:space="0" w:color="auto"/>
                            <w:right w:val="none" w:sz="0" w:space="0" w:color="auto"/>
                          </w:divBdr>
                          <w:divsChild>
                            <w:div w:id="1769496252">
                              <w:marLeft w:val="0"/>
                              <w:marRight w:val="0"/>
                              <w:marTop w:val="0"/>
                              <w:marBottom w:val="0"/>
                              <w:divBdr>
                                <w:top w:val="none" w:sz="0" w:space="0" w:color="auto"/>
                                <w:left w:val="none" w:sz="0" w:space="0" w:color="auto"/>
                                <w:bottom w:val="none" w:sz="0" w:space="0" w:color="auto"/>
                                <w:right w:val="none" w:sz="0" w:space="0" w:color="auto"/>
                              </w:divBdr>
                              <w:divsChild>
                                <w:div w:id="1565414455">
                                  <w:marLeft w:val="0"/>
                                  <w:marRight w:val="0"/>
                                  <w:marTop w:val="0"/>
                                  <w:marBottom w:val="0"/>
                                  <w:divBdr>
                                    <w:top w:val="none" w:sz="0" w:space="0" w:color="auto"/>
                                    <w:left w:val="none" w:sz="0" w:space="0" w:color="auto"/>
                                    <w:bottom w:val="none" w:sz="0" w:space="0" w:color="auto"/>
                                    <w:right w:val="none" w:sz="0" w:space="0" w:color="auto"/>
                                  </w:divBdr>
                                  <w:divsChild>
                                    <w:div w:id="17987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81323">
          <w:marLeft w:val="0"/>
          <w:marRight w:val="0"/>
          <w:marTop w:val="0"/>
          <w:marBottom w:val="0"/>
          <w:divBdr>
            <w:top w:val="none" w:sz="0" w:space="0" w:color="auto"/>
            <w:left w:val="none" w:sz="0" w:space="0" w:color="auto"/>
            <w:bottom w:val="none" w:sz="0" w:space="0" w:color="auto"/>
            <w:right w:val="none" w:sz="0" w:space="0" w:color="auto"/>
          </w:divBdr>
          <w:divsChild>
            <w:div w:id="1678456351">
              <w:marLeft w:val="0"/>
              <w:marRight w:val="0"/>
              <w:marTop w:val="0"/>
              <w:marBottom w:val="0"/>
              <w:divBdr>
                <w:top w:val="none" w:sz="0" w:space="0" w:color="auto"/>
                <w:left w:val="none" w:sz="0" w:space="0" w:color="auto"/>
                <w:bottom w:val="none" w:sz="0" w:space="0" w:color="auto"/>
                <w:right w:val="none" w:sz="0" w:space="0" w:color="auto"/>
              </w:divBdr>
              <w:divsChild>
                <w:div w:id="599222429">
                  <w:marLeft w:val="0"/>
                  <w:marRight w:val="0"/>
                  <w:marTop w:val="0"/>
                  <w:marBottom w:val="0"/>
                  <w:divBdr>
                    <w:top w:val="none" w:sz="0" w:space="0" w:color="auto"/>
                    <w:left w:val="none" w:sz="0" w:space="0" w:color="auto"/>
                    <w:bottom w:val="none" w:sz="0" w:space="0" w:color="auto"/>
                    <w:right w:val="none" w:sz="0" w:space="0" w:color="auto"/>
                  </w:divBdr>
                  <w:divsChild>
                    <w:div w:id="1837720694">
                      <w:marLeft w:val="0"/>
                      <w:marRight w:val="0"/>
                      <w:marTop w:val="0"/>
                      <w:marBottom w:val="0"/>
                      <w:divBdr>
                        <w:top w:val="none" w:sz="0" w:space="0" w:color="auto"/>
                        <w:left w:val="none" w:sz="0" w:space="0" w:color="auto"/>
                        <w:bottom w:val="none" w:sz="0" w:space="0" w:color="auto"/>
                        <w:right w:val="none" w:sz="0" w:space="0" w:color="auto"/>
                      </w:divBdr>
                      <w:divsChild>
                        <w:div w:id="205995109">
                          <w:marLeft w:val="0"/>
                          <w:marRight w:val="0"/>
                          <w:marTop w:val="0"/>
                          <w:marBottom w:val="0"/>
                          <w:divBdr>
                            <w:top w:val="none" w:sz="0" w:space="0" w:color="auto"/>
                            <w:left w:val="none" w:sz="0" w:space="0" w:color="auto"/>
                            <w:bottom w:val="none" w:sz="0" w:space="0" w:color="auto"/>
                            <w:right w:val="none" w:sz="0" w:space="0" w:color="auto"/>
                          </w:divBdr>
                          <w:divsChild>
                            <w:div w:id="1124035315">
                              <w:marLeft w:val="0"/>
                              <w:marRight w:val="0"/>
                              <w:marTop w:val="0"/>
                              <w:marBottom w:val="0"/>
                              <w:divBdr>
                                <w:top w:val="none" w:sz="0" w:space="0" w:color="auto"/>
                                <w:left w:val="none" w:sz="0" w:space="0" w:color="auto"/>
                                <w:bottom w:val="none" w:sz="0" w:space="0" w:color="auto"/>
                                <w:right w:val="none" w:sz="0" w:space="0" w:color="auto"/>
                              </w:divBdr>
                              <w:divsChild>
                                <w:div w:id="131552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97251">
                          <w:marLeft w:val="0"/>
                          <w:marRight w:val="0"/>
                          <w:marTop w:val="0"/>
                          <w:marBottom w:val="0"/>
                          <w:divBdr>
                            <w:top w:val="none" w:sz="0" w:space="0" w:color="auto"/>
                            <w:left w:val="none" w:sz="0" w:space="0" w:color="auto"/>
                            <w:bottom w:val="none" w:sz="0" w:space="0" w:color="auto"/>
                            <w:right w:val="none" w:sz="0" w:space="0" w:color="auto"/>
                          </w:divBdr>
                          <w:divsChild>
                            <w:div w:id="955790939">
                              <w:marLeft w:val="0"/>
                              <w:marRight w:val="0"/>
                              <w:marTop w:val="0"/>
                              <w:marBottom w:val="0"/>
                              <w:divBdr>
                                <w:top w:val="none" w:sz="0" w:space="0" w:color="auto"/>
                                <w:left w:val="none" w:sz="0" w:space="0" w:color="auto"/>
                                <w:bottom w:val="none" w:sz="0" w:space="0" w:color="auto"/>
                                <w:right w:val="none" w:sz="0" w:space="0" w:color="auto"/>
                              </w:divBdr>
                              <w:divsChild>
                                <w:div w:id="1032802658">
                                  <w:marLeft w:val="0"/>
                                  <w:marRight w:val="0"/>
                                  <w:marTop w:val="0"/>
                                  <w:marBottom w:val="0"/>
                                  <w:divBdr>
                                    <w:top w:val="none" w:sz="0" w:space="0" w:color="auto"/>
                                    <w:left w:val="none" w:sz="0" w:space="0" w:color="auto"/>
                                    <w:bottom w:val="none" w:sz="0" w:space="0" w:color="auto"/>
                                    <w:right w:val="none" w:sz="0" w:space="0" w:color="auto"/>
                                  </w:divBdr>
                                  <w:divsChild>
                                    <w:div w:id="17480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264219">
              <w:marLeft w:val="0"/>
              <w:marRight w:val="0"/>
              <w:marTop w:val="0"/>
              <w:marBottom w:val="0"/>
              <w:divBdr>
                <w:top w:val="none" w:sz="0" w:space="0" w:color="auto"/>
                <w:left w:val="none" w:sz="0" w:space="0" w:color="auto"/>
                <w:bottom w:val="none" w:sz="0" w:space="0" w:color="auto"/>
                <w:right w:val="none" w:sz="0" w:space="0" w:color="auto"/>
              </w:divBdr>
              <w:divsChild>
                <w:div w:id="2026207483">
                  <w:marLeft w:val="0"/>
                  <w:marRight w:val="0"/>
                  <w:marTop w:val="0"/>
                  <w:marBottom w:val="0"/>
                  <w:divBdr>
                    <w:top w:val="none" w:sz="0" w:space="0" w:color="auto"/>
                    <w:left w:val="none" w:sz="0" w:space="0" w:color="auto"/>
                    <w:bottom w:val="none" w:sz="0" w:space="0" w:color="auto"/>
                    <w:right w:val="none" w:sz="0" w:space="0" w:color="auto"/>
                  </w:divBdr>
                  <w:divsChild>
                    <w:div w:id="12537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817792">
      <w:bodyDiv w:val="1"/>
      <w:marLeft w:val="0"/>
      <w:marRight w:val="0"/>
      <w:marTop w:val="0"/>
      <w:marBottom w:val="0"/>
      <w:divBdr>
        <w:top w:val="none" w:sz="0" w:space="0" w:color="auto"/>
        <w:left w:val="none" w:sz="0" w:space="0" w:color="auto"/>
        <w:bottom w:val="none" w:sz="0" w:space="0" w:color="auto"/>
        <w:right w:val="none" w:sz="0" w:space="0" w:color="auto"/>
      </w:divBdr>
    </w:div>
    <w:div w:id="1256790867">
      <w:bodyDiv w:val="1"/>
      <w:marLeft w:val="0"/>
      <w:marRight w:val="0"/>
      <w:marTop w:val="0"/>
      <w:marBottom w:val="0"/>
      <w:divBdr>
        <w:top w:val="none" w:sz="0" w:space="0" w:color="auto"/>
        <w:left w:val="none" w:sz="0" w:space="0" w:color="auto"/>
        <w:bottom w:val="none" w:sz="0" w:space="0" w:color="auto"/>
        <w:right w:val="none" w:sz="0" w:space="0" w:color="auto"/>
      </w:divBdr>
    </w:div>
    <w:div w:id="1277369685">
      <w:bodyDiv w:val="1"/>
      <w:marLeft w:val="0"/>
      <w:marRight w:val="0"/>
      <w:marTop w:val="0"/>
      <w:marBottom w:val="0"/>
      <w:divBdr>
        <w:top w:val="none" w:sz="0" w:space="0" w:color="auto"/>
        <w:left w:val="none" w:sz="0" w:space="0" w:color="auto"/>
        <w:bottom w:val="none" w:sz="0" w:space="0" w:color="auto"/>
        <w:right w:val="none" w:sz="0" w:space="0" w:color="auto"/>
      </w:divBdr>
      <w:divsChild>
        <w:div w:id="754669201">
          <w:marLeft w:val="0"/>
          <w:marRight w:val="0"/>
          <w:marTop w:val="0"/>
          <w:marBottom w:val="0"/>
          <w:divBdr>
            <w:top w:val="none" w:sz="0" w:space="0" w:color="auto"/>
            <w:left w:val="none" w:sz="0" w:space="0" w:color="auto"/>
            <w:bottom w:val="none" w:sz="0" w:space="0" w:color="auto"/>
            <w:right w:val="none" w:sz="0" w:space="0" w:color="auto"/>
          </w:divBdr>
          <w:divsChild>
            <w:div w:id="869537627">
              <w:marLeft w:val="0"/>
              <w:marRight w:val="0"/>
              <w:marTop w:val="0"/>
              <w:marBottom w:val="0"/>
              <w:divBdr>
                <w:top w:val="none" w:sz="0" w:space="0" w:color="auto"/>
                <w:left w:val="none" w:sz="0" w:space="0" w:color="auto"/>
                <w:bottom w:val="none" w:sz="0" w:space="0" w:color="auto"/>
                <w:right w:val="none" w:sz="0" w:space="0" w:color="auto"/>
              </w:divBdr>
              <w:divsChild>
                <w:div w:id="1313025128">
                  <w:marLeft w:val="0"/>
                  <w:marRight w:val="0"/>
                  <w:marTop w:val="0"/>
                  <w:marBottom w:val="0"/>
                  <w:divBdr>
                    <w:top w:val="none" w:sz="0" w:space="0" w:color="auto"/>
                    <w:left w:val="none" w:sz="0" w:space="0" w:color="auto"/>
                    <w:bottom w:val="none" w:sz="0" w:space="0" w:color="auto"/>
                    <w:right w:val="none" w:sz="0" w:space="0" w:color="auto"/>
                  </w:divBdr>
                  <w:divsChild>
                    <w:div w:id="1165049065">
                      <w:marLeft w:val="0"/>
                      <w:marRight w:val="0"/>
                      <w:marTop w:val="0"/>
                      <w:marBottom w:val="0"/>
                      <w:divBdr>
                        <w:top w:val="none" w:sz="0" w:space="0" w:color="auto"/>
                        <w:left w:val="none" w:sz="0" w:space="0" w:color="auto"/>
                        <w:bottom w:val="none" w:sz="0" w:space="0" w:color="auto"/>
                        <w:right w:val="none" w:sz="0" w:space="0" w:color="auto"/>
                      </w:divBdr>
                      <w:divsChild>
                        <w:div w:id="70129394">
                          <w:marLeft w:val="0"/>
                          <w:marRight w:val="0"/>
                          <w:marTop w:val="0"/>
                          <w:marBottom w:val="0"/>
                          <w:divBdr>
                            <w:top w:val="none" w:sz="0" w:space="0" w:color="auto"/>
                            <w:left w:val="none" w:sz="0" w:space="0" w:color="auto"/>
                            <w:bottom w:val="none" w:sz="0" w:space="0" w:color="auto"/>
                            <w:right w:val="none" w:sz="0" w:space="0" w:color="auto"/>
                          </w:divBdr>
                          <w:divsChild>
                            <w:div w:id="133721266">
                              <w:marLeft w:val="0"/>
                              <w:marRight w:val="0"/>
                              <w:marTop w:val="0"/>
                              <w:marBottom w:val="0"/>
                              <w:divBdr>
                                <w:top w:val="none" w:sz="0" w:space="0" w:color="auto"/>
                                <w:left w:val="none" w:sz="0" w:space="0" w:color="auto"/>
                                <w:bottom w:val="none" w:sz="0" w:space="0" w:color="auto"/>
                                <w:right w:val="none" w:sz="0" w:space="0" w:color="auto"/>
                              </w:divBdr>
                              <w:divsChild>
                                <w:div w:id="2111200970">
                                  <w:marLeft w:val="0"/>
                                  <w:marRight w:val="0"/>
                                  <w:marTop w:val="0"/>
                                  <w:marBottom w:val="0"/>
                                  <w:divBdr>
                                    <w:top w:val="none" w:sz="0" w:space="0" w:color="auto"/>
                                    <w:left w:val="none" w:sz="0" w:space="0" w:color="auto"/>
                                    <w:bottom w:val="none" w:sz="0" w:space="0" w:color="auto"/>
                                    <w:right w:val="none" w:sz="0" w:space="0" w:color="auto"/>
                                  </w:divBdr>
                                  <w:divsChild>
                                    <w:div w:id="2529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870060">
                          <w:marLeft w:val="0"/>
                          <w:marRight w:val="0"/>
                          <w:marTop w:val="0"/>
                          <w:marBottom w:val="0"/>
                          <w:divBdr>
                            <w:top w:val="none" w:sz="0" w:space="0" w:color="auto"/>
                            <w:left w:val="none" w:sz="0" w:space="0" w:color="auto"/>
                            <w:bottom w:val="none" w:sz="0" w:space="0" w:color="auto"/>
                            <w:right w:val="none" w:sz="0" w:space="0" w:color="auto"/>
                          </w:divBdr>
                          <w:divsChild>
                            <w:div w:id="1494756816">
                              <w:marLeft w:val="0"/>
                              <w:marRight w:val="0"/>
                              <w:marTop w:val="0"/>
                              <w:marBottom w:val="0"/>
                              <w:divBdr>
                                <w:top w:val="none" w:sz="0" w:space="0" w:color="auto"/>
                                <w:left w:val="none" w:sz="0" w:space="0" w:color="auto"/>
                                <w:bottom w:val="none" w:sz="0" w:space="0" w:color="auto"/>
                                <w:right w:val="none" w:sz="0" w:space="0" w:color="auto"/>
                              </w:divBdr>
                              <w:divsChild>
                                <w:div w:id="69018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166824">
              <w:marLeft w:val="0"/>
              <w:marRight w:val="0"/>
              <w:marTop w:val="0"/>
              <w:marBottom w:val="0"/>
              <w:divBdr>
                <w:top w:val="none" w:sz="0" w:space="0" w:color="auto"/>
                <w:left w:val="none" w:sz="0" w:space="0" w:color="auto"/>
                <w:bottom w:val="none" w:sz="0" w:space="0" w:color="auto"/>
                <w:right w:val="none" w:sz="0" w:space="0" w:color="auto"/>
              </w:divBdr>
              <w:divsChild>
                <w:div w:id="774598979">
                  <w:marLeft w:val="0"/>
                  <w:marRight w:val="0"/>
                  <w:marTop w:val="0"/>
                  <w:marBottom w:val="0"/>
                  <w:divBdr>
                    <w:top w:val="none" w:sz="0" w:space="0" w:color="auto"/>
                    <w:left w:val="none" w:sz="0" w:space="0" w:color="auto"/>
                    <w:bottom w:val="none" w:sz="0" w:space="0" w:color="auto"/>
                    <w:right w:val="none" w:sz="0" w:space="0" w:color="auto"/>
                  </w:divBdr>
                  <w:divsChild>
                    <w:div w:id="1366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250835">
          <w:marLeft w:val="0"/>
          <w:marRight w:val="0"/>
          <w:marTop w:val="0"/>
          <w:marBottom w:val="0"/>
          <w:divBdr>
            <w:top w:val="none" w:sz="0" w:space="0" w:color="auto"/>
            <w:left w:val="none" w:sz="0" w:space="0" w:color="auto"/>
            <w:bottom w:val="none" w:sz="0" w:space="0" w:color="auto"/>
            <w:right w:val="none" w:sz="0" w:space="0" w:color="auto"/>
          </w:divBdr>
          <w:divsChild>
            <w:div w:id="649020806">
              <w:marLeft w:val="0"/>
              <w:marRight w:val="0"/>
              <w:marTop w:val="0"/>
              <w:marBottom w:val="0"/>
              <w:divBdr>
                <w:top w:val="none" w:sz="0" w:space="0" w:color="auto"/>
                <w:left w:val="none" w:sz="0" w:space="0" w:color="auto"/>
                <w:bottom w:val="none" w:sz="0" w:space="0" w:color="auto"/>
                <w:right w:val="none" w:sz="0" w:space="0" w:color="auto"/>
              </w:divBdr>
              <w:divsChild>
                <w:div w:id="780805620">
                  <w:marLeft w:val="0"/>
                  <w:marRight w:val="0"/>
                  <w:marTop w:val="0"/>
                  <w:marBottom w:val="0"/>
                  <w:divBdr>
                    <w:top w:val="none" w:sz="0" w:space="0" w:color="auto"/>
                    <w:left w:val="none" w:sz="0" w:space="0" w:color="auto"/>
                    <w:bottom w:val="none" w:sz="0" w:space="0" w:color="auto"/>
                    <w:right w:val="none" w:sz="0" w:space="0" w:color="auto"/>
                  </w:divBdr>
                  <w:divsChild>
                    <w:div w:id="1753696746">
                      <w:marLeft w:val="0"/>
                      <w:marRight w:val="0"/>
                      <w:marTop w:val="0"/>
                      <w:marBottom w:val="0"/>
                      <w:divBdr>
                        <w:top w:val="none" w:sz="0" w:space="0" w:color="auto"/>
                        <w:left w:val="none" w:sz="0" w:space="0" w:color="auto"/>
                        <w:bottom w:val="none" w:sz="0" w:space="0" w:color="auto"/>
                        <w:right w:val="none" w:sz="0" w:space="0" w:color="auto"/>
                      </w:divBdr>
                      <w:divsChild>
                        <w:div w:id="26760924">
                          <w:marLeft w:val="0"/>
                          <w:marRight w:val="0"/>
                          <w:marTop w:val="0"/>
                          <w:marBottom w:val="0"/>
                          <w:divBdr>
                            <w:top w:val="none" w:sz="0" w:space="0" w:color="auto"/>
                            <w:left w:val="none" w:sz="0" w:space="0" w:color="auto"/>
                            <w:bottom w:val="none" w:sz="0" w:space="0" w:color="auto"/>
                            <w:right w:val="none" w:sz="0" w:space="0" w:color="auto"/>
                          </w:divBdr>
                          <w:divsChild>
                            <w:div w:id="1950551208">
                              <w:marLeft w:val="0"/>
                              <w:marRight w:val="0"/>
                              <w:marTop w:val="0"/>
                              <w:marBottom w:val="0"/>
                              <w:divBdr>
                                <w:top w:val="none" w:sz="0" w:space="0" w:color="auto"/>
                                <w:left w:val="none" w:sz="0" w:space="0" w:color="auto"/>
                                <w:bottom w:val="none" w:sz="0" w:space="0" w:color="auto"/>
                                <w:right w:val="none" w:sz="0" w:space="0" w:color="auto"/>
                              </w:divBdr>
                              <w:divsChild>
                                <w:div w:id="1419641359">
                                  <w:marLeft w:val="0"/>
                                  <w:marRight w:val="0"/>
                                  <w:marTop w:val="0"/>
                                  <w:marBottom w:val="0"/>
                                  <w:divBdr>
                                    <w:top w:val="none" w:sz="0" w:space="0" w:color="auto"/>
                                    <w:left w:val="none" w:sz="0" w:space="0" w:color="auto"/>
                                    <w:bottom w:val="none" w:sz="0" w:space="0" w:color="auto"/>
                                    <w:right w:val="none" w:sz="0" w:space="0" w:color="auto"/>
                                  </w:divBdr>
                                  <w:divsChild>
                                    <w:div w:id="137458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098050">
                      <w:marLeft w:val="0"/>
                      <w:marRight w:val="0"/>
                      <w:marTop w:val="0"/>
                      <w:marBottom w:val="0"/>
                      <w:divBdr>
                        <w:top w:val="none" w:sz="0" w:space="0" w:color="auto"/>
                        <w:left w:val="none" w:sz="0" w:space="0" w:color="auto"/>
                        <w:bottom w:val="none" w:sz="0" w:space="0" w:color="auto"/>
                        <w:right w:val="none" w:sz="0" w:space="0" w:color="auto"/>
                      </w:divBdr>
                      <w:divsChild>
                        <w:div w:id="573248867">
                          <w:marLeft w:val="0"/>
                          <w:marRight w:val="0"/>
                          <w:marTop w:val="0"/>
                          <w:marBottom w:val="0"/>
                          <w:divBdr>
                            <w:top w:val="none" w:sz="0" w:space="0" w:color="auto"/>
                            <w:left w:val="none" w:sz="0" w:space="0" w:color="auto"/>
                            <w:bottom w:val="none" w:sz="0" w:space="0" w:color="auto"/>
                            <w:right w:val="none" w:sz="0" w:space="0" w:color="auto"/>
                          </w:divBdr>
                          <w:divsChild>
                            <w:div w:id="5020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862955">
      <w:bodyDiv w:val="1"/>
      <w:marLeft w:val="0"/>
      <w:marRight w:val="0"/>
      <w:marTop w:val="0"/>
      <w:marBottom w:val="0"/>
      <w:divBdr>
        <w:top w:val="none" w:sz="0" w:space="0" w:color="auto"/>
        <w:left w:val="none" w:sz="0" w:space="0" w:color="auto"/>
        <w:bottom w:val="none" w:sz="0" w:space="0" w:color="auto"/>
        <w:right w:val="none" w:sz="0" w:space="0" w:color="auto"/>
      </w:divBdr>
    </w:div>
    <w:div w:id="1292326173">
      <w:bodyDiv w:val="1"/>
      <w:marLeft w:val="0"/>
      <w:marRight w:val="0"/>
      <w:marTop w:val="0"/>
      <w:marBottom w:val="0"/>
      <w:divBdr>
        <w:top w:val="none" w:sz="0" w:space="0" w:color="auto"/>
        <w:left w:val="none" w:sz="0" w:space="0" w:color="auto"/>
        <w:bottom w:val="none" w:sz="0" w:space="0" w:color="auto"/>
        <w:right w:val="none" w:sz="0" w:space="0" w:color="auto"/>
      </w:divBdr>
    </w:div>
    <w:div w:id="1332441976">
      <w:bodyDiv w:val="1"/>
      <w:marLeft w:val="0"/>
      <w:marRight w:val="0"/>
      <w:marTop w:val="0"/>
      <w:marBottom w:val="0"/>
      <w:divBdr>
        <w:top w:val="none" w:sz="0" w:space="0" w:color="auto"/>
        <w:left w:val="none" w:sz="0" w:space="0" w:color="auto"/>
        <w:bottom w:val="none" w:sz="0" w:space="0" w:color="auto"/>
        <w:right w:val="none" w:sz="0" w:space="0" w:color="auto"/>
      </w:divBdr>
    </w:div>
    <w:div w:id="1338119532">
      <w:bodyDiv w:val="1"/>
      <w:marLeft w:val="0"/>
      <w:marRight w:val="0"/>
      <w:marTop w:val="0"/>
      <w:marBottom w:val="0"/>
      <w:divBdr>
        <w:top w:val="none" w:sz="0" w:space="0" w:color="auto"/>
        <w:left w:val="none" w:sz="0" w:space="0" w:color="auto"/>
        <w:bottom w:val="none" w:sz="0" w:space="0" w:color="auto"/>
        <w:right w:val="none" w:sz="0" w:space="0" w:color="auto"/>
      </w:divBdr>
    </w:div>
    <w:div w:id="1344479868">
      <w:bodyDiv w:val="1"/>
      <w:marLeft w:val="0"/>
      <w:marRight w:val="0"/>
      <w:marTop w:val="0"/>
      <w:marBottom w:val="0"/>
      <w:divBdr>
        <w:top w:val="none" w:sz="0" w:space="0" w:color="auto"/>
        <w:left w:val="none" w:sz="0" w:space="0" w:color="auto"/>
        <w:bottom w:val="none" w:sz="0" w:space="0" w:color="auto"/>
        <w:right w:val="none" w:sz="0" w:space="0" w:color="auto"/>
      </w:divBdr>
    </w:div>
    <w:div w:id="1349136978">
      <w:bodyDiv w:val="1"/>
      <w:marLeft w:val="0"/>
      <w:marRight w:val="0"/>
      <w:marTop w:val="0"/>
      <w:marBottom w:val="0"/>
      <w:divBdr>
        <w:top w:val="none" w:sz="0" w:space="0" w:color="auto"/>
        <w:left w:val="none" w:sz="0" w:space="0" w:color="auto"/>
        <w:bottom w:val="none" w:sz="0" w:space="0" w:color="auto"/>
        <w:right w:val="none" w:sz="0" w:space="0" w:color="auto"/>
      </w:divBdr>
    </w:div>
    <w:div w:id="1356077034">
      <w:bodyDiv w:val="1"/>
      <w:marLeft w:val="0"/>
      <w:marRight w:val="0"/>
      <w:marTop w:val="0"/>
      <w:marBottom w:val="0"/>
      <w:divBdr>
        <w:top w:val="none" w:sz="0" w:space="0" w:color="auto"/>
        <w:left w:val="none" w:sz="0" w:space="0" w:color="auto"/>
        <w:bottom w:val="none" w:sz="0" w:space="0" w:color="auto"/>
        <w:right w:val="none" w:sz="0" w:space="0" w:color="auto"/>
      </w:divBdr>
    </w:div>
    <w:div w:id="1361978023">
      <w:bodyDiv w:val="1"/>
      <w:marLeft w:val="0"/>
      <w:marRight w:val="0"/>
      <w:marTop w:val="0"/>
      <w:marBottom w:val="0"/>
      <w:divBdr>
        <w:top w:val="none" w:sz="0" w:space="0" w:color="auto"/>
        <w:left w:val="none" w:sz="0" w:space="0" w:color="auto"/>
        <w:bottom w:val="none" w:sz="0" w:space="0" w:color="auto"/>
        <w:right w:val="none" w:sz="0" w:space="0" w:color="auto"/>
      </w:divBdr>
    </w:div>
    <w:div w:id="1394230290">
      <w:bodyDiv w:val="1"/>
      <w:marLeft w:val="0"/>
      <w:marRight w:val="0"/>
      <w:marTop w:val="0"/>
      <w:marBottom w:val="0"/>
      <w:divBdr>
        <w:top w:val="none" w:sz="0" w:space="0" w:color="auto"/>
        <w:left w:val="none" w:sz="0" w:space="0" w:color="auto"/>
        <w:bottom w:val="none" w:sz="0" w:space="0" w:color="auto"/>
        <w:right w:val="none" w:sz="0" w:space="0" w:color="auto"/>
      </w:divBdr>
    </w:div>
    <w:div w:id="1411465063">
      <w:bodyDiv w:val="1"/>
      <w:marLeft w:val="0"/>
      <w:marRight w:val="0"/>
      <w:marTop w:val="0"/>
      <w:marBottom w:val="0"/>
      <w:divBdr>
        <w:top w:val="none" w:sz="0" w:space="0" w:color="auto"/>
        <w:left w:val="none" w:sz="0" w:space="0" w:color="auto"/>
        <w:bottom w:val="none" w:sz="0" w:space="0" w:color="auto"/>
        <w:right w:val="none" w:sz="0" w:space="0" w:color="auto"/>
      </w:divBdr>
    </w:div>
    <w:div w:id="1422264328">
      <w:bodyDiv w:val="1"/>
      <w:marLeft w:val="0"/>
      <w:marRight w:val="0"/>
      <w:marTop w:val="0"/>
      <w:marBottom w:val="0"/>
      <w:divBdr>
        <w:top w:val="none" w:sz="0" w:space="0" w:color="auto"/>
        <w:left w:val="none" w:sz="0" w:space="0" w:color="auto"/>
        <w:bottom w:val="none" w:sz="0" w:space="0" w:color="auto"/>
        <w:right w:val="none" w:sz="0" w:space="0" w:color="auto"/>
      </w:divBdr>
    </w:div>
    <w:div w:id="1441988650">
      <w:bodyDiv w:val="1"/>
      <w:marLeft w:val="0"/>
      <w:marRight w:val="0"/>
      <w:marTop w:val="0"/>
      <w:marBottom w:val="0"/>
      <w:divBdr>
        <w:top w:val="none" w:sz="0" w:space="0" w:color="auto"/>
        <w:left w:val="none" w:sz="0" w:space="0" w:color="auto"/>
        <w:bottom w:val="none" w:sz="0" w:space="0" w:color="auto"/>
        <w:right w:val="none" w:sz="0" w:space="0" w:color="auto"/>
      </w:divBdr>
    </w:div>
    <w:div w:id="1446732516">
      <w:bodyDiv w:val="1"/>
      <w:marLeft w:val="0"/>
      <w:marRight w:val="0"/>
      <w:marTop w:val="0"/>
      <w:marBottom w:val="0"/>
      <w:divBdr>
        <w:top w:val="none" w:sz="0" w:space="0" w:color="auto"/>
        <w:left w:val="none" w:sz="0" w:space="0" w:color="auto"/>
        <w:bottom w:val="none" w:sz="0" w:space="0" w:color="auto"/>
        <w:right w:val="none" w:sz="0" w:space="0" w:color="auto"/>
      </w:divBdr>
    </w:div>
    <w:div w:id="1518811217">
      <w:bodyDiv w:val="1"/>
      <w:marLeft w:val="0"/>
      <w:marRight w:val="0"/>
      <w:marTop w:val="0"/>
      <w:marBottom w:val="0"/>
      <w:divBdr>
        <w:top w:val="none" w:sz="0" w:space="0" w:color="auto"/>
        <w:left w:val="none" w:sz="0" w:space="0" w:color="auto"/>
        <w:bottom w:val="none" w:sz="0" w:space="0" w:color="auto"/>
        <w:right w:val="none" w:sz="0" w:space="0" w:color="auto"/>
      </w:divBdr>
    </w:div>
    <w:div w:id="1577517571">
      <w:bodyDiv w:val="1"/>
      <w:marLeft w:val="0"/>
      <w:marRight w:val="0"/>
      <w:marTop w:val="0"/>
      <w:marBottom w:val="0"/>
      <w:divBdr>
        <w:top w:val="none" w:sz="0" w:space="0" w:color="auto"/>
        <w:left w:val="none" w:sz="0" w:space="0" w:color="auto"/>
        <w:bottom w:val="none" w:sz="0" w:space="0" w:color="auto"/>
        <w:right w:val="none" w:sz="0" w:space="0" w:color="auto"/>
      </w:divBdr>
    </w:div>
    <w:div w:id="1595555051">
      <w:bodyDiv w:val="1"/>
      <w:marLeft w:val="0"/>
      <w:marRight w:val="0"/>
      <w:marTop w:val="0"/>
      <w:marBottom w:val="0"/>
      <w:divBdr>
        <w:top w:val="none" w:sz="0" w:space="0" w:color="auto"/>
        <w:left w:val="none" w:sz="0" w:space="0" w:color="auto"/>
        <w:bottom w:val="none" w:sz="0" w:space="0" w:color="auto"/>
        <w:right w:val="none" w:sz="0" w:space="0" w:color="auto"/>
      </w:divBdr>
      <w:divsChild>
        <w:div w:id="1317605980">
          <w:marLeft w:val="0"/>
          <w:marRight w:val="0"/>
          <w:marTop w:val="0"/>
          <w:marBottom w:val="0"/>
          <w:divBdr>
            <w:top w:val="none" w:sz="0" w:space="0" w:color="auto"/>
            <w:left w:val="none" w:sz="0" w:space="0" w:color="auto"/>
            <w:bottom w:val="none" w:sz="0" w:space="0" w:color="auto"/>
            <w:right w:val="none" w:sz="0" w:space="0" w:color="auto"/>
          </w:divBdr>
          <w:divsChild>
            <w:div w:id="1996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30276">
      <w:bodyDiv w:val="1"/>
      <w:marLeft w:val="0"/>
      <w:marRight w:val="0"/>
      <w:marTop w:val="0"/>
      <w:marBottom w:val="0"/>
      <w:divBdr>
        <w:top w:val="none" w:sz="0" w:space="0" w:color="auto"/>
        <w:left w:val="none" w:sz="0" w:space="0" w:color="auto"/>
        <w:bottom w:val="none" w:sz="0" w:space="0" w:color="auto"/>
        <w:right w:val="none" w:sz="0" w:space="0" w:color="auto"/>
      </w:divBdr>
    </w:div>
    <w:div w:id="1675645240">
      <w:bodyDiv w:val="1"/>
      <w:marLeft w:val="0"/>
      <w:marRight w:val="0"/>
      <w:marTop w:val="0"/>
      <w:marBottom w:val="0"/>
      <w:divBdr>
        <w:top w:val="none" w:sz="0" w:space="0" w:color="auto"/>
        <w:left w:val="none" w:sz="0" w:space="0" w:color="auto"/>
        <w:bottom w:val="none" w:sz="0" w:space="0" w:color="auto"/>
        <w:right w:val="none" w:sz="0" w:space="0" w:color="auto"/>
      </w:divBdr>
    </w:div>
    <w:div w:id="1699961704">
      <w:bodyDiv w:val="1"/>
      <w:marLeft w:val="0"/>
      <w:marRight w:val="0"/>
      <w:marTop w:val="0"/>
      <w:marBottom w:val="0"/>
      <w:divBdr>
        <w:top w:val="none" w:sz="0" w:space="0" w:color="auto"/>
        <w:left w:val="none" w:sz="0" w:space="0" w:color="auto"/>
        <w:bottom w:val="none" w:sz="0" w:space="0" w:color="auto"/>
        <w:right w:val="none" w:sz="0" w:space="0" w:color="auto"/>
      </w:divBdr>
    </w:div>
    <w:div w:id="1701736653">
      <w:bodyDiv w:val="1"/>
      <w:marLeft w:val="0"/>
      <w:marRight w:val="0"/>
      <w:marTop w:val="0"/>
      <w:marBottom w:val="0"/>
      <w:divBdr>
        <w:top w:val="none" w:sz="0" w:space="0" w:color="auto"/>
        <w:left w:val="none" w:sz="0" w:space="0" w:color="auto"/>
        <w:bottom w:val="none" w:sz="0" w:space="0" w:color="auto"/>
        <w:right w:val="none" w:sz="0" w:space="0" w:color="auto"/>
      </w:divBdr>
    </w:div>
    <w:div w:id="1711563582">
      <w:bodyDiv w:val="1"/>
      <w:marLeft w:val="0"/>
      <w:marRight w:val="0"/>
      <w:marTop w:val="0"/>
      <w:marBottom w:val="0"/>
      <w:divBdr>
        <w:top w:val="none" w:sz="0" w:space="0" w:color="auto"/>
        <w:left w:val="none" w:sz="0" w:space="0" w:color="auto"/>
        <w:bottom w:val="none" w:sz="0" w:space="0" w:color="auto"/>
        <w:right w:val="none" w:sz="0" w:space="0" w:color="auto"/>
      </w:divBdr>
    </w:div>
    <w:div w:id="1761632531">
      <w:bodyDiv w:val="1"/>
      <w:marLeft w:val="0"/>
      <w:marRight w:val="0"/>
      <w:marTop w:val="0"/>
      <w:marBottom w:val="0"/>
      <w:divBdr>
        <w:top w:val="none" w:sz="0" w:space="0" w:color="auto"/>
        <w:left w:val="none" w:sz="0" w:space="0" w:color="auto"/>
        <w:bottom w:val="none" w:sz="0" w:space="0" w:color="auto"/>
        <w:right w:val="none" w:sz="0" w:space="0" w:color="auto"/>
      </w:divBdr>
    </w:div>
    <w:div w:id="1788232101">
      <w:bodyDiv w:val="1"/>
      <w:marLeft w:val="0"/>
      <w:marRight w:val="0"/>
      <w:marTop w:val="0"/>
      <w:marBottom w:val="0"/>
      <w:divBdr>
        <w:top w:val="none" w:sz="0" w:space="0" w:color="auto"/>
        <w:left w:val="none" w:sz="0" w:space="0" w:color="auto"/>
        <w:bottom w:val="none" w:sz="0" w:space="0" w:color="auto"/>
        <w:right w:val="none" w:sz="0" w:space="0" w:color="auto"/>
      </w:divBdr>
    </w:div>
    <w:div w:id="1797213591">
      <w:bodyDiv w:val="1"/>
      <w:marLeft w:val="0"/>
      <w:marRight w:val="0"/>
      <w:marTop w:val="0"/>
      <w:marBottom w:val="0"/>
      <w:divBdr>
        <w:top w:val="none" w:sz="0" w:space="0" w:color="auto"/>
        <w:left w:val="none" w:sz="0" w:space="0" w:color="auto"/>
        <w:bottom w:val="none" w:sz="0" w:space="0" w:color="auto"/>
        <w:right w:val="none" w:sz="0" w:space="0" w:color="auto"/>
      </w:divBdr>
    </w:div>
    <w:div w:id="1799489291">
      <w:bodyDiv w:val="1"/>
      <w:marLeft w:val="0"/>
      <w:marRight w:val="0"/>
      <w:marTop w:val="0"/>
      <w:marBottom w:val="0"/>
      <w:divBdr>
        <w:top w:val="none" w:sz="0" w:space="0" w:color="auto"/>
        <w:left w:val="none" w:sz="0" w:space="0" w:color="auto"/>
        <w:bottom w:val="none" w:sz="0" w:space="0" w:color="auto"/>
        <w:right w:val="none" w:sz="0" w:space="0" w:color="auto"/>
      </w:divBdr>
    </w:div>
    <w:div w:id="1808083943">
      <w:bodyDiv w:val="1"/>
      <w:marLeft w:val="0"/>
      <w:marRight w:val="0"/>
      <w:marTop w:val="0"/>
      <w:marBottom w:val="0"/>
      <w:divBdr>
        <w:top w:val="none" w:sz="0" w:space="0" w:color="auto"/>
        <w:left w:val="none" w:sz="0" w:space="0" w:color="auto"/>
        <w:bottom w:val="none" w:sz="0" w:space="0" w:color="auto"/>
        <w:right w:val="none" w:sz="0" w:space="0" w:color="auto"/>
      </w:divBdr>
    </w:div>
    <w:div w:id="1837722866">
      <w:bodyDiv w:val="1"/>
      <w:marLeft w:val="0"/>
      <w:marRight w:val="0"/>
      <w:marTop w:val="0"/>
      <w:marBottom w:val="0"/>
      <w:divBdr>
        <w:top w:val="none" w:sz="0" w:space="0" w:color="auto"/>
        <w:left w:val="none" w:sz="0" w:space="0" w:color="auto"/>
        <w:bottom w:val="none" w:sz="0" w:space="0" w:color="auto"/>
        <w:right w:val="none" w:sz="0" w:space="0" w:color="auto"/>
      </w:divBdr>
    </w:div>
    <w:div w:id="1856113526">
      <w:bodyDiv w:val="1"/>
      <w:marLeft w:val="0"/>
      <w:marRight w:val="0"/>
      <w:marTop w:val="0"/>
      <w:marBottom w:val="0"/>
      <w:divBdr>
        <w:top w:val="none" w:sz="0" w:space="0" w:color="auto"/>
        <w:left w:val="none" w:sz="0" w:space="0" w:color="auto"/>
        <w:bottom w:val="none" w:sz="0" w:space="0" w:color="auto"/>
        <w:right w:val="none" w:sz="0" w:space="0" w:color="auto"/>
      </w:divBdr>
    </w:div>
    <w:div w:id="1875384591">
      <w:bodyDiv w:val="1"/>
      <w:marLeft w:val="0"/>
      <w:marRight w:val="0"/>
      <w:marTop w:val="0"/>
      <w:marBottom w:val="0"/>
      <w:divBdr>
        <w:top w:val="none" w:sz="0" w:space="0" w:color="auto"/>
        <w:left w:val="none" w:sz="0" w:space="0" w:color="auto"/>
        <w:bottom w:val="none" w:sz="0" w:space="0" w:color="auto"/>
        <w:right w:val="none" w:sz="0" w:space="0" w:color="auto"/>
      </w:divBdr>
    </w:div>
    <w:div w:id="1894193921">
      <w:bodyDiv w:val="1"/>
      <w:marLeft w:val="0"/>
      <w:marRight w:val="0"/>
      <w:marTop w:val="0"/>
      <w:marBottom w:val="0"/>
      <w:divBdr>
        <w:top w:val="none" w:sz="0" w:space="0" w:color="auto"/>
        <w:left w:val="none" w:sz="0" w:space="0" w:color="auto"/>
        <w:bottom w:val="none" w:sz="0" w:space="0" w:color="auto"/>
        <w:right w:val="none" w:sz="0" w:space="0" w:color="auto"/>
      </w:divBdr>
    </w:div>
    <w:div w:id="1926305912">
      <w:bodyDiv w:val="1"/>
      <w:marLeft w:val="0"/>
      <w:marRight w:val="0"/>
      <w:marTop w:val="0"/>
      <w:marBottom w:val="0"/>
      <w:divBdr>
        <w:top w:val="none" w:sz="0" w:space="0" w:color="auto"/>
        <w:left w:val="none" w:sz="0" w:space="0" w:color="auto"/>
        <w:bottom w:val="none" w:sz="0" w:space="0" w:color="auto"/>
        <w:right w:val="none" w:sz="0" w:space="0" w:color="auto"/>
      </w:divBdr>
    </w:div>
    <w:div w:id="1999572692">
      <w:bodyDiv w:val="1"/>
      <w:marLeft w:val="0"/>
      <w:marRight w:val="0"/>
      <w:marTop w:val="0"/>
      <w:marBottom w:val="0"/>
      <w:divBdr>
        <w:top w:val="none" w:sz="0" w:space="0" w:color="auto"/>
        <w:left w:val="none" w:sz="0" w:space="0" w:color="auto"/>
        <w:bottom w:val="none" w:sz="0" w:space="0" w:color="auto"/>
        <w:right w:val="none" w:sz="0" w:space="0" w:color="auto"/>
      </w:divBdr>
    </w:div>
    <w:div w:id="2026469578">
      <w:bodyDiv w:val="1"/>
      <w:marLeft w:val="0"/>
      <w:marRight w:val="0"/>
      <w:marTop w:val="0"/>
      <w:marBottom w:val="0"/>
      <w:divBdr>
        <w:top w:val="none" w:sz="0" w:space="0" w:color="auto"/>
        <w:left w:val="none" w:sz="0" w:space="0" w:color="auto"/>
        <w:bottom w:val="none" w:sz="0" w:space="0" w:color="auto"/>
        <w:right w:val="none" w:sz="0" w:space="0" w:color="auto"/>
      </w:divBdr>
    </w:div>
    <w:div w:id="2033191719">
      <w:bodyDiv w:val="1"/>
      <w:marLeft w:val="0"/>
      <w:marRight w:val="0"/>
      <w:marTop w:val="0"/>
      <w:marBottom w:val="0"/>
      <w:divBdr>
        <w:top w:val="none" w:sz="0" w:space="0" w:color="auto"/>
        <w:left w:val="none" w:sz="0" w:space="0" w:color="auto"/>
        <w:bottom w:val="none" w:sz="0" w:space="0" w:color="auto"/>
        <w:right w:val="none" w:sz="0" w:space="0" w:color="auto"/>
      </w:divBdr>
    </w:div>
    <w:div w:id="2064711805">
      <w:bodyDiv w:val="1"/>
      <w:marLeft w:val="0"/>
      <w:marRight w:val="0"/>
      <w:marTop w:val="0"/>
      <w:marBottom w:val="0"/>
      <w:divBdr>
        <w:top w:val="none" w:sz="0" w:space="0" w:color="auto"/>
        <w:left w:val="none" w:sz="0" w:space="0" w:color="auto"/>
        <w:bottom w:val="none" w:sz="0" w:space="0" w:color="auto"/>
        <w:right w:val="none" w:sz="0" w:space="0" w:color="auto"/>
      </w:divBdr>
    </w:div>
    <w:div w:id="2072653057">
      <w:bodyDiv w:val="1"/>
      <w:marLeft w:val="0"/>
      <w:marRight w:val="0"/>
      <w:marTop w:val="0"/>
      <w:marBottom w:val="0"/>
      <w:divBdr>
        <w:top w:val="none" w:sz="0" w:space="0" w:color="auto"/>
        <w:left w:val="none" w:sz="0" w:space="0" w:color="auto"/>
        <w:bottom w:val="none" w:sz="0" w:space="0" w:color="auto"/>
        <w:right w:val="none" w:sz="0" w:space="0" w:color="auto"/>
      </w:divBdr>
    </w:div>
    <w:div w:id="2075348514">
      <w:bodyDiv w:val="1"/>
      <w:marLeft w:val="0"/>
      <w:marRight w:val="0"/>
      <w:marTop w:val="0"/>
      <w:marBottom w:val="0"/>
      <w:divBdr>
        <w:top w:val="none" w:sz="0" w:space="0" w:color="auto"/>
        <w:left w:val="none" w:sz="0" w:space="0" w:color="auto"/>
        <w:bottom w:val="none" w:sz="0" w:space="0" w:color="auto"/>
        <w:right w:val="none" w:sz="0" w:space="0" w:color="auto"/>
      </w:divBdr>
    </w:div>
    <w:div w:id="2077630478">
      <w:bodyDiv w:val="1"/>
      <w:marLeft w:val="0"/>
      <w:marRight w:val="0"/>
      <w:marTop w:val="0"/>
      <w:marBottom w:val="0"/>
      <w:divBdr>
        <w:top w:val="none" w:sz="0" w:space="0" w:color="auto"/>
        <w:left w:val="none" w:sz="0" w:space="0" w:color="auto"/>
        <w:bottom w:val="none" w:sz="0" w:space="0" w:color="auto"/>
        <w:right w:val="none" w:sz="0" w:space="0" w:color="auto"/>
      </w:divBdr>
    </w:div>
    <w:div w:id="2108885132">
      <w:bodyDiv w:val="1"/>
      <w:marLeft w:val="0"/>
      <w:marRight w:val="0"/>
      <w:marTop w:val="0"/>
      <w:marBottom w:val="0"/>
      <w:divBdr>
        <w:top w:val="none" w:sz="0" w:space="0" w:color="auto"/>
        <w:left w:val="none" w:sz="0" w:space="0" w:color="auto"/>
        <w:bottom w:val="none" w:sz="0" w:space="0" w:color="auto"/>
        <w:right w:val="none" w:sz="0" w:space="0" w:color="auto"/>
      </w:divBdr>
    </w:div>
    <w:div w:id="212612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65CC7EE64EE5548BE8186097708589C" ma:contentTypeVersion="18" ma:contentTypeDescription="Crear nuevo documento." ma:contentTypeScope="" ma:versionID="a0312ec67d8acf756c931c982549f06d">
  <xsd:schema xmlns:xsd="http://www.w3.org/2001/XMLSchema" xmlns:xs="http://www.w3.org/2001/XMLSchema" xmlns:p="http://schemas.microsoft.com/office/2006/metadata/properties" xmlns:ns3="49663151-748c-4207-8a7f-238531cda82d" xmlns:ns4="cb50a7c0-5421-4380-a6da-3f2b9f4861f2" targetNamespace="http://schemas.microsoft.com/office/2006/metadata/properties" ma:root="true" ma:fieldsID="fb5f2369d622773d438f36e88c1e2963" ns3:_="" ns4:_="">
    <xsd:import namespace="49663151-748c-4207-8a7f-238531cda82d"/>
    <xsd:import namespace="cb50a7c0-5421-4380-a6da-3f2b9f4861f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63151-748c-4207-8a7f-238531cda82d"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50a7c0-5421-4380-a6da-3f2b9f4861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b50a7c0-5421-4380-a6da-3f2b9f4861f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A1D06-0EDD-4E7C-8744-B9ABA3E470A2}">
  <ds:schemaRefs>
    <ds:schemaRef ds:uri="http://schemas.microsoft.com/sharepoint/v3/contenttype/forms"/>
  </ds:schemaRefs>
</ds:datastoreItem>
</file>

<file path=customXml/itemProps2.xml><?xml version="1.0" encoding="utf-8"?>
<ds:datastoreItem xmlns:ds="http://schemas.openxmlformats.org/officeDocument/2006/customXml" ds:itemID="{09483B32-0C44-49C5-BF58-5CBBF50F4D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63151-748c-4207-8a7f-238531cda82d"/>
    <ds:schemaRef ds:uri="cb50a7c0-5421-4380-a6da-3f2b9f4861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E03491-9C6D-4D36-9ED7-E2E2F25C87D5}">
  <ds:schemaRefs>
    <ds:schemaRef ds:uri="http://schemas.microsoft.com/office/2006/metadata/properties"/>
    <ds:schemaRef ds:uri="http://schemas.microsoft.com/office/infopath/2007/PartnerControls"/>
    <ds:schemaRef ds:uri="cb50a7c0-5421-4380-a6da-3f2b9f4861f2"/>
  </ds:schemaRefs>
</ds:datastoreItem>
</file>

<file path=customXml/itemProps4.xml><?xml version="1.0" encoding="utf-8"?>
<ds:datastoreItem xmlns:ds="http://schemas.openxmlformats.org/officeDocument/2006/customXml" ds:itemID="{54C274D4-483F-4EAD-B279-8608302DB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5709</TotalTime>
  <Pages>35</Pages>
  <Words>12043</Words>
  <Characters>66241</Characters>
  <Application>Microsoft Office Word</Application>
  <DocSecurity>0</DocSecurity>
  <Lines>552</Lines>
  <Paragraphs>156</Paragraphs>
  <ScaleCrop>false</ScaleCrop>
  <Company>Uniandes</Company>
  <LinksUpToDate>false</LinksUpToDate>
  <CharactersWithSpaces>78128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Magiel</dc:creator>
  <cp:keywords/>
  <dc:description/>
  <cp:lastModifiedBy>Camilo Andres Daza Ramirez</cp:lastModifiedBy>
  <cp:revision>544</cp:revision>
  <cp:lastPrinted>2025-02-17T21:25:00Z</cp:lastPrinted>
  <dcterms:created xsi:type="dcterms:W3CDTF">2025-05-14T12:40:00Z</dcterms:created>
  <dcterms:modified xsi:type="dcterms:W3CDTF">2025-06-02T23:01:00Z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0x010100E65CC7EE64EE5548BE8186097708589C</vt:lpwstr>
  </property>
</Properties>
</file>