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6B7329" w:rsidR="00643084" w:rsidP="00B859BB" w:rsidRDefault="00643084" w14:paraId="203FAF65" w14:textId="77777777">
      <w:pPr>
        <w:autoSpaceDE w:val="0"/>
        <w:autoSpaceDN w:val="0"/>
        <w:adjustRightInd w:val="0"/>
        <w:spacing w:after="0" w:line="240" w:lineRule="auto"/>
        <w:rPr>
          <w:rFonts w:ascii="Arial" w:hAnsi="Arial" w:cs="Arial"/>
          <w:b/>
          <w:bCs/>
          <w:sz w:val="24"/>
          <w:szCs w:val="24"/>
          <w:lang w:val="en-US"/>
        </w:rPr>
      </w:pPr>
    </w:p>
    <w:p w:rsidRPr="00796848" w:rsidR="00643084" w:rsidP="005955C7" w:rsidRDefault="005955C7" w14:paraId="4BF54055" w14:textId="2A58427B">
      <w:pPr>
        <w:autoSpaceDE w:val="0"/>
        <w:autoSpaceDN w:val="0"/>
        <w:adjustRightInd w:val="0"/>
        <w:spacing w:after="0" w:line="240" w:lineRule="auto"/>
        <w:jc w:val="center"/>
        <w:rPr>
          <w:rFonts w:ascii="Arial" w:hAnsi="Arial" w:cs="Arial"/>
          <w:sz w:val="28"/>
          <w:szCs w:val="28"/>
          <w:lang w:val="en-US"/>
        </w:rPr>
      </w:pPr>
      <w:r w:rsidRPr="00796848">
        <w:rPr>
          <w:rFonts w:ascii="Arial" w:hAnsi="Arial" w:cs="Arial"/>
          <w:b/>
          <w:bCs/>
          <w:sz w:val="28"/>
          <w:szCs w:val="28"/>
          <w:lang w:val="en-US"/>
        </w:rPr>
        <w:t>DEGREE PROJECT</w:t>
      </w:r>
      <w:r w:rsidR="00725E87">
        <w:rPr>
          <w:rFonts w:ascii="Arial" w:hAnsi="Arial" w:cs="Arial"/>
          <w:b/>
          <w:bCs/>
          <w:sz w:val="28"/>
          <w:szCs w:val="28"/>
          <w:lang w:val="en-US"/>
        </w:rPr>
        <w:t xml:space="preserve"> DOCUMENT</w:t>
      </w:r>
    </w:p>
    <w:p w:rsidRPr="006B7329" w:rsidR="00366B74" w:rsidP="00601AEA" w:rsidRDefault="00366B74" w14:paraId="1AB1CAE2" w14:textId="77777777">
      <w:pPr>
        <w:autoSpaceDE w:val="0"/>
        <w:autoSpaceDN w:val="0"/>
        <w:adjustRightInd w:val="0"/>
        <w:spacing w:after="0" w:line="240" w:lineRule="auto"/>
        <w:rPr>
          <w:rFonts w:ascii="Arial" w:hAnsi="Arial" w:cs="Arial"/>
          <w:sz w:val="24"/>
          <w:szCs w:val="24"/>
          <w:lang w:val="en-US"/>
        </w:rPr>
      </w:pPr>
    </w:p>
    <w:p w:rsidR="00601AEA" w:rsidP="00601AEA" w:rsidRDefault="00601AEA" w14:paraId="31C0F6F3" w14:textId="5DA3F23B">
      <w:pPr>
        <w:autoSpaceDE w:val="0"/>
        <w:autoSpaceDN w:val="0"/>
        <w:adjustRightInd w:val="0"/>
        <w:spacing w:after="0" w:line="240" w:lineRule="auto"/>
        <w:rPr>
          <w:rFonts w:ascii="Arial" w:hAnsi="Arial" w:cs="Arial"/>
          <w:sz w:val="24"/>
          <w:szCs w:val="24"/>
          <w:lang w:val="en-US"/>
        </w:rPr>
      </w:pPr>
      <w:r w:rsidRPr="006B7329">
        <w:rPr>
          <w:rFonts w:ascii="Arial" w:hAnsi="Arial" w:cs="Arial"/>
          <w:sz w:val="24"/>
          <w:szCs w:val="24"/>
          <w:lang w:val="en-US"/>
        </w:rPr>
        <w:t>Prof</w:t>
      </w:r>
      <w:r w:rsidRPr="006B7329" w:rsidR="00610FD1">
        <w:rPr>
          <w:rFonts w:ascii="Arial" w:hAnsi="Arial" w:cs="Arial"/>
          <w:sz w:val="24"/>
          <w:szCs w:val="24"/>
          <w:lang w:val="en-US"/>
        </w:rPr>
        <w:t>es</w:t>
      </w:r>
      <w:r w:rsidRPr="006B7329" w:rsidR="006B7329">
        <w:rPr>
          <w:rFonts w:ascii="Arial" w:hAnsi="Arial" w:cs="Arial"/>
          <w:sz w:val="24"/>
          <w:szCs w:val="24"/>
          <w:lang w:val="en-US"/>
        </w:rPr>
        <w:t>s</w:t>
      </w:r>
      <w:r w:rsidRPr="006B7329" w:rsidR="00610FD1">
        <w:rPr>
          <w:rFonts w:ascii="Arial" w:hAnsi="Arial" w:cs="Arial"/>
          <w:sz w:val="24"/>
          <w:szCs w:val="24"/>
          <w:lang w:val="en-US"/>
        </w:rPr>
        <w:t>or</w:t>
      </w:r>
      <w:r w:rsidRPr="006B7329">
        <w:rPr>
          <w:rFonts w:ascii="Arial" w:hAnsi="Arial" w:cs="Arial"/>
          <w:sz w:val="24"/>
          <w:szCs w:val="24"/>
          <w:lang w:val="en-US"/>
        </w:rPr>
        <w:t xml:space="preserve">: </w:t>
      </w:r>
      <w:r w:rsidRPr="006B7329" w:rsidR="00610FD1">
        <w:rPr>
          <w:rFonts w:ascii="Arial" w:hAnsi="Arial" w:cs="Arial"/>
          <w:sz w:val="24"/>
          <w:szCs w:val="24"/>
          <w:lang w:val="en-US"/>
        </w:rPr>
        <w:t>Kelly J Garces P.</w:t>
      </w:r>
    </w:p>
    <w:p w:rsidRPr="006B7329" w:rsidR="005955C7" w:rsidP="00601AEA" w:rsidRDefault="005955C7" w14:paraId="12E6B89B" w14:textId="20E6BBA3">
      <w:pPr>
        <w:autoSpaceDE w:val="0"/>
        <w:autoSpaceDN w:val="0"/>
        <w:adjustRightInd w:val="0"/>
        <w:spacing w:after="0" w:line="240" w:lineRule="auto"/>
        <w:rPr>
          <w:rFonts w:ascii="Arial" w:hAnsi="Arial" w:cs="Arial"/>
          <w:sz w:val="24"/>
          <w:szCs w:val="24"/>
          <w:lang w:val="en-US"/>
        </w:rPr>
      </w:pPr>
      <w:r>
        <w:rPr>
          <w:rFonts w:ascii="Arial" w:hAnsi="Arial" w:cs="Arial"/>
          <w:sz w:val="24"/>
          <w:szCs w:val="24"/>
          <w:lang w:val="en-US"/>
        </w:rPr>
        <w:t>Student: Camilo A Daza R.</w:t>
      </w:r>
    </w:p>
    <w:p w:rsidR="00601AEA" w:rsidP="00601AEA" w:rsidRDefault="00601AEA" w14:paraId="52CEA09E" w14:textId="27FCB1E5">
      <w:pPr>
        <w:autoSpaceDE w:val="0"/>
        <w:autoSpaceDN w:val="0"/>
        <w:adjustRightInd w:val="0"/>
        <w:spacing w:after="0" w:line="240" w:lineRule="auto"/>
        <w:rPr>
          <w:ins w:author="Camilo Andres Daza Ramirez" w:date="2025-05-23T09:54:00Z" w16du:dateUtc="2025-05-23T14:54:00Z" w:id="0"/>
          <w:rFonts w:ascii="Arial" w:hAnsi="Arial" w:cs="Arial"/>
          <w:sz w:val="24"/>
          <w:szCs w:val="24"/>
          <w:lang w:val="en-US"/>
        </w:rPr>
      </w:pPr>
      <w:r w:rsidRPr="006B7329">
        <w:rPr>
          <w:rFonts w:ascii="Arial" w:hAnsi="Arial" w:cs="Arial"/>
          <w:sz w:val="24"/>
          <w:szCs w:val="24"/>
          <w:lang w:val="en-US"/>
        </w:rPr>
        <w:t xml:space="preserve">Rev. </w:t>
      </w:r>
      <w:r w:rsidR="008D1D0E">
        <w:rPr>
          <w:rFonts w:ascii="Arial" w:hAnsi="Arial" w:cs="Arial"/>
          <w:sz w:val="24"/>
          <w:szCs w:val="24"/>
          <w:lang w:val="en-US"/>
        </w:rPr>
        <w:t>May</w:t>
      </w:r>
      <w:r w:rsidRPr="006B7329">
        <w:rPr>
          <w:rFonts w:ascii="Arial" w:hAnsi="Arial" w:cs="Arial"/>
          <w:sz w:val="24"/>
          <w:szCs w:val="24"/>
          <w:lang w:val="en-US"/>
        </w:rPr>
        <w:t xml:space="preserve"> 20</w:t>
      </w:r>
      <w:r w:rsidRPr="006B7329" w:rsidR="00610FD1">
        <w:rPr>
          <w:rFonts w:ascii="Arial" w:hAnsi="Arial" w:cs="Arial"/>
          <w:sz w:val="24"/>
          <w:szCs w:val="24"/>
          <w:lang w:val="en-US"/>
        </w:rPr>
        <w:t>25</w:t>
      </w:r>
    </w:p>
    <w:p w:rsidR="00EA398B" w:rsidP="00601AEA" w:rsidRDefault="00EA398B" w14:paraId="4CF351CE" w14:textId="77777777">
      <w:pPr>
        <w:autoSpaceDE w:val="0"/>
        <w:autoSpaceDN w:val="0"/>
        <w:adjustRightInd w:val="0"/>
        <w:spacing w:after="0" w:line="240" w:lineRule="auto"/>
        <w:rPr>
          <w:ins w:author="Camilo Andres Daza Ramirez" w:date="2025-05-23T09:54:00Z" w16du:dateUtc="2025-05-23T14:54:00Z" w:id="1"/>
          <w:rFonts w:ascii="Arial" w:hAnsi="Arial" w:cs="Arial"/>
          <w:sz w:val="24"/>
          <w:szCs w:val="24"/>
          <w:lang w:val="en-US"/>
        </w:rPr>
      </w:pPr>
    </w:p>
    <w:p w:rsidRPr="006B7329" w:rsidR="00EA398B" w:rsidDel="00EA398B" w:rsidP="00601AEA" w:rsidRDefault="00EA398B" w14:paraId="1122B679" w14:textId="7DEF0A1C">
      <w:pPr>
        <w:autoSpaceDE w:val="0"/>
        <w:autoSpaceDN w:val="0"/>
        <w:adjustRightInd w:val="0"/>
        <w:spacing w:after="0" w:line="240" w:lineRule="auto"/>
        <w:rPr>
          <w:del w:author="Camilo Andres Daza Ramirez" w:date="2025-05-23T09:55:00Z" w16du:dateUtc="2025-05-23T14:55:00Z" w:id="2"/>
          <w:rFonts w:ascii="Arial" w:hAnsi="Arial" w:cs="Arial"/>
          <w:sz w:val="24"/>
          <w:szCs w:val="24"/>
          <w:lang w:val="en-US"/>
        </w:rPr>
      </w:pPr>
    </w:p>
    <w:p w:rsidRPr="006B7329" w:rsidR="00601AEA" w:rsidP="00601AEA" w:rsidRDefault="00601AEA" w14:paraId="5BF4AD28" w14:textId="77777777">
      <w:pPr>
        <w:autoSpaceDE w:val="0"/>
        <w:autoSpaceDN w:val="0"/>
        <w:adjustRightInd w:val="0"/>
        <w:spacing w:after="0" w:line="240" w:lineRule="auto"/>
        <w:rPr>
          <w:rFonts w:ascii="Arial" w:hAnsi="Arial" w:cs="Arial"/>
          <w:b/>
          <w:bCs/>
          <w:sz w:val="24"/>
          <w:szCs w:val="24"/>
          <w:lang w:val="en-US"/>
        </w:rPr>
      </w:pPr>
    </w:p>
    <w:p w:rsidRPr="006B7329" w:rsidR="00643084" w:rsidP="00601AEA" w:rsidRDefault="00643084" w14:paraId="54A3B69D" w14:textId="77777777">
      <w:pPr>
        <w:autoSpaceDE w:val="0"/>
        <w:autoSpaceDN w:val="0"/>
        <w:adjustRightInd w:val="0"/>
        <w:spacing w:after="0" w:line="240" w:lineRule="auto"/>
        <w:rPr>
          <w:rFonts w:ascii="Arial" w:hAnsi="Arial" w:cs="Arial"/>
          <w:b/>
          <w:bCs/>
          <w:sz w:val="24"/>
          <w:szCs w:val="24"/>
          <w:lang w:val="en-US"/>
        </w:rPr>
      </w:pPr>
    </w:p>
    <w:p w:rsidRPr="007F5D24" w:rsidR="00601AEA" w:rsidP="00601AEA" w:rsidRDefault="00601AEA" w14:paraId="27A19222" w14:textId="2D7699B1">
      <w:pPr>
        <w:autoSpaceDE w:val="0"/>
        <w:autoSpaceDN w:val="0"/>
        <w:adjustRightInd w:val="0"/>
        <w:spacing w:after="0" w:line="240" w:lineRule="auto"/>
        <w:rPr>
          <w:rFonts w:ascii="Arial" w:hAnsi="Arial" w:cs="Arial"/>
          <w:b/>
          <w:bCs/>
          <w:sz w:val="28"/>
          <w:szCs w:val="28"/>
          <w:lang w:val="en-US"/>
        </w:rPr>
      </w:pPr>
      <w:r w:rsidRPr="2B8B3F64">
        <w:rPr>
          <w:rFonts w:ascii="Arial" w:hAnsi="Arial" w:cs="Arial"/>
          <w:b/>
          <w:bCs/>
          <w:sz w:val="28"/>
          <w:szCs w:val="28"/>
          <w:lang w:val="en-US"/>
        </w:rPr>
        <w:t>1. INTRODUC</w:t>
      </w:r>
      <w:r w:rsidRPr="2B8B3F64" w:rsidR="005955C7">
        <w:rPr>
          <w:rFonts w:ascii="Arial" w:hAnsi="Arial" w:cs="Arial"/>
          <w:b/>
          <w:bCs/>
          <w:sz w:val="28"/>
          <w:szCs w:val="28"/>
          <w:lang w:val="en-US"/>
        </w:rPr>
        <w:t>TIO</w:t>
      </w:r>
      <w:commentRangeStart w:id="3"/>
      <w:r w:rsidRPr="2B8B3F64" w:rsidR="005955C7">
        <w:rPr>
          <w:rFonts w:ascii="Arial" w:hAnsi="Arial" w:cs="Arial"/>
          <w:b/>
          <w:bCs/>
          <w:sz w:val="28"/>
          <w:szCs w:val="28"/>
          <w:lang w:val="en-US"/>
        </w:rPr>
        <w:t>N</w:t>
      </w:r>
      <w:commentRangeEnd w:id="3"/>
      <w:r>
        <w:rPr>
          <w:rStyle w:val="CommentReference"/>
        </w:rPr>
        <w:commentReference w:id="3"/>
      </w:r>
    </w:p>
    <w:p w:rsidRPr="006B7329" w:rsidR="00643084" w:rsidP="00601AEA" w:rsidRDefault="00643084" w14:paraId="6C1CD8A6" w14:textId="77777777">
      <w:pPr>
        <w:autoSpaceDE w:val="0"/>
        <w:autoSpaceDN w:val="0"/>
        <w:adjustRightInd w:val="0"/>
        <w:spacing w:after="0" w:line="240" w:lineRule="auto"/>
        <w:jc w:val="both"/>
        <w:rPr>
          <w:rFonts w:ascii="Arial" w:hAnsi="Arial" w:cs="Arial"/>
          <w:sz w:val="24"/>
          <w:szCs w:val="24"/>
          <w:lang w:val="en-US"/>
        </w:rPr>
      </w:pPr>
    </w:p>
    <w:p w:rsidRPr="005955C7" w:rsidR="005955C7" w:rsidP="005955C7" w:rsidRDefault="005955C7" w14:paraId="69031313" w14:textId="736CC68C">
      <w:pPr>
        <w:autoSpaceDE w:val="0"/>
        <w:autoSpaceDN w:val="0"/>
        <w:adjustRightInd w:val="0"/>
        <w:spacing w:after="0" w:line="240" w:lineRule="auto"/>
        <w:jc w:val="both"/>
        <w:rPr>
          <w:rFonts w:ascii="Arial" w:hAnsi="Arial" w:cs="Arial"/>
          <w:b/>
          <w:bCs/>
          <w:sz w:val="24"/>
          <w:szCs w:val="24"/>
          <w:lang w:val="en-US"/>
        </w:rPr>
      </w:pPr>
      <w:r w:rsidRPr="005955C7">
        <w:rPr>
          <w:rFonts w:ascii="Arial" w:hAnsi="Arial" w:cs="Arial"/>
          <w:b/>
          <w:bCs/>
          <w:sz w:val="24"/>
          <w:szCs w:val="24"/>
          <w:lang w:val="en-US"/>
        </w:rPr>
        <w:t>1.</w:t>
      </w:r>
      <w:r>
        <w:rPr>
          <w:rFonts w:ascii="Arial" w:hAnsi="Arial" w:cs="Arial"/>
          <w:b/>
          <w:bCs/>
          <w:sz w:val="24"/>
          <w:szCs w:val="24"/>
          <w:lang w:val="en-US"/>
        </w:rPr>
        <w:t>1</w:t>
      </w:r>
      <w:r w:rsidRPr="005955C7">
        <w:rPr>
          <w:rFonts w:ascii="Arial" w:hAnsi="Arial" w:cs="Arial"/>
          <w:b/>
          <w:bCs/>
          <w:sz w:val="24"/>
          <w:szCs w:val="24"/>
          <w:lang w:val="en-US"/>
        </w:rPr>
        <w:t xml:space="preserve"> Context and Background</w:t>
      </w:r>
    </w:p>
    <w:p w:rsidRPr="005955C7" w:rsidR="005955C7" w:rsidP="005955C7" w:rsidRDefault="005955C7" w14:paraId="35FF9DB7" w14:textId="16ECC217">
      <w:pPr>
        <w:autoSpaceDE w:val="0"/>
        <w:autoSpaceDN w:val="0"/>
        <w:adjustRightInd w:val="0"/>
        <w:spacing w:after="0" w:line="240" w:lineRule="auto"/>
        <w:jc w:val="both"/>
        <w:rPr>
          <w:rFonts w:ascii="Arial" w:hAnsi="Arial" w:cs="Arial"/>
          <w:sz w:val="24"/>
          <w:szCs w:val="24"/>
          <w:lang w:val="en-US"/>
        </w:rPr>
      </w:pPr>
      <w:r w:rsidRPr="5A1BA77E">
        <w:rPr>
          <w:rFonts w:ascii="Arial" w:hAnsi="Arial" w:cs="Arial"/>
          <w:sz w:val="24"/>
          <w:szCs w:val="24"/>
          <w:lang w:val="en-US"/>
        </w:rPr>
        <w:t xml:space="preserve">In recent years, remote work has become a widely adopted practice, especially in the technology sector. Software developers and similar professionals have experienced a significant shift in their work environment, transitioning from traditional office-based settings to remote or hybrid work models. This shift has brought </w:t>
      </w:r>
      <w:r w:rsidRPr="5A1BA77E" w:rsidR="003714B5">
        <w:rPr>
          <w:rFonts w:ascii="Arial" w:hAnsi="Arial" w:cs="Arial"/>
          <w:sz w:val="24"/>
          <w:szCs w:val="24"/>
          <w:lang w:val="en-US"/>
        </w:rPr>
        <w:t>multiple</w:t>
      </w:r>
      <w:r w:rsidRPr="5A1BA77E">
        <w:rPr>
          <w:rFonts w:ascii="Arial" w:hAnsi="Arial" w:cs="Arial"/>
          <w:sz w:val="24"/>
          <w:szCs w:val="24"/>
          <w:lang w:val="en-US"/>
        </w:rPr>
        <w:t xml:space="preserve"> benefits, such as increased flexibility and reduced commuting times. However, it has also introduced new challenges, particularly regardin</w:t>
      </w:r>
      <w:commentRangeStart w:id="4"/>
      <w:commentRangeStart w:id="5"/>
      <w:r w:rsidRPr="5A1BA77E">
        <w:rPr>
          <w:rFonts w:ascii="Arial" w:hAnsi="Arial" w:cs="Arial"/>
          <w:sz w:val="24"/>
          <w:szCs w:val="24"/>
          <w:lang w:val="en-US"/>
        </w:rPr>
        <w:t>g</w:t>
      </w:r>
      <w:commentRangeEnd w:id="4"/>
      <w:r w:rsidR="2D12C887">
        <w:rPr>
          <w:rStyle w:val="CommentReference"/>
        </w:rPr>
        <w:commentReference w:id="4"/>
      </w:r>
      <w:commentRangeEnd w:id="5"/>
      <w:r w:rsidR="2D12C887">
        <w:rPr>
          <w:rStyle w:val="CommentReference"/>
        </w:rPr>
        <w:commentReference w:id="5"/>
      </w:r>
      <w:r w:rsidRPr="5A1BA77E">
        <w:rPr>
          <w:rFonts w:ascii="Arial" w:hAnsi="Arial" w:cs="Arial"/>
          <w:sz w:val="24"/>
          <w:szCs w:val="24"/>
          <w:lang w:val="en-US"/>
        </w:rPr>
        <w:t xml:space="preserve"> workers' well-being</w:t>
      </w:r>
      <w:del w:author="Kelly Johany Garces Pernett" w:date="2025-05-22T15:26:00Z" w:id="6">
        <w:r w:rsidRPr="5A1BA77E" w:rsidDel="005955C7" w:rsidR="2D12C887">
          <w:rPr>
            <w:rFonts w:ascii="Arial" w:hAnsi="Arial" w:cs="Arial"/>
            <w:sz w:val="24"/>
            <w:szCs w:val="24"/>
            <w:lang w:val="en-US"/>
          </w:rPr>
          <w:delText xml:space="preserve"> and perceived stress levels</w:delText>
        </w:r>
      </w:del>
      <w:r w:rsidRPr="5A1BA77E">
        <w:rPr>
          <w:rFonts w:ascii="Arial" w:hAnsi="Arial" w:cs="Arial"/>
          <w:sz w:val="24"/>
          <w:szCs w:val="24"/>
          <w:lang w:val="en-US"/>
        </w:rPr>
        <w:t>.</w:t>
      </w:r>
    </w:p>
    <w:p w:rsidRPr="005955C7" w:rsidR="005955C7" w:rsidP="005955C7" w:rsidRDefault="005955C7" w14:paraId="2A5238D8" w14:textId="77777777">
      <w:pPr>
        <w:autoSpaceDE w:val="0"/>
        <w:autoSpaceDN w:val="0"/>
        <w:adjustRightInd w:val="0"/>
        <w:spacing w:after="0" w:line="240" w:lineRule="auto"/>
        <w:jc w:val="both"/>
        <w:rPr>
          <w:rFonts w:ascii="Arial" w:hAnsi="Arial" w:cs="Arial"/>
          <w:sz w:val="24"/>
          <w:szCs w:val="24"/>
          <w:lang w:val="en-US"/>
        </w:rPr>
      </w:pPr>
    </w:p>
    <w:p w:rsidRPr="005955C7" w:rsidR="005955C7" w:rsidP="005955C7" w:rsidRDefault="005955C7" w14:paraId="2F5B7543" w14:textId="38207BDC">
      <w:pPr>
        <w:autoSpaceDE w:val="0"/>
        <w:autoSpaceDN w:val="0"/>
        <w:adjustRightInd w:val="0"/>
        <w:spacing w:after="0" w:line="240" w:lineRule="auto"/>
        <w:jc w:val="both"/>
        <w:rPr>
          <w:del w:author="Kelly Johany Garces Pernett" w:date="2025-05-22T15:14:00Z" w16du:dateUtc="2025-05-22T15:14:08Z" w:id="7"/>
          <w:rFonts w:ascii="Arial" w:hAnsi="Arial" w:cs="Arial"/>
          <w:sz w:val="24"/>
          <w:szCs w:val="24"/>
          <w:lang w:val="en-US"/>
        </w:rPr>
      </w:pPr>
      <w:r w:rsidRPr="2B8B3F64">
        <w:rPr>
          <w:rFonts w:ascii="Arial" w:hAnsi="Arial" w:cs="Arial"/>
          <w:sz w:val="24"/>
          <w:szCs w:val="24"/>
          <w:lang w:val="en-US"/>
        </w:rPr>
        <w:t xml:space="preserve">As the demand for remote work continues to grow, understanding its impact on employees has become a crucial concern for companies. While many studies have analyzed remote work's effects on </w:t>
      </w:r>
      <w:del w:author="Kelly Johany Garces Pernett" w:date="2025-05-22T15:13:00Z" w:id="8">
        <w:r w:rsidRPr="2B8B3F64" w:rsidDel="005955C7">
          <w:rPr>
            <w:rFonts w:ascii="Arial" w:hAnsi="Arial" w:cs="Arial"/>
            <w:sz w:val="24"/>
            <w:szCs w:val="24"/>
            <w:lang w:val="en-US"/>
          </w:rPr>
          <w:delText>productivity and</w:delText>
        </w:r>
      </w:del>
      <w:r w:rsidRPr="2B8B3F64">
        <w:rPr>
          <w:rFonts w:ascii="Arial" w:hAnsi="Arial" w:cs="Arial"/>
          <w:sz w:val="24"/>
          <w:szCs w:val="24"/>
          <w:lang w:val="en-US"/>
        </w:rPr>
        <w:t xml:space="preserve"> performanc</w:t>
      </w:r>
      <w:commentRangeStart w:id="9"/>
      <w:commentRangeStart w:id="10"/>
      <w:r w:rsidRPr="2B8B3F64">
        <w:rPr>
          <w:rFonts w:ascii="Arial" w:hAnsi="Arial" w:cs="Arial"/>
          <w:sz w:val="24"/>
          <w:szCs w:val="24"/>
          <w:lang w:val="en-US"/>
        </w:rPr>
        <w:t>e</w:t>
      </w:r>
      <w:commentRangeEnd w:id="9"/>
      <w:r>
        <w:rPr>
          <w:rStyle w:val="CommentReference"/>
        </w:rPr>
        <w:commentReference w:id="9"/>
      </w:r>
      <w:commentRangeEnd w:id="10"/>
      <w:r w:rsidR="00084E09">
        <w:rPr>
          <w:rStyle w:val="CommentReference"/>
        </w:rPr>
        <w:commentReference w:id="10"/>
      </w:r>
      <w:r w:rsidRPr="2B8B3F64">
        <w:rPr>
          <w:rFonts w:ascii="Arial" w:hAnsi="Arial" w:cs="Arial"/>
          <w:sz w:val="24"/>
          <w:szCs w:val="24"/>
          <w:lang w:val="en-US"/>
        </w:rPr>
        <w:t xml:space="preserve">, fewer have focused on its influence on </w:t>
      </w:r>
      <w:del w:author="Kelly Johany Garces Pernett" w:date="2025-05-22T15:26:00Z" w:id="11">
        <w:r w:rsidRPr="2B8B3F64" w:rsidDel="005955C7">
          <w:rPr>
            <w:rFonts w:ascii="Arial" w:hAnsi="Arial" w:cs="Arial"/>
            <w:sz w:val="24"/>
            <w:szCs w:val="24"/>
            <w:lang w:val="en-US"/>
          </w:rPr>
          <w:delText>well-being</w:delText>
        </w:r>
      </w:del>
      <w:ins w:author="Kelly Johany Garces Pernett" w:date="2025-05-22T15:26:00Z" w:id="12">
        <w:r w:rsidRPr="2B8B3F64" w:rsidR="6E212C83">
          <w:rPr>
            <w:rFonts w:ascii="Arial" w:hAnsi="Arial" w:cs="Arial"/>
            <w:sz w:val="24"/>
            <w:szCs w:val="24"/>
            <w:lang w:val="en-US"/>
          </w:rPr>
          <w:t>motivation</w:t>
        </w:r>
      </w:ins>
      <w:r w:rsidRPr="2B8B3F64">
        <w:rPr>
          <w:rFonts w:ascii="Arial" w:hAnsi="Arial" w:cs="Arial"/>
          <w:sz w:val="24"/>
          <w:szCs w:val="24"/>
          <w:lang w:val="en-US"/>
        </w:rPr>
        <w:t xml:space="preserve"> and stres</w:t>
      </w:r>
      <w:commentRangeStart w:id="13"/>
      <w:r w:rsidRPr="2B8B3F64">
        <w:rPr>
          <w:rFonts w:ascii="Arial" w:hAnsi="Arial" w:cs="Arial"/>
          <w:sz w:val="24"/>
          <w:szCs w:val="24"/>
          <w:lang w:val="en-US"/>
        </w:rPr>
        <w:t>s</w:t>
      </w:r>
      <w:commentRangeEnd w:id="13"/>
      <w:r>
        <w:rPr>
          <w:rStyle w:val="CommentReference"/>
        </w:rPr>
        <w:commentReference w:id="13"/>
      </w:r>
      <w:r w:rsidRPr="2B8B3F64">
        <w:rPr>
          <w:rFonts w:ascii="Arial" w:hAnsi="Arial" w:cs="Arial"/>
          <w:sz w:val="24"/>
          <w:szCs w:val="24"/>
          <w:lang w:val="en-US"/>
        </w:rPr>
        <w:t xml:space="preserve">. </w:t>
      </w:r>
      <w:del w:author="Kelly Johany Garces Pernett" w:date="2025-05-22T15:14:00Z" w:id="14">
        <w:r w:rsidRPr="2B8B3F64" w:rsidDel="005955C7">
          <w:rPr>
            <w:rFonts w:ascii="Arial" w:hAnsi="Arial" w:cs="Arial"/>
            <w:sz w:val="24"/>
            <w:szCs w:val="24"/>
            <w:lang w:val="en-US"/>
          </w:rPr>
          <w:delText>Identifying the factors that contribute to either a positive or negative experience in a remote setting is essential for organizations aiming to optimize working conditions and improve employee satisfactio</w:delText>
        </w:r>
        <w:commentRangeStart w:id="15"/>
        <w:r w:rsidRPr="2B8B3F64" w:rsidDel="005955C7">
          <w:rPr>
            <w:rFonts w:ascii="Arial" w:hAnsi="Arial" w:cs="Arial"/>
            <w:sz w:val="24"/>
            <w:szCs w:val="24"/>
            <w:lang w:val="en-US"/>
          </w:rPr>
          <w:delText>n.</w:delText>
        </w:r>
      </w:del>
      <w:commentRangeEnd w:id="15"/>
      <w:r>
        <w:rPr>
          <w:rStyle w:val="CommentReference"/>
        </w:rPr>
        <w:commentReference w:id="15"/>
      </w:r>
    </w:p>
    <w:p w:rsidRPr="005955C7" w:rsidR="005955C7" w:rsidP="005955C7" w:rsidRDefault="005955C7" w14:paraId="62AE470E" w14:textId="77777777">
      <w:pPr>
        <w:autoSpaceDE w:val="0"/>
        <w:autoSpaceDN w:val="0"/>
        <w:adjustRightInd w:val="0"/>
        <w:spacing w:after="0" w:line="240" w:lineRule="auto"/>
        <w:jc w:val="both"/>
        <w:rPr>
          <w:rFonts w:ascii="Arial" w:hAnsi="Arial" w:cs="Arial"/>
          <w:sz w:val="24"/>
          <w:szCs w:val="24"/>
          <w:lang w:val="en-US"/>
        </w:rPr>
      </w:pPr>
    </w:p>
    <w:p w:rsidRPr="005955C7" w:rsidR="005955C7" w:rsidP="005955C7" w:rsidRDefault="005955C7" w14:paraId="52E8DB5F" w14:textId="11D80070">
      <w:pPr>
        <w:autoSpaceDE w:val="0"/>
        <w:autoSpaceDN w:val="0"/>
        <w:adjustRightInd w:val="0"/>
        <w:spacing w:after="0" w:line="240" w:lineRule="auto"/>
        <w:jc w:val="both"/>
        <w:rPr>
          <w:rFonts w:ascii="Arial" w:hAnsi="Arial" w:cs="Arial"/>
          <w:b/>
          <w:bCs/>
          <w:sz w:val="24"/>
          <w:szCs w:val="24"/>
          <w:lang w:val="en-US"/>
        </w:rPr>
      </w:pPr>
      <w:r w:rsidRPr="005955C7">
        <w:rPr>
          <w:rFonts w:ascii="Arial" w:hAnsi="Arial" w:cs="Arial"/>
          <w:b/>
          <w:bCs/>
          <w:sz w:val="24"/>
          <w:szCs w:val="24"/>
          <w:lang w:val="en-US"/>
        </w:rPr>
        <w:t xml:space="preserve">1.2 Problem </w:t>
      </w:r>
    </w:p>
    <w:p w:rsidR="005955C7" w:rsidP="005955C7" w:rsidRDefault="005955C7" w14:paraId="4A34ABF2" w14:textId="10D8CD70">
      <w:pPr>
        <w:autoSpaceDE w:val="0"/>
        <w:autoSpaceDN w:val="0"/>
        <w:adjustRightInd w:val="0"/>
        <w:spacing w:after="0" w:line="240" w:lineRule="auto"/>
        <w:jc w:val="both"/>
        <w:rPr>
          <w:rFonts w:ascii="Arial" w:hAnsi="Arial" w:cs="Arial"/>
          <w:sz w:val="24"/>
          <w:szCs w:val="24"/>
          <w:lang w:val="en-US"/>
        </w:rPr>
      </w:pPr>
      <w:r w:rsidRPr="2B8B3F64">
        <w:rPr>
          <w:rFonts w:ascii="Arial" w:hAnsi="Arial" w:cs="Arial"/>
          <w:sz w:val="24"/>
          <w:szCs w:val="24"/>
          <w:lang w:val="en-US"/>
        </w:rPr>
        <w:t>Despite the increasing adoption of remote work, it remains unclear which factors influence</w:t>
      </w:r>
      <w:r w:rsidRPr="2B8B3F64" w:rsidR="0083187C">
        <w:rPr>
          <w:rFonts w:ascii="Arial" w:hAnsi="Arial" w:cs="Arial"/>
          <w:sz w:val="24"/>
          <w:szCs w:val="24"/>
          <w:lang w:val="en-US"/>
        </w:rPr>
        <w:t xml:space="preserve"> the most the</w:t>
      </w:r>
      <w:r w:rsidRPr="2B8B3F64">
        <w:rPr>
          <w:rFonts w:ascii="Arial" w:hAnsi="Arial" w:cs="Arial"/>
          <w:sz w:val="24"/>
          <w:szCs w:val="24"/>
          <w:lang w:val="en-US"/>
        </w:rPr>
        <w:t xml:space="preserve"> software developers' well-being and stress levels. Various elements</w:t>
      </w:r>
      <w:r w:rsidRPr="2B8B3F64" w:rsidR="0083187C">
        <w:rPr>
          <w:rFonts w:ascii="Arial" w:hAnsi="Arial" w:cs="Arial"/>
          <w:sz w:val="24"/>
          <w:szCs w:val="24"/>
          <w:lang w:val="en-US"/>
        </w:rPr>
        <w:t xml:space="preserve">, </w:t>
      </w:r>
      <w:r w:rsidRPr="2B8B3F64">
        <w:rPr>
          <w:rFonts w:ascii="Arial" w:hAnsi="Arial" w:cs="Arial"/>
          <w:sz w:val="24"/>
          <w:szCs w:val="24"/>
          <w:lang w:val="en-US"/>
        </w:rPr>
        <w:t>such as demographic characteristics</w:t>
      </w:r>
      <w:r w:rsidRPr="2B8B3F64" w:rsidR="0083187C">
        <w:rPr>
          <w:rFonts w:ascii="Arial" w:hAnsi="Arial" w:cs="Arial"/>
          <w:sz w:val="24"/>
          <w:szCs w:val="24"/>
          <w:lang w:val="en-US"/>
        </w:rPr>
        <w:t xml:space="preserve">, </w:t>
      </w:r>
      <w:r w:rsidRPr="2B8B3F64">
        <w:rPr>
          <w:rFonts w:ascii="Arial" w:hAnsi="Arial" w:cs="Arial"/>
          <w:sz w:val="24"/>
          <w:szCs w:val="24"/>
          <w:lang w:val="en-US"/>
        </w:rPr>
        <w:t>job-related factors, and work-life balance</w:t>
      </w:r>
      <w:r w:rsidRPr="2B8B3F64" w:rsidR="0083187C">
        <w:rPr>
          <w:rFonts w:ascii="Arial" w:hAnsi="Arial" w:cs="Arial"/>
          <w:sz w:val="24"/>
          <w:szCs w:val="24"/>
          <w:lang w:val="en-US"/>
        </w:rPr>
        <w:t xml:space="preserve"> </w:t>
      </w:r>
      <w:r w:rsidRPr="2B8B3F64">
        <w:rPr>
          <w:rFonts w:ascii="Arial" w:hAnsi="Arial" w:cs="Arial"/>
          <w:sz w:val="24"/>
          <w:szCs w:val="24"/>
          <w:lang w:val="en-US"/>
        </w:rPr>
        <w:t xml:space="preserve">may contribute to employees' experiences in a remote setting. However, there </w:t>
      </w:r>
      <w:r w:rsidRPr="2B8B3F64" w:rsidR="00B859BB">
        <w:rPr>
          <w:rFonts w:ascii="Arial" w:hAnsi="Arial" w:cs="Arial"/>
          <w:sz w:val="24"/>
          <w:szCs w:val="24"/>
          <w:lang w:val="en-US"/>
        </w:rPr>
        <w:t>is</w:t>
      </w:r>
      <w:r w:rsidRPr="2B8B3F64">
        <w:rPr>
          <w:rFonts w:ascii="Arial" w:hAnsi="Arial" w:cs="Arial"/>
          <w:sz w:val="24"/>
          <w:szCs w:val="24"/>
          <w:lang w:val="en-US"/>
        </w:rPr>
        <w:t xml:space="preserve"> limited quantitative research that systematically examines these variables using robust analytical models</w:t>
      </w:r>
      <w:commentRangeStart w:id="16"/>
      <w:r w:rsidRPr="2B8B3F64">
        <w:rPr>
          <w:rFonts w:ascii="Arial" w:hAnsi="Arial" w:cs="Arial"/>
          <w:sz w:val="24"/>
          <w:szCs w:val="24"/>
          <w:lang w:val="en-US"/>
        </w:rPr>
        <w:t>.</w:t>
      </w:r>
      <w:commentRangeEnd w:id="16"/>
      <w:r>
        <w:rPr>
          <w:rStyle w:val="CommentReference"/>
        </w:rPr>
        <w:commentReference w:id="16"/>
      </w:r>
    </w:p>
    <w:p w:rsidR="00CB6F56" w:rsidP="005955C7" w:rsidRDefault="00CB6F56" w14:paraId="1F46D7AE" w14:textId="77777777">
      <w:pPr>
        <w:autoSpaceDE w:val="0"/>
        <w:autoSpaceDN w:val="0"/>
        <w:adjustRightInd w:val="0"/>
        <w:spacing w:after="0" w:line="240" w:lineRule="auto"/>
        <w:jc w:val="both"/>
        <w:rPr>
          <w:rFonts w:ascii="Arial" w:hAnsi="Arial" w:cs="Arial"/>
          <w:sz w:val="24"/>
          <w:szCs w:val="24"/>
          <w:lang w:val="en-US"/>
        </w:rPr>
      </w:pPr>
    </w:p>
    <w:p w:rsidRPr="005955C7" w:rsidR="00CB6F56" w:rsidP="005955C7" w:rsidRDefault="00CB6F56" w14:paraId="54F179D0" w14:textId="17868080">
      <w:pPr>
        <w:autoSpaceDE w:val="0"/>
        <w:autoSpaceDN w:val="0"/>
        <w:adjustRightInd w:val="0"/>
        <w:spacing w:after="0" w:line="240" w:lineRule="auto"/>
        <w:jc w:val="both"/>
        <w:rPr>
          <w:rFonts w:ascii="Arial" w:hAnsi="Arial" w:cs="Arial"/>
          <w:sz w:val="24"/>
          <w:szCs w:val="24"/>
          <w:lang w:val="en-US"/>
        </w:rPr>
      </w:pPr>
      <w:r w:rsidRPr="00CB6F56">
        <w:rPr>
          <w:rFonts w:ascii="Arial" w:hAnsi="Arial" w:cs="Arial"/>
          <w:sz w:val="24"/>
          <w:szCs w:val="24"/>
          <w:lang w:val="en-US"/>
        </w:rPr>
        <w:t xml:space="preserve">Of particular interest is how leadership roles (managerial versus non-managerial positions) experience remote work differently. The unique responsibilities and communication patterns of managers may create distinct challenges and opportunities in remote settings compared to </w:t>
      </w:r>
      <w:r w:rsidR="00C31995">
        <w:rPr>
          <w:rFonts w:ascii="Arial" w:hAnsi="Arial" w:cs="Arial"/>
          <w:sz w:val="24"/>
          <w:szCs w:val="24"/>
          <w:lang w:val="en-US"/>
        </w:rPr>
        <w:t>individual contributors</w:t>
      </w:r>
      <w:r w:rsidRPr="00CB6F56">
        <w:rPr>
          <w:rFonts w:ascii="Arial" w:hAnsi="Arial" w:cs="Arial"/>
          <w:sz w:val="24"/>
          <w:szCs w:val="24"/>
          <w:lang w:val="en-US"/>
        </w:rPr>
        <w:t>. Understanding these differences is crucial for developing effective remote work policies that address the specific needs of both groups.</w:t>
      </w:r>
    </w:p>
    <w:p w:rsidRPr="005955C7" w:rsidR="005955C7" w:rsidP="005955C7" w:rsidRDefault="005955C7" w14:paraId="61B533FC" w14:textId="77777777">
      <w:pPr>
        <w:autoSpaceDE w:val="0"/>
        <w:autoSpaceDN w:val="0"/>
        <w:adjustRightInd w:val="0"/>
        <w:spacing w:after="0" w:line="240" w:lineRule="auto"/>
        <w:jc w:val="both"/>
        <w:rPr>
          <w:rFonts w:ascii="Arial" w:hAnsi="Arial" w:cs="Arial"/>
          <w:sz w:val="24"/>
          <w:szCs w:val="24"/>
          <w:lang w:val="en-US"/>
        </w:rPr>
      </w:pPr>
    </w:p>
    <w:p w:rsidRPr="005955C7" w:rsidR="005955C7" w:rsidP="005955C7" w:rsidRDefault="005955C7" w14:paraId="7F9838EA" w14:textId="20159381">
      <w:pPr>
        <w:autoSpaceDE w:val="0"/>
        <w:autoSpaceDN w:val="0"/>
        <w:adjustRightInd w:val="0"/>
        <w:spacing w:after="0" w:line="240" w:lineRule="auto"/>
        <w:jc w:val="both"/>
        <w:rPr>
          <w:rFonts w:ascii="Arial" w:hAnsi="Arial" w:cs="Arial"/>
          <w:b/>
          <w:bCs/>
          <w:sz w:val="24"/>
          <w:szCs w:val="24"/>
          <w:lang w:val="en-US"/>
        </w:rPr>
      </w:pPr>
      <w:r w:rsidRPr="005955C7">
        <w:rPr>
          <w:rFonts w:ascii="Arial" w:hAnsi="Arial" w:cs="Arial"/>
          <w:b/>
          <w:bCs/>
          <w:sz w:val="24"/>
          <w:szCs w:val="24"/>
          <w:lang w:val="en-US"/>
        </w:rPr>
        <w:t>1.3 Research Question</w:t>
      </w:r>
    </w:p>
    <w:p w:rsidRPr="005955C7" w:rsidR="005955C7" w:rsidP="005955C7" w:rsidRDefault="005955C7" w14:paraId="0DCC5834" w14:textId="4204B1E1">
      <w:pPr>
        <w:autoSpaceDE w:val="0"/>
        <w:autoSpaceDN w:val="0"/>
        <w:adjustRightInd w:val="0"/>
        <w:spacing w:after="0" w:line="240" w:lineRule="auto"/>
        <w:jc w:val="both"/>
        <w:rPr>
          <w:rFonts w:ascii="Arial" w:hAnsi="Arial" w:cs="Arial"/>
          <w:sz w:val="24"/>
          <w:szCs w:val="24"/>
          <w:lang w:val="en-US"/>
        </w:rPr>
      </w:pPr>
      <w:r w:rsidRPr="005955C7">
        <w:rPr>
          <w:rFonts w:ascii="Arial" w:hAnsi="Arial" w:cs="Arial"/>
          <w:sz w:val="24"/>
          <w:szCs w:val="24"/>
          <w:lang w:val="en-US"/>
        </w:rPr>
        <w:t>This study seeks to answer the following research question:</w:t>
      </w:r>
    </w:p>
    <w:p w:rsidRPr="005955C7" w:rsidR="005955C7" w:rsidP="005955C7" w:rsidRDefault="005955C7" w14:paraId="73608BA5" w14:textId="77777777">
      <w:pPr>
        <w:autoSpaceDE w:val="0"/>
        <w:autoSpaceDN w:val="0"/>
        <w:adjustRightInd w:val="0"/>
        <w:spacing w:after="0" w:line="240" w:lineRule="auto"/>
        <w:jc w:val="both"/>
        <w:rPr>
          <w:rFonts w:ascii="Arial" w:hAnsi="Arial" w:cs="Arial"/>
          <w:sz w:val="24"/>
          <w:szCs w:val="24"/>
          <w:lang w:val="en-US"/>
        </w:rPr>
      </w:pPr>
    </w:p>
    <w:p w:rsidR="005955C7" w:rsidP="005955C7" w:rsidRDefault="001B3457" w14:paraId="20345BC7" w14:textId="771E7D0A">
      <w:pPr>
        <w:autoSpaceDE w:val="0"/>
        <w:autoSpaceDN w:val="0"/>
        <w:adjustRightInd w:val="0"/>
        <w:spacing w:after="0" w:line="240" w:lineRule="auto"/>
        <w:jc w:val="both"/>
        <w:rPr>
          <w:rFonts w:ascii="Arial" w:hAnsi="Arial" w:cs="Arial"/>
          <w:sz w:val="24"/>
          <w:szCs w:val="24"/>
          <w:lang w:val="en-US"/>
        </w:rPr>
      </w:pPr>
      <w:r w:rsidRPr="2B8B3F64">
        <w:rPr>
          <w:rFonts w:ascii="Arial" w:hAnsi="Arial" w:cs="Arial"/>
          <w:sz w:val="24"/>
          <w:szCs w:val="24"/>
          <w:lang w:val="en-US"/>
        </w:rPr>
        <w:t>What are the factors that may be influencing (positively or negatively) the well-being or perceived stress level of software developers or similar workers after implementing hybrid/remote work, particularly focusing on differences between managerial and non-managerial roles</w:t>
      </w:r>
      <w:commentRangeStart w:id="17"/>
      <w:r w:rsidRPr="2B8B3F64">
        <w:rPr>
          <w:rFonts w:ascii="Arial" w:hAnsi="Arial" w:cs="Arial"/>
          <w:sz w:val="24"/>
          <w:szCs w:val="24"/>
          <w:lang w:val="en-US"/>
        </w:rPr>
        <w:t>?</w:t>
      </w:r>
      <w:commentRangeEnd w:id="17"/>
      <w:r>
        <w:rPr>
          <w:rStyle w:val="CommentReference"/>
        </w:rPr>
        <w:commentReference w:id="17"/>
      </w:r>
    </w:p>
    <w:p w:rsidR="001B3457" w:rsidP="005955C7" w:rsidRDefault="001B3457" w14:paraId="561325CD" w14:textId="77777777">
      <w:pPr>
        <w:autoSpaceDE w:val="0"/>
        <w:autoSpaceDN w:val="0"/>
        <w:adjustRightInd w:val="0"/>
        <w:spacing w:after="0" w:line="240" w:lineRule="auto"/>
        <w:jc w:val="both"/>
        <w:rPr>
          <w:rFonts w:ascii="Arial" w:hAnsi="Arial" w:cs="Arial"/>
          <w:sz w:val="24"/>
          <w:szCs w:val="24"/>
          <w:lang w:val="en-US"/>
        </w:rPr>
      </w:pPr>
    </w:p>
    <w:p w:rsidR="005955C7" w:rsidP="00796848" w:rsidRDefault="000F2A6E" w14:paraId="23708405" w14:textId="1A913758">
      <w:pPr>
        <w:autoSpaceDE w:val="0"/>
        <w:autoSpaceDN w:val="0"/>
        <w:adjustRightInd w:val="0"/>
        <w:spacing w:after="0" w:line="240" w:lineRule="auto"/>
        <w:jc w:val="both"/>
        <w:rPr>
          <w:rFonts w:ascii="Arial" w:hAnsi="Arial" w:cs="Arial"/>
          <w:sz w:val="24"/>
          <w:szCs w:val="24"/>
          <w:lang w:val="en-US"/>
        </w:rPr>
      </w:pPr>
      <w:r w:rsidRPr="2B8B3F64">
        <w:rPr>
          <w:rFonts w:ascii="Arial" w:hAnsi="Arial" w:cs="Arial"/>
          <w:sz w:val="24"/>
          <w:szCs w:val="24"/>
          <w:lang w:val="en-US"/>
        </w:rPr>
        <w:t xml:space="preserve">This question focuses specifically </w:t>
      </w:r>
      <w:r w:rsidRPr="2B8B3F64">
        <w:rPr>
          <w:rFonts w:ascii="Arial" w:hAnsi="Arial" w:cs="Arial"/>
          <w:b/>
          <w:bCs/>
          <w:sz w:val="24"/>
          <w:szCs w:val="24"/>
          <w:lang w:val="en-US"/>
        </w:rPr>
        <w:t>on key demographic variables (leadership role, company type, remote work level,</w:t>
      </w:r>
      <w:r w:rsidRPr="2B8B3F64" w:rsidR="00D877C1">
        <w:rPr>
          <w:rFonts w:ascii="Arial" w:hAnsi="Arial" w:cs="Arial"/>
          <w:b/>
          <w:bCs/>
          <w:sz w:val="24"/>
          <w:szCs w:val="24"/>
          <w:lang w:val="en-US"/>
        </w:rPr>
        <w:t xml:space="preserve"> gender</w:t>
      </w:r>
      <w:r w:rsidRPr="2B8B3F64">
        <w:rPr>
          <w:rFonts w:ascii="Arial" w:hAnsi="Arial" w:cs="Arial"/>
          <w:b/>
          <w:bCs/>
          <w:sz w:val="24"/>
          <w:szCs w:val="24"/>
          <w:lang w:val="en-US"/>
        </w:rPr>
        <w:t xml:space="preserve"> and country)</w:t>
      </w:r>
      <w:r w:rsidRPr="2B8B3F64">
        <w:rPr>
          <w:rFonts w:ascii="Arial" w:hAnsi="Arial" w:cs="Arial"/>
          <w:sz w:val="24"/>
          <w:szCs w:val="24"/>
          <w:lang w:val="en-US"/>
        </w:rPr>
        <w:t xml:space="preserve">, aiming to provide a comprehensive understanding of the </w:t>
      </w:r>
      <w:del w:author="Kelly Johany Garces Pernett" w:date="2025-05-22T15:23:00Z" w:id="18">
        <w:r w:rsidRPr="2B8B3F64" w:rsidDel="000F2A6E">
          <w:rPr>
            <w:rFonts w:ascii="Arial" w:hAnsi="Arial" w:cs="Arial"/>
            <w:sz w:val="24"/>
            <w:szCs w:val="24"/>
            <w:lang w:val="en-US"/>
          </w:rPr>
          <w:delText>determinants</w:delText>
        </w:r>
      </w:del>
      <w:ins w:author="Kelly Johany Garces Pernett" w:date="2025-05-22T15:23:00Z" w:id="19">
        <w:r w:rsidRPr="2B8B3F64" w:rsidR="5D637C4D">
          <w:rPr>
            <w:rFonts w:ascii="Arial" w:hAnsi="Arial" w:cs="Arial"/>
            <w:sz w:val="24"/>
            <w:szCs w:val="24"/>
            <w:lang w:val="en-US"/>
          </w:rPr>
          <w:t>perceptions</w:t>
        </w:r>
      </w:ins>
      <w:r w:rsidRPr="2B8B3F64">
        <w:rPr>
          <w:rFonts w:ascii="Arial" w:hAnsi="Arial" w:cs="Arial"/>
          <w:sz w:val="24"/>
          <w:szCs w:val="24"/>
          <w:lang w:val="en-US"/>
        </w:rPr>
        <w:t xml:space="preserve"> of </w:t>
      </w:r>
      <w:del w:author="Kelly Johany Garces Pernett" w:date="2025-05-22T15:27:00Z" w:id="20">
        <w:r w:rsidRPr="2B8B3F64" w:rsidDel="000F2A6E">
          <w:rPr>
            <w:rFonts w:ascii="Arial" w:hAnsi="Arial" w:cs="Arial"/>
            <w:sz w:val="24"/>
            <w:szCs w:val="24"/>
            <w:lang w:val="en-US"/>
          </w:rPr>
          <w:delText>well-being</w:delText>
        </w:r>
      </w:del>
      <w:ins w:author="Kelly Johany Garces Pernett" w:date="2025-05-22T15:27:00Z" w:id="21">
        <w:r w:rsidRPr="2B8B3F64" w:rsidR="0553B91D">
          <w:rPr>
            <w:rFonts w:ascii="Arial" w:hAnsi="Arial" w:cs="Arial"/>
            <w:sz w:val="24"/>
            <w:szCs w:val="24"/>
            <w:lang w:val="en-US"/>
          </w:rPr>
          <w:t>performance, motivation,</w:t>
        </w:r>
      </w:ins>
      <w:r w:rsidRPr="2B8B3F64">
        <w:rPr>
          <w:rFonts w:ascii="Arial" w:hAnsi="Arial" w:cs="Arial"/>
          <w:sz w:val="24"/>
          <w:szCs w:val="24"/>
          <w:lang w:val="en-US"/>
        </w:rPr>
        <w:t xml:space="preserve"> and stress in a hybrid/remote work environmen</w:t>
      </w:r>
      <w:commentRangeStart w:id="22"/>
      <w:r w:rsidRPr="2B8B3F64">
        <w:rPr>
          <w:rFonts w:ascii="Arial" w:hAnsi="Arial" w:cs="Arial"/>
          <w:sz w:val="24"/>
          <w:szCs w:val="24"/>
          <w:lang w:val="en-US"/>
        </w:rPr>
        <w:t>t.</w:t>
      </w:r>
      <w:commentRangeEnd w:id="22"/>
      <w:r>
        <w:rPr>
          <w:rStyle w:val="CommentReference"/>
        </w:rPr>
        <w:commentReference w:id="22"/>
      </w:r>
    </w:p>
    <w:p w:rsidRPr="005955C7" w:rsidR="00D877C1" w:rsidP="00796848" w:rsidRDefault="00D877C1" w14:paraId="0EC54EC0" w14:textId="77777777">
      <w:pPr>
        <w:autoSpaceDE w:val="0"/>
        <w:autoSpaceDN w:val="0"/>
        <w:adjustRightInd w:val="0"/>
        <w:spacing w:after="0" w:line="240" w:lineRule="auto"/>
        <w:jc w:val="both"/>
        <w:rPr>
          <w:rFonts w:ascii="Arial" w:hAnsi="Arial" w:cs="Arial"/>
          <w:sz w:val="24"/>
          <w:szCs w:val="24"/>
          <w:lang w:val="en-US"/>
        </w:rPr>
      </w:pPr>
    </w:p>
    <w:p w:rsidRPr="005955C7" w:rsidR="005955C7" w:rsidP="00796848" w:rsidRDefault="005955C7" w14:paraId="2E856BDD" w14:textId="04ABB407">
      <w:pPr>
        <w:autoSpaceDE w:val="0"/>
        <w:autoSpaceDN w:val="0"/>
        <w:adjustRightInd w:val="0"/>
        <w:spacing w:after="0" w:line="240" w:lineRule="auto"/>
        <w:jc w:val="both"/>
        <w:rPr>
          <w:rFonts w:ascii="Arial" w:hAnsi="Arial" w:cs="Arial"/>
          <w:b/>
          <w:bCs/>
          <w:sz w:val="24"/>
          <w:szCs w:val="24"/>
          <w:lang w:val="en-US"/>
        </w:rPr>
      </w:pPr>
      <w:r w:rsidRPr="005955C7">
        <w:rPr>
          <w:rFonts w:ascii="Arial" w:hAnsi="Arial" w:cs="Arial"/>
          <w:b/>
          <w:bCs/>
          <w:sz w:val="24"/>
          <w:szCs w:val="24"/>
          <w:lang w:val="en-US"/>
        </w:rPr>
        <w:t>1.4. Purpose of the Study</w:t>
      </w:r>
    </w:p>
    <w:p w:rsidR="005955C7" w:rsidP="00796848" w:rsidRDefault="005F4FCD" w14:paraId="4404023A" w14:textId="77341D3D">
      <w:pPr>
        <w:autoSpaceDE w:val="0"/>
        <w:autoSpaceDN w:val="0"/>
        <w:adjustRightInd w:val="0"/>
        <w:spacing w:after="0" w:line="240" w:lineRule="auto"/>
        <w:jc w:val="both"/>
        <w:rPr>
          <w:rFonts w:ascii="Arial" w:hAnsi="Arial" w:cs="Arial"/>
          <w:sz w:val="24"/>
          <w:szCs w:val="24"/>
          <w:lang w:val="en-US"/>
        </w:rPr>
      </w:pPr>
      <w:r w:rsidRPr="2B8B3F64">
        <w:rPr>
          <w:rFonts w:ascii="Arial" w:hAnsi="Arial" w:cs="Arial"/>
          <w:sz w:val="24"/>
          <w:szCs w:val="24"/>
          <w:lang w:val="en-US"/>
        </w:rPr>
        <w:t xml:space="preserve">The primary objective of this research is to identify and analyze the key variables that impact software developers' </w:t>
      </w:r>
      <w:ins w:author="Kelly Johany Garces Pernett" w:date="2025-05-22T15:28:00Z" w:id="23">
        <w:r w:rsidRPr="2B8B3F64" w:rsidR="473BF37A">
          <w:rPr>
            <w:rFonts w:ascii="Arial" w:hAnsi="Arial" w:cs="Arial"/>
            <w:sz w:val="24"/>
            <w:szCs w:val="24"/>
            <w:lang w:val="en-US"/>
          </w:rPr>
          <w:t xml:space="preserve">performance, </w:t>
        </w:r>
      </w:ins>
      <w:del w:author="Kelly Johany Garces Pernett" w:date="2025-05-22T15:28:00Z" w:id="24">
        <w:r w:rsidRPr="2B8B3F64" w:rsidDel="005F4FCD">
          <w:rPr>
            <w:rFonts w:ascii="Arial" w:hAnsi="Arial" w:cs="Arial"/>
            <w:sz w:val="24"/>
            <w:szCs w:val="24"/>
            <w:lang w:val="en-US"/>
          </w:rPr>
          <w:delText>well-being</w:delText>
        </w:r>
      </w:del>
      <w:ins w:author="Kelly Johany Garces Pernett" w:date="2025-05-22T15:28:00Z" w:id="25">
        <w:r w:rsidRPr="2B8B3F64" w:rsidR="2D1967C7">
          <w:rPr>
            <w:rFonts w:ascii="Arial" w:hAnsi="Arial" w:cs="Arial"/>
            <w:sz w:val="24"/>
            <w:szCs w:val="24"/>
            <w:lang w:val="en-US"/>
          </w:rPr>
          <w:t xml:space="preserve">motivation, </w:t>
        </w:r>
      </w:ins>
      <w:r w:rsidRPr="2B8B3F64">
        <w:rPr>
          <w:rFonts w:ascii="Arial" w:hAnsi="Arial" w:cs="Arial"/>
          <w:sz w:val="24"/>
          <w:szCs w:val="24"/>
          <w:lang w:val="en-US"/>
        </w:rPr>
        <w:t xml:space="preserve"> and stress levels in hybrid/remote work settings, with particular attention to differences between managers and </w:t>
      </w:r>
      <w:r w:rsidRPr="2B8B3F64" w:rsidR="00C31995">
        <w:rPr>
          <w:rFonts w:ascii="Arial" w:hAnsi="Arial" w:cs="Arial"/>
          <w:sz w:val="24"/>
          <w:szCs w:val="24"/>
          <w:lang w:val="en-US"/>
        </w:rPr>
        <w:t>individual contributor</w:t>
      </w:r>
      <w:commentRangeStart w:id="26"/>
      <w:r w:rsidRPr="2B8B3F64" w:rsidR="00C31995">
        <w:rPr>
          <w:rFonts w:ascii="Arial" w:hAnsi="Arial" w:cs="Arial"/>
          <w:sz w:val="24"/>
          <w:szCs w:val="24"/>
          <w:lang w:val="en-US"/>
        </w:rPr>
        <w:t>s</w:t>
      </w:r>
      <w:r w:rsidRPr="2B8B3F64">
        <w:rPr>
          <w:rFonts w:ascii="Arial" w:hAnsi="Arial" w:cs="Arial"/>
          <w:sz w:val="24"/>
          <w:szCs w:val="24"/>
          <w:lang w:val="en-US"/>
        </w:rPr>
        <w:t>.</w:t>
      </w:r>
      <w:commentRangeEnd w:id="26"/>
      <w:r>
        <w:rPr>
          <w:rStyle w:val="CommentReference"/>
        </w:rPr>
        <w:commentReference w:id="26"/>
      </w:r>
      <w:r w:rsidRPr="2B8B3F64">
        <w:rPr>
          <w:rFonts w:ascii="Arial" w:hAnsi="Arial" w:cs="Arial"/>
          <w:sz w:val="24"/>
          <w:szCs w:val="24"/>
          <w:lang w:val="en-US"/>
        </w:rPr>
        <w:t xml:space="preserve"> </w:t>
      </w:r>
      <w:r w:rsidRPr="2B8B3F64" w:rsidR="004A4D16">
        <w:rPr>
          <w:rFonts w:ascii="Arial" w:hAnsi="Arial" w:cs="Arial"/>
          <w:sz w:val="24"/>
          <w:szCs w:val="24"/>
          <w:lang w:val="en-US"/>
        </w:rPr>
        <w:t>By leveraging quantitative analysis methods, this study offers a different perspective that has been absent from previous research in this topic. The findings will enable organizations to make data-driven decisions to improve employee working conditions and better adapt to the evolving nature of remote work. This study focuses on software developers and similar technical professionals working remotely at least one day a week, examining both individual and work-related factors.</w:t>
      </w:r>
    </w:p>
    <w:p w:rsidR="004A4D16" w:rsidP="00796848" w:rsidRDefault="004A4D16" w14:paraId="551F88C2" w14:textId="77777777">
      <w:pPr>
        <w:autoSpaceDE w:val="0"/>
        <w:autoSpaceDN w:val="0"/>
        <w:adjustRightInd w:val="0"/>
        <w:spacing w:after="0" w:line="240" w:lineRule="auto"/>
        <w:jc w:val="both"/>
        <w:rPr>
          <w:rFonts w:ascii="Arial" w:hAnsi="Arial" w:cs="Arial"/>
          <w:sz w:val="24"/>
          <w:szCs w:val="24"/>
          <w:lang w:val="en-US"/>
        </w:rPr>
      </w:pPr>
    </w:p>
    <w:p w:rsidRPr="005955C7" w:rsidR="005955C7" w:rsidP="00796848" w:rsidRDefault="0083187C" w14:paraId="61CBE657" w14:textId="70EB261C">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Lastly, t</w:t>
      </w:r>
      <w:r w:rsidRPr="005955C7" w:rsidR="005955C7">
        <w:rPr>
          <w:rFonts w:ascii="Arial" w:hAnsi="Arial" w:cs="Arial"/>
          <w:sz w:val="24"/>
          <w:szCs w:val="24"/>
          <w:lang w:val="en-US"/>
        </w:rPr>
        <w:t>h</w:t>
      </w:r>
      <w:r w:rsidR="005955C7">
        <w:rPr>
          <w:rFonts w:ascii="Arial" w:hAnsi="Arial" w:cs="Arial"/>
          <w:sz w:val="24"/>
          <w:szCs w:val="24"/>
          <w:lang w:val="en-US"/>
        </w:rPr>
        <w:t>is study aims to make t</w:t>
      </w:r>
      <w:r w:rsidR="00A12CE5">
        <w:rPr>
          <w:rFonts w:ascii="Arial" w:hAnsi="Arial" w:cs="Arial"/>
          <w:sz w:val="24"/>
          <w:szCs w:val="24"/>
          <w:lang w:val="en-US"/>
        </w:rPr>
        <w:t>hree</w:t>
      </w:r>
      <w:r w:rsidR="005955C7">
        <w:rPr>
          <w:rFonts w:ascii="Arial" w:hAnsi="Arial" w:cs="Arial"/>
          <w:sz w:val="24"/>
          <w:szCs w:val="24"/>
          <w:lang w:val="en-US"/>
        </w:rPr>
        <w:t xml:space="preserve"> key contributions:</w:t>
      </w:r>
    </w:p>
    <w:p w:rsidR="007155E2" w:rsidP="00796848" w:rsidRDefault="007155E2" w14:paraId="1590421B" w14:textId="1E108BB9">
      <w:pPr>
        <w:pStyle w:val="ListParagraph"/>
        <w:numPr>
          <w:ilvl w:val="0"/>
          <w:numId w:val="3"/>
        </w:numPr>
        <w:autoSpaceDE w:val="0"/>
        <w:autoSpaceDN w:val="0"/>
        <w:adjustRightInd w:val="0"/>
        <w:spacing w:after="0" w:line="240" w:lineRule="auto"/>
        <w:jc w:val="both"/>
        <w:rPr>
          <w:rFonts w:ascii="Arial" w:hAnsi="Arial" w:cs="Arial"/>
          <w:sz w:val="24"/>
          <w:szCs w:val="24"/>
          <w:lang w:val="en-US"/>
        </w:rPr>
      </w:pPr>
      <w:r w:rsidRPr="2B8B3F64">
        <w:rPr>
          <w:rFonts w:ascii="Arial" w:hAnsi="Arial" w:cs="Arial"/>
          <w:sz w:val="24"/>
          <w:szCs w:val="24"/>
          <w:lang w:val="en-US"/>
        </w:rPr>
        <w:t xml:space="preserve">It will apply statistical methods to analyze patterns and relationships between key variables and outcomes, an approach that has been underutilized in previous well-being </w:t>
      </w:r>
      <w:commentRangeStart w:id="27"/>
      <w:commentRangeStart w:id="28"/>
      <w:r w:rsidRPr="2B8B3F64">
        <w:rPr>
          <w:rFonts w:ascii="Arial" w:hAnsi="Arial" w:cs="Arial"/>
          <w:sz w:val="24"/>
          <w:szCs w:val="24"/>
          <w:lang w:val="en-US"/>
        </w:rPr>
        <w:t>studies</w:t>
      </w:r>
      <w:commentRangeEnd w:id="27"/>
      <w:r>
        <w:rPr>
          <w:rStyle w:val="CommentReference"/>
        </w:rPr>
        <w:commentReference w:id="27"/>
      </w:r>
      <w:commentRangeEnd w:id="28"/>
      <w:r w:rsidR="00EB1E55">
        <w:rPr>
          <w:rStyle w:val="CommentReference"/>
        </w:rPr>
        <w:commentReference w:id="28"/>
      </w:r>
      <w:r w:rsidRPr="2B8B3F64">
        <w:rPr>
          <w:rFonts w:ascii="Arial" w:hAnsi="Arial" w:cs="Arial"/>
          <w:sz w:val="24"/>
          <w:szCs w:val="24"/>
          <w:lang w:val="en-US"/>
        </w:rPr>
        <w:t xml:space="preserve"> related to remote work.</w:t>
      </w:r>
    </w:p>
    <w:p w:rsidR="00184ED2" w:rsidP="00184ED2" w:rsidRDefault="005955C7" w14:paraId="400E6ED9" w14:textId="0CAD22BA">
      <w:pPr>
        <w:pStyle w:val="ListParagraph"/>
        <w:numPr>
          <w:ilvl w:val="0"/>
          <w:numId w:val="3"/>
        </w:numPr>
        <w:autoSpaceDE w:val="0"/>
        <w:autoSpaceDN w:val="0"/>
        <w:adjustRightInd w:val="0"/>
        <w:spacing w:after="0" w:line="240" w:lineRule="auto"/>
        <w:jc w:val="both"/>
        <w:rPr>
          <w:rFonts w:ascii="Arial" w:hAnsi="Arial" w:cs="Arial"/>
          <w:sz w:val="24"/>
          <w:szCs w:val="24"/>
          <w:lang w:val="en-US"/>
        </w:rPr>
      </w:pPr>
      <w:r w:rsidRPr="2B8B3F64">
        <w:rPr>
          <w:rFonts w:ascii="Arial" w:hAnsi="Arial" w:cs="Arial"/>
          <w:sz w:val="24"/>
          <w:szCs w:val="24"/>
          <w:lang w:val="en-US"/>
        </w:rPr>
        <w:t>It will shift the focus from traditional performance-based analyses to</w:t>
      </w:r>
      <w:r w:rsidRPr="2B8B3F64" w:rsidR="00D85150">
        <w:rPr>
          <w:rFonts w:ascii="Arial" w:hAnsi="Arial" w:cs="Arial"/>
          <w:sz w:val="24"/>
          <w:szCs w:val="24"/>
          <w:lang w:val="en-US"/>
        </w:rPr>
        <w:t xml:space="preserve"> also include</w:t>
      </w:r>
      <w:r w:rsidRPr="2B8B3F64">
        <w:rPr>
          <w:rFonts w:ascii="Arial" w:hAnsi="Arial" w:cs="Arial"/>
          <w:sz w:val="24"/>
          <w:szCs w:val="24"/>
          <w:lang w:val="en-US"/>
        </w:rPr>
        <w:t xml:space="preserve"> an </w:t>
      </w:r>
      <w:r w:rsidRPr="2B8B3F64" w:rsidR="0083187C">
        <w:rPr>
          <w:rFonts w:ascii="Arial" w:hAnsi="Arial" w:cs="Arial"/>
          <w:sz w:val="24"/>
          <w:szCs w:val="24"/>
          <w:lang w:val="en-US"/>
        </w:rPr>
        <w:t>understanding</w:t>
      </w:r>
      <w:r w:rsidRPr="2B8B3F64">
        <w:rPr>
          <w:rFonts w:ascii="Arial" w:hAnsi="Arial" w:cs="Arial"/>
          <w:sz w:val="24"/>
          <w:szCs w:val="24"/>
          <w:lang w:val="en-US"/>
        </w:rPr>
        <w:t xml:space="preserve"> of employee </w:t>
      </w:r>
      <w:del w:author="Kelly Johany Garces Pernett" w:date="2025-05-22T15:39:00Z" w:id="29">
        <w:r w:rsidRPr="2B8B3F64" w:rsidDel="005955C7">
          <w:rPr>
            <w:rFonts w:ascii="Arial" w:hAnsi="Arial" w:cs="Arial"/>
            <w:sz w:val="24"/>
            <w:szCs w:val="24"/>
            <w:lang w:val="en-US"/>
          </w:rPr>
          <w:delText>well-being</w:delText>
        </w:r>
      </w:del>
      <w:ins w:author="Kelly Johany Garces Pernett" w:date="2025-05-22T15:39:00Z" w:id="30">
        <w:r w:rsidRPr="2B8B3F64" w:rsidR="2C5D8DDF">
          <w:rPr>
            <w:rFonts w:ascii="Arial" w:hAnsi="Arial" w:cs="Arial"/>
            <w:sz w:val="24"/>
            <w:szCs w:val="24"/>
            <w:lang w:val="en-US"/>
          </w:rPr>
          <w:t>motivation</w:t>
        </w:r>
      </w:ins>
      <w:r w:rsidRPr="2B8B3F64">
        <w:rPr>
          <w:rFonts w:ascii="Arial" w:hAnsi="Arial" w:cs="Arial"/>
          <w:sz w:val="24"/>
          <w:szCs w:val="24"/>
          <w:lang w:val="en-US"/>
        </w:rPr>
        <w:t xml:space="preserve"> and stress levels, offering a </w:t>
      </w:r>
      <w:r w:rsidRPr="2B8B3F64" w:rsidR="0083187C">
        <w:rPr>
          <w:rFonts w:ascii="Arial" w:hAnsi="Arial" w:cs="Arial"/>
          <w:sz w:val="24"/>
          <w:szCs w:val="24"/>
          <w:lang w:val="en-US"/>
        </w:rPr>
        <w:t xml:space="preserve">different </w:t>
      </w:r>
      <w:r w:rsidRPr="2B8B3F64">
        <w:rPr>
          <w:rFonts w:ascii="Arial" w:hAnsi="Arial" w:cs="Arial"/>
          <w:sz w:val="24"/>
          <w:szCs w:val="24"/>
          <w:lang w:val="en-US"/>
        </w:rPr>
        <w:t>perspective on the impact of remote work.</w:t>
      </w:r>
    </w:p>
    <w:p w:rsidRPr="00184ED2" w:rsidR="00184ED2" w:rsidP="00184ED2" w:rsidRDefault="00184ED2" w14:paraId="3046A1A8" w14:textId="7E4F376E">
      <w:pPr>
        <w:pStyle w:val="ListParagraph"/>
        <w:numPr>
          <w:ilvl w:val="0"/>
          <w:numId w:val="3"/>
        </w:numPr>
        <w:autoSpaceDE w:val="0"/>
        <w:autoSpaceDN w:val="0"/>
        <w:adjustRightInd w:val="0"/>
        <w:spacing w:after="0" w:line="240" w:lineRule="auto"/>
        <w:jc w:val="both"/>
        <w:rPr>
          <w:rFonts w:ascii="Arial" w:hAnsi="Arial" w:cs="Arial"/>
          <w:sz w:val="24"/>
          <w:szCs w:val="24"/>
          <w:lang w:val="en-US"/>
        </w:rPr>
      </w:pPr>
      <w:r w:rsidRPr="00184ED2">
        <w:rPr>
          <w:rFonts w:ascii="Arial" w:hAnsi="Arial" w:cs="Arial"/>
          <w:sz w:val="24"/>
          <w:szCs w:val="24"/>
          <w:lang w:val="en-US"/>
        </w:rPr>
        <w:t>It analyzes whether employees in different leadership roles experience remote work differently, providing insights for developing role-specific remote work strategies.</w:t>
      </w:r>
    </w:p>
    <w:p w:rsidRPr="00F51974" w:rsidR="00F51974" w:rsidP="00F51974" w:rsidRDefault="00F51974" w14:paraId="5C04ACFD" w14:textId="77777777">
      <w:pPr>
        <w:pStyle w:val="ListParagraph"/>
        <w:autoSpaceDE w:val="0"/>
        <w:autoSpaceDN w:val="0"/>
        <w:adjustRightInd w:val="0"/>
        <w:spacing w:after="0" w:line="240" w:lineRule="auto"/>
        <w:jc w:val="both"/>
        <w:rPr>
          <w:rFonts w:ascii="Arial" w:hAnsi="Arial" w:cs="Arial"/>
          <w:sz w:val="24"/>
          <w:szCs w:val="24"/>
          <w:lang w:val="en-US"/>
        </w:rPr>
      </w:pPr>
    </w:p>
    <w:p w:rsidR="00B859BB" w:rsidP="00796848" w:rsidRDefault="00B859BB" w14:paraId="0C7729DF" w14:textId="304DFC79">
      <w:pPr>
        <w:autoSpaceDE w:val="0"/>
        <w:autoSpaceDN w:val="0"/>
        <w:adjustRightInd w:val="0"/>
        <w:spacing w:after="0" w:line="240" w:lineRule="auto"/>
        <w:jc w:val="both"/>
        <w:rPr>
          <w:rFonts w:ascii="Arial" w:hAnsi="Arial" w:cs="Arial"/>
          <w:b/>
          <w:bCs/>
          <w:sz w:val="28"/>
          <w:szCs w:val="28"/>
          <w:lang w:val="en-US"/>
        </w:rPr>
      </w:pPr>
      <w:r w:rsidRPr="007F5D24">
        <w:rPr>
          <w:rFonts w:ascii="Arial" w:hAnsi="Arial" w:cs="Arial"/>
          <w:b/>
          <w:bCs/>
          <w:sz w:val="28"/>
          <w:szCs w:val="28"/>
          <w:lang w:val="en-US"/>
        </w:rPr>
        <w:t>2. RELATED LITERATURE</w:t>
      </w:r>
    </w:p>
    <w:p w:rsidR="00C16513" w:rsidP="00796848" w:rsidRDefault="00C16513" w14:paraId="71BE7C99" w14:textId="77777777">
      <w:pPr>
        <w:autoSpaceDE w:val="0"/>
        <w:autoSpaceDN w:val="0"/>
        <w:adjustRightInd w:val="0"/>
        <w:spacing w:after="0" w:line="240" w:lineRule="auto"/>
        <w:jc w:val="both"/>
        <w:rPr>
          <w:rFonts w:ascii="Arial" w:hAnsi="Arial" w:cs="Arial"/>
          <w:b/>
          <w:bCs/>
          <w:sz w:val="24"/>
          <w:szCs w:val="24"/>
          <w:lang w:val="en-US"/>
        </w:rPr>
      </w:pPr>
    </w:p>
    <w:p w:rsidR="00C16513" w:rsidP="00796848" w:rsidRDefault="00C16513" w14:paraId="60847EC8" w14:textId="5600A4C8">
      <w:pPr>
        <w:autoSpaceDE w:val="0"/>
        <w:autoSpaceDN w:val="0"/>
        <w:adjustRightInd w:val="0"/>
        <w:spacing w:after="0" w:line="240" w:lineRule="auto"/>
        <w:jc w:val="both"/>
        <w:rPr>
          <w:rFonts w:ascii="Arial" w:hAnsi="Arial" w:cs="Arial"/>
          <w:b/>
          <w:bCs/>
          <w:sz w:val="24"/>
          <w:szCs w:val="24"/>
          <w:lang w:val="en-US"/>
        </w:rPr>
      </w:pPr>
      <w:r>
        <w:rPr>
          <w:rFonts w:ascii="Arial" w:hAnsi="Arial" w:cs="Arial"/>
          <w:b/>
          <w:bCs/>
          <w:sz w:val="24"/>
          <w:szCs w:val="24"/>
          <w:lang w:val="en-US"/>
        </w:rPr>
        <w:t xml:space="preserve">2.1 </w:t>
      </w:r>
      <w:r w:rsidRPr="00C16513">
        <w:rPr>
          <w:rFonts w:ascii="Arial" w:hAnsi="Arial" w:cs="Arial"/>
          <w:b/>
          <w:bCs/>
          <w:sz w:val="24"/>
          <w:szCs w:val="24"/>
          <w:lang w:val="en-US"/>
        </w:rPr>
        <w:t>Theoretical Background</w:t>
      </w:r>
    </w:p>
    <w:p w:rsidR="00C16513" w:rsidP="00796848" w:rsidRDefault="00C16513" w14:paraId="3CE3CF69" w14:textId="55910F27">
      <w:pPr>
        <w:autoSpaceDE w:val="0"/>
        <w:autoSpaceDN w:val="0"/>
        <w:adjustRightInd w:val="0"/>
        <w:spacing w:after="0" w:line="240" w:lineRule="auto"/>
        <w:jc w:val="both"/>
        <w:rPr>
          <w:rFonts w:ascii="Arial" w:hAnsi="Arial" w:cs="Arial"/>
          <w:sz w:val="24"/>
          <w:szCs w:val="24"/>
          <w:lang w:val="en-US"/>
        </w:rPr>
      </w:pPr>
      <w:r w:rsidRPr="2B8B3F64">
        <w:rPr>
          <w:rFonts w:ascii="Arial" w:hAnsi="Arial" w:cs="Arial"/>
          <w:sz w:val="24"/>
          <w:szCs w:val="24"/>
          <w:lang w:val="en-US"/>
        </w:rPr>
        <w:t xml:space="preserve">The shift to remote work has </w:t>
      </w:r>
      <w:r w:rsidRPr="2B8B3F64" w:rsidR="0083187C">
        <w:rPr>
          <w:rFonts w:ascii="Arial" w:hAnsi="Arial" w:cs="Arial"/>
          <w:sz w:val="24"/>
          <w:szCs w:val="24"/>
          <w:lang w:val="en-US"/>
        </w:rPr>
        <w:t>changed</w:t>
      </w:r>
      <w:r w:rsidRPr="2B8B3F64">
        <w:rPr>
          <w:rFonts w:ascii="Arial" w:hAnsi="Arial" w:cs="Arial"/>
          <w:sz w:val="24"/>
          <w:szCs w:val="24"/>
          <w:lang w:val="en-US"/>
        </w:rPr>
        <w:t xml:space="preserve"> workplace dynamics, affecting employee </w:t>
      </w:r>
      <w:del w:author="Kelly Johany Garces Pernett" w:date="2025-05-22T15:41:00Z" w:id="31">
        <w:r w:rsidRPr="2B8B3F64" w:rsidDel="00C16513">
          <w:rPr>
            <w:rFonts w:ascii="Arial" w:hAnsi="Arial" w:cs="Arial"/>
            <w:sz w:val="24"/>
            <w:szCs w:val="24"/>
            <w:lang w:val="en-US"/>
          </w:rPr>
          <w:delText>well-being</w:delText>
        </w:r>
      </w:del>
      <w:ins w:author="Kelly Johany Garces Pernett" w:date="2025-05-22T15:41:00Z" w:id="32">
        <w:r w:rsidRPr="2B8B3F64" w:rsidR="355384B9">
          <w:rPr>
            <w:rFonts w:ascii="Arial" w:hAnsi="Arial" w:cs="Arial"/>
            <w:sz w:val="24"/>
            <w:szCs w:val="24"/>
            <w:lang w:val="en-US"/>
          </w:rPr>
          <w:t>motivation</w:t>
        </w:r>
      </w:ins>
      <w:r w:rsidRPr="2B8B3F64">
        <w:rPr>
          <w:rFonts w:ascii="Arial" w:hAnsi="Arial" w:cs="Arial"/>
          <w:sz w:val="24"/>
          <w:szCs w:val="24"/>
          <w:lang w:val="en-US"/>
        </w:rPr>
        <w:t xml:space="preserve"> and stress levels. Various psychological theories help explain how these factors interact in a remote work setting, particularly for software developers. This section reviews two relevant theoretical perspectives:</w:t>
      </w:r>
    </w:p>
    <w:p w:rsidR="00C16513" w:rsidP="00796848" w:rsidRDefault="00C16513" w14:paraId="17DD31E8" w14:textId="77777777">
      <w:pPr>
        <w:autoSpaceDE w:val="0"/>
        <w:autoSpaceDN w:val="0"/>
        <w:adjustRightInd w:val="0"/>
        <w:spacing w:after="0" w:line="240" w:lineRule="auto"/>
        <w:jc w:val="both"/>
        <w:rPr>
          <w:rFonts w:ascii="Arial" w:hAnsi="Arial" w:cs="Arial"/>
          <w:sz w:val="24"/>
          <w:szCs w:val="24"/>
          <w:lang w:val="en-US"/>
        </w:rPr>
      </w:pPr>
    </w:p>
    <w:p w:rsidR="00C16513" w:rsidP="00796848" w:rsidRDefault="00C16513" w14:paraId="4A1E560E" w14:textId="26A7E8BB">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The S</w:t>
      </w:r>
      <w:r w:rsidRPr="00C16513">
        <w:rPr>
          <w:rFonts w:ascii="Arial" w:hAnsi="Arial" w:cs="Arial"/>
          <w:sz w:val="24"/>
          <w:szCs w:val="24"/>
          <w:lang w:val="en-US"/>
        </w:rPr>
        <w:t>elf-Determination Theory</w:t>
      </w:r>
      <w:r w:rsidR="008014F3">
        <w:rPr>
          <w:rFonts w:ascii="Arial" w:hAnsi="Arial" w:cs="Arial"/>
          <w:sz w:val="24"/>
          <w:szCs w:val="24"/>
          <w:lang w:val="en-US"/>
        </w:rPr>
        <w:t xml:space="preserve">, </w:t>
      </w:r>
      <w:r w:rsidRPr="00C16513">
        <w:rPr>
          <w:rFonts w:ascii="Arial" w:hAnsi="Arial" w:cs="Arial"/>
          <w:sz w:val="24"/>
          <w:szCs w:val="24"/>
          <w:lang w:val="en-US"/>
        </w:rPr>
        <w:t xml:space="preserve">developed by Ryan and Deci, identifies three fundamental human needs that drive motivation and well-being: autonomy, </w:t>
      </w:r>
      <w:r w:rsidRPr="006636E7">
        <w:rPr>
          <w:rFonts w:ascii="Arial" w:hAnsi="Arial" w:cs="Arial"/>
          <w:sz w:val="24"/>
          <w:szCs w:val="24"/>
          <w:lang w:val="en-US"/>
        </w:rPr>
        <w:t>competence</w:t>
      </w:r>
      <w:r w:rsidRPr="00C16513">
        <w:rPr>
          <w:rFonts w:ascii="Arial" w:hAnsi="Arial" w:cs="Arial"/>
          <w:sz w:val="24"/>
          <w:szCs w:val="24"/>
          <w:lang w:val="en-US"/>
        </w:rPr>
        <w:t xml:space="preserve">, and </w:t>
      </w:r>
      <w:r w:rsidRPr="00C16513" w:rsidR="00D30A59">
        <w:rPr>
          <w:rFonts w:ascii="Arial" w:hAnsi="Arial" w:cs="Arial"/>
          <w:sz w:val="24"/>
          <w:szCs w:val="24"/>
          <w:lang w:val="en-US"/>
        </w:rPr>
        <w:t>relatedness​</w:t>
      </w:r>
      <w:r w:rsidRPr="00D30A59" w:rsidR="00D30A59">
        <w:rPr>
          <w:rFonts w:ascii="Arial" w:hAnsi="Arial" w:cs="Arial"/>
          <w:sz w:val="24"/>
          <w:szCs w:val="24"/>
          <w:lang w:val="en-US"/>
        </w:rPr>
        <w:t xml:space="preserve"> [1].</w:t>
      </w:r>
      <w:r w:rsidR="00D30A59">
        <w:rPr>
          <w:rFonts w:ascii="Arial" w:hAnsi="Arial" w:cs="Arial"/>
          <w:sz w:val="24"/>
          <w:szCs w:val="24"/>
          <w:lang w:val="en-US"/>
        </w:rPr>
        <w:t xml:space="preserve"> </w:t>
      </w:r>
      <w:r w:rsidRPr="00C16513">
        <w:rPr>
          <w:rFonts w:ascii="Arial" w:hAnsi="Arial" w:cs="Arial"/>
          <w:sz w:val="24"/>
          <w:szCs w:val="24"/>
          <w:lang w:val="en-US"/>
        </w:rPr>
        <w:t xml:space="preserve">In remote work, autonomy is often enhanced as employees have greater control over their schedules. However, the lack of social interaction can negatively impact relatedness, potentially increasing stress and reducing well-being​. A study on software engineers working remotely found that </w:t>
      </w:r>
      <w:r w:rsidRPr="006636E7">
        <w:rPr>
          <w:rFonts w:ascii="Arial" w:hAnsi="Arial" w:cs="Arial"/>
          <w:sz w:val="24"/>
          <w:szCs w:val="24"/>
          <w:lang w:val="en-US"/>
        </w:rPr>
        <w:t>competence</w:t>
      </w:r>
      <w:r w:rsidR="003210BF">
        <w:rPr>
          <w:rFonts w:ascii="Arial" w:hAnsi="Arial" w:cs="Arial"/>
          <w:sz w:val="24"/>
          <w:szCs w:val="24"/>
          <w:lang w:val="en-US"/>
        </w:rPr>
        <w:t xml:space="preserve"> </w:t>
      </w:r>
      <w:r w:rsidRPr="00C16513">
        <w:rPr>
          <w:rFonts w:ascii="Arial" w:hAnsi="Arial" w:cs="Arial"/>
          <w:sz w:val="24"/>
          <w:szCs w:val="24"/>
          <w:lang w:val="en-US"/>
        </w:rPr>
        <w:t xml:space="preserve">and autonomy were positively correlated with job satisfaction, but lower relatedness led to feelings of </w:t>
      </w:r>
      <w:r w:rsidRPr="00C16513" w:rsidR="008B4B6A">
        <w:rPr>
          <w:rFonts w:ascii="Arial" w:hAnsi="Arial" w:cs="Arial"/>
          <w:sz w:val="24"/>
          <w:szCs w:val="24"/>
          <w:lang w:val="en-US"/>
        </w:rPr>
        <w:t>isolation​</w:t>
      </w:r>
      <w:r w:rsidRPr="00D30A59" w:rsidR="008B4B6A">
        <w:rPr>
          <w:rFonts w:ascii="Arial" w:hAnsi="Arial" w:cs="Arial"/>
          <w:sz w:val="24"/>
          <w:szCs w:val="24"/>
          <w:lang w:val="en-US"/>
        </w:rPr>
        <w:t xml:space="preserve"> [</w:t>
      </w:r>
      <w:r w:rsidR="003210BF">
        <w:rPr>
          <w:rFonts w:ascii="Arial" w:hAnsi="Arial" w:cs="Arial"/>
          <w:sz w:val="24"/>
          <w:szCs w:val="24"/>
          <w:lang w:val="en-US"/>
        </w:rPr>
        <w:t>2</w:t>
      </w:r>
      <w:r w:rsidRPr="00D30A59" w:rsidR="003210BF">
        <w:rPr>
          <w:rFonts w:ascii="Arial" w:hAnsi="Arial" w:cs="Arial"/>
          <w:sz w:val="24"/>
          <w:szCs w:val="24"/>
          <w:lang w:val="en-US"/>
        </w:rPr>
        <w:t>]</w:t>
      </w:r>
      <w:r w:rsidR="003210BF">
        <w:rPr>
          <w:rFonts w:ascii="Arial" w:hAnsi="Arial" w:cs="Arial"/>
          <w:sz w:val="24"/>
          <w:szCs w:val="24"/>
          <w:lang w:val="en-US"/>
        </w:rPr>
        <w:t>.</w:t>
      </w:r>
    </w:p>
    <w:p w:rsidR="00953209" w:rsidP="00796848" w:rsidRDefault="00953209" w14:paraId="5286A261" w14:textId="77777777">
      <w:pPr>
        <w:autoSpaceDE w:val="0"/>
        <w:autoSpaceDN w:val="0"/>
        <w:adjustRightInd w:val="0"/>
        <w:spacing w:after="0" w:line="240" w:lineRule="auto"/>
        <w:jc w:val="both"/>
        <w:rPr>
          <w:rFonts w:ascii="Arial" w:hAnsi="Arial" w:cs="Arial"/>
          <w:sz w:val="24"/>
          <w:szCs w:val="24"/>
          <w:lang w:val="en-US"/>
        </w:rPr>
      </w:pPr>
    </w:p>
    <w:p w:rsidR="00953209" w:rsidP="00796848" w:rsidRDefault="008B4B6A" w14:paraId="2DCC5DA7" w14:textId="2FA0CA5C">
      <w:pPr>
        <w:autoSpaceDE w:val="0"/>
        <w:autoSpaceDN w:val="0"/>
        <w:adjustRightInd w:val="0"/>
        <w:spacing w:after="0" w:line="240" w:lineRule="auto"/>
        <w:jc w:val="both"/>
        <w:rPr>
          <w:rFonts w:ascii="Arial" w:hAnsi="Arial" w:cs="Arial"/>
          <w:sz w:val="24"/>
          <w:szCs w:val="24"/>
          <w:lang w:val="en-US"/>
        </w:rPr>
      </w:pPr>
      <w:r w:rsidRPr="008B4B6A">
        <w:rPr>
          <w:rFonts w:ascii="Arial" w:hAnsi="Arial" w:cs="Arial"/>
          <w:sz w:val="24"/>
          <w:szCs w:val="24"/>
          <w:lang w:val="en-US"/>
        </w:rPr>
        <w:t>A</w:t>
      </w:r>
      <w:r w:rsidRPr="008B4B6A" w:rsidR="003210BF">
        <w:rPr>
          <w:rFonts w:ascii="Arial" w:hAnsi="Arial" w:cs="Arial"/>
          <w:sz w:val="24"/>
          <w:szCs w:val="24"/>
          <w:lang w:val="en-US"/>
        </w:rPr>
        <w:t xml:space="preserve"> second</w:t>
      </w:r>
      <w:r w:rsidRPr="008B4B6A">
        <w:rPr>
          <w:rFonts w:ascii="Arial" w:hAnsi="Arial" w:cs="Arial"/>
          <w:sz w:val="24"/>
          <w:szCs w:val="24"/>
          <w:lang w:val="en-US"/>
        </w:rPr>
        <w:t xml:space="preserve"> relevant</w:t>
      </w:r>
      <w:r w:rsidRPr="008B4B6A" w:rsidR="003210BF">
        <w:rPr>
          <w:rFonts w:ascii="Arial" w:hAnsi="Arial" w:cs="Arial"/>
          <w:sz w:val="24"/>
          <w:szCs w:val="24"/>
          <w:lang w:val="en-US"/>
        </w:rPr>
        <w:t xml:space="preserve"> approach is the hedonic and eud</w:t>
      </w:r>
      <w:r w:rsidR="00EA6FB4">
        <w:rPr>
          <w:rFonts w:ascii="Arial" w:hAnsi="Arial" w:cs="Arial"/>
          <w:sz w:val="24"/>
          <w:szCs w:val="24"/>
          <w:lang w:val="en-US"/>
        </w:rPr>
        <w:t>ai</w:t>
      </w:r>
      <w:r w:rsidRPr="008B4B6A" w:rsidR="003210BF">
        <w:rPr>
          <w:rFonts w:ascii="Arial" w:hAnsi="Arial" w:cs="Arial"/>
          <w:sz w:val="24"/>
          <w:szCs w:val="24"/>
          <w:lang w:val="en-US"/>
        </w:rPr>
        <w:t xml:space="preserve">monic framework. </w:t>
      </w:r>
      <w:r w:rsidRPr="008B4B6A" w:rsidR="00953209">
        <w:rPr>
          <w:rFonts w:ascii="Arial" w:hAnsi="Arial" w:cs="Arial"/>
          <w:sz w:val="24"/>
          <w:szCs w:val="24"/>
          <w:lang w:val="en-US"/>
        </w:rPr>
        <w:t>Th</w:t>
      </w:r>
      <w:r w:rsidRPr="008B4B6A">
        <w:rPr>
          <w:rFonts w:ascii="Arial" w:hAnsi="Arial" w:cs="Arial"/>
          <w:sz w:val="24"/>
          <w:szCs w:val="24"/>
          <w:lang w:val="en-US"/>
        </w:rPr>
        <w:t>is perspective distinguishes</w:t>
      </w:r>
      <w:r w:rsidRPr="008B4B6A" w:rsidR="00953209">
        <w:rPr>
          <w:rFonts w:ascii="Arial" w:hAnsi="Arial" w:cs="Arial"/>
          <w:sz w:val="24"/>
          <w:szCs w:val="24"/>
          <w:lang w:val="en-US"/>
        </w:rPr>
        <w:t xml:space="preserve"> between</w:t>
      </w:r>
      <w:r w:rsidRPr="008B4B6A">
        <w:rPr>
          <w:rFonts w:ascii="Arial" w:hAnsi="Arial" w:cs="Arial"/>
          <w:sz w:val="24"/>
          <w:szCs w:val="24"/>
          <w:lang w:val="en-US"/>
        </w:rPr>
        <w:t xml:space="preserve"> two aspects of well-being:</w:t>
      </w:r>
      <w:r w:rsidRPr="008B4B6A" w:rsidR="00953209">
        <w:rPr>
          <w:rFonts w:ascii="Arial" w:hAnsi="Arial" w:cs="Arial"/>
          <w:sz w:val="24"/>
          <w:szCs w:val="24"/>
          <w:lang w:val="en-US"/>
        </w:rPr>
        <w:t xml:space="preserve"> </w:t>
      </w:r>
      <w:r w:rsidRPr="008B4B6A">
        <w:rPr>
          <w:rFonts w:ascii="Arial" w:hAnsi="Arial" w:cs="Arial"/>
          <w:sz w:val="24"/>
          <w:szCs w:val="24"/>
          <w:lang w:val="en-US"/>
        </w:rPr>
        <w:t>hedonic well-being, which relates to short-term pleasure and stress avoidance, and eudaimonic well-being, which is associated with meaning, purpose, and long-term fulfillment [3].</w:t>
      </w:r>
      <w:r>
        <w:rPr>
          <w:rFonts w:ascii="Arial" w:hAnsi="Arial" w:cs="Arial"/>
          <w:sz w:val="24"/>
          <w:szCs w:val="24"/>
          <w:lang w:val="en-US"/>
        </w:rPr>
        <w:t xml:space="preserve"> </w:t>
      </w:r>
      <w:r w:rsidRPr="00291E34" w:rsidR="00953209">
        <w:rPr>
          <w:rFonts w:ascii="Arial" w:hAnsi="Arial" w:cs="Arial"/>
          <w:sz w:val="24"/>
          <w:szCs w:val="24"/>
          <w:lang w:val="en-US"/>
        </w:rPr>
        <w:t>Research on software professionals has found that intrinsic motivators such as personal growth, mastery, and knowledge-sharing contribute to eudaimonic well-being, while stressors such as lack of communication, isolation, and job insecurity reduce overall well-</w:t>
      </w:r>
      <w:r w:rsidRPr="00291E34">
        <w:rPr>
          <w:rFonts w:ascii="Arial" w:hAnsi="Arial" w:cs="Arial"/>
          <w:sz w:val="24"/>
          <w:szCs w:val="24"/>
          <w:lang w:val="en-US"/>
        </w:rPr>
        <w:t>being​​ [3].</w:t>
      </w:r>
    </w:p>
    <w:p w:rsidR="008B4B6A" w:rsidP="00796848" w:rsidRDefault="008B4B6A" w14:paraId="187F4C02" w14:textId="77777777">
      <w:pPr>
        <w:autoSpaceDE w:val="0"/>
        <w:autoSpaceDN w:val="0"/>
        <w:adjustRightInd w:val="0"/>
        <w:spacing w:after="0" w:line="240" w:lineRule="auto"/>
        <w:jc w:val="both"/>
        <w:rPr>
          <w:rFonts w:ascii="Arial" w:hAnsi="Arial" w:cs="Arial"/>
          <w:sz w:val="24"/>
          <w:szCs w:val="24"/>
          <w:lang w:val="en-US"/>
        </w:rPr>
      </w:pPr>
    </w:p>
    <w:p w:rsidR="00953209" w:rsidP="00796848" w:rsidRDefault="00953209" w14:paraId="4F355DED" w14:textId="03450D41">
      <w:pPr>
        <w:autoSpaceDE w:val="0"/>
        <w:autoSpaceDN w:val="0"/>
        <w:adjustRightInd w:val="0"/>
        <w:spacing w:after="0" w:line="240" w:lineRule="auto"/>
        <w:jc w:val="both"/>
        <w:rPr>
          <w:rFonts w:ascii="Arial" w:hAnsi="Arial" w:cs="Arial"/>
          <w:sz w:val="24"/>
          <w:szCs w:val="24"/>
          <w:lang w:val="en-US"/>
        </w:rPr>
      </w:pPr>
      <w:r w:rsidRPr="2B8B3F64">
        <w:rPr>
          <w:rFonts w:ascii="Arial" w:hAnsi="Arial" w:cs="Arial"/>
          <w:sz w:val="24"/>
          <w:szCs w:val="24"/>
          <w:lang w:val="en-US"/>
        </w:rPr>
        <w:t xml:space="preserve">These theoretical models offer complementary perspectives on how remote work impacts </w:t>
      </w:r>
      <w:del w:author="Kelly Johany Garces Pernett" w:date="2025-05-22T15:47:00Z" w:id="33">
        <w:r w:rsidRPr="2B8B3F64" w:rsidDel="00953209">
          <w:rPr>
            <w:rFonts w:ascii="Arial" w:hAnsi="Arial" w:cs="Arial"/>
            <w:sz w:val="24"/>
            <w:szCs w:val="24"/>
            <w:lang w:val="en-US"/>
          </w:rPr>
          <w:delText>well-being</w:delText>
        </w:r>
      </w:del>
      <w:ins w:author="Kelly Johany Garces Pernett" w:date="2025-05-22T15:47:00Z" w:id="34">
        <w:r w:rsidRPr="2B8B3F64" w:rsidR="7E69A948">
          <w:rPr>
            <w:rFonts w:ascii="Arial" w:hAnsi="Arial" w:cs="Arial"/>
            <w:sz w:val="24"/>
            <w:szCs w:val="24"/>
            <w:lang w:val="en-US"/>
          </w:rPr>
          <w:t>motivation</w:t>
        </w:r>
      </w:ins>
      <w:r w:rsidRPr="2B8B3F64">
        <w:rPr>
          <w:rFonts w:ascii="Arial" w:hAnsi="Arial" w:cs="Arial"/>
          <w:sz w:val="24"/>
          <w:szCs w:val="24"/>
          <w:lang w:val="en-US"/>
        </w:rPr>
        <w:t xml:space="preserve"> and stress. </w:t>
      </w:r>
      <w:commentRangeStart w:id="35"/>
      <w:r w:rsidRPr="2B8B3F64">
        <w:rPr>
          <w:rFonts w:ascii="Arial" w:hAnsi="Arial" w:cs="Arial"/>
          <w:sz w:val="24"/>
          <w:szCs w:val="24"/>
          <w:lang w:val="en-US"/>
        </w:rPr>
        <w:t xml:space="preserve">Understanding these frameworks allows us to design an empirical study that examines which factors most significantly influence software </w:t>
      </w:r>
      <w:r w:rsidRPr="2B8B3F64" w:rsidR="00291E34">
        <w:rPr>
          <w:rFonts w:ascii="Arial" w:hAnsi="Arial" w:cs="Arial"/>
          <w:sz w:val="24"/>
          <w:szCs w:val="24"/>
          <w:lang w:val="en-US"/>
        </w:rPr>
        <w:t>developers’</w:t>
      </w:r>
      <w:r w:rsidRPr="2B8B3F64">
        <w:rPr>
          <w:rFonts w:ascii="Arial" w:hAnsi="Arial" w:cs="Arial"/>
          <w:sz w:val="24"/>
          <w:szCs w:val="24"/>
          <w:lang w:val="en-US"/>
        </w:rPr>
        <w:t xml:space="preserve"> </w:t>
      </w:r>
      <w:del w:author="Kelly Johany Garces Pernett" w:date="2025-05-22T15:47:00Z" w:id="36">
        <w:r w:rsidRPr="2B8B3F64" w:rsidDel="00953209">
          <w:rPr>
            <w:rFonts w:ascii="Arial" w:hAnsi="Arial" w:cs="Arial"/>
            <w:sz w:val="24"/>
            <w:szCs w:val="24"/>
            <w:lang w:val="en-US"/>
          </w:rPr>
          <w:delText>well-being</w:delText>
        </w:r>
      </w:del>
      <w:ins w:author="Kelly Johany Garces Pernett" w:date="2025-05-22T15:47:00Z" w:id="37">
        <w:r w:rsidRPr="2B8B3F64" w:rsidR="7B539607">
          <w:rPr>
            <w:rFonts w:ascii="Arial" w:hAnsi="Arial" w:cs="Arial"/>
            <w:sz w:val="24"/>
            <w:szCs w:val="24"/>
            <w:lang w:val="en-US"/>
          </w:rPr>
          <w:t>motiv</w:t>
        </w:r>
      </w:ins>
      <w:ins w:author="Kelly Johany Garces Pernett" w:date="2025-05-22T15:48:00Z" w:id="38">
        <w:r w:rsidRPr="2B8B3F64" w:rsidR="7B539607">
          <w:rPr>
            <w:rFonts w:ascii="Arial" w:hAnsi="Arial" w:cs="Arial"/>
            <w:sz w:val="24"/>
            <w:szCs w:val="24"/>
            <w:lang w:val="en-US"/>
          </w:rPr>
          <w:t>ation</w:t>
        </w:r>
      </w:ins>
      <w:r w:rsidRPr="2B8B3F64">
        <w:rPr>
          <w:rFonts w:ascii="Arial" w:hAnsi="Arial" w:cs="Arial"/>
          <w:sz w:val="24"/>
          <w:szCs w:val="24"/>
          <w:lang w:val="en-US"/>
        </w:rPr>
        <w:t xml:space="preserve"> and stress in remote work environments.</w:t>
      </w:r>
      <w:commentRangeEnd w:id="35"/>
      <w:r>
        <w:rPr>
          <w:rStyle w:val="CommentReference"/>
        </w:rPr>
        <w:commentReference w:id="35"/>
      </w:r>
    </w:p>
    <w:p w:rsidR="00A92A53" w:rsidP="00A92A53" w:rsidRDefault="00A92A53" w14:paraId="7B170864" w14:textId="77777777">
      <w:pPr>
        <w:autoSpaceDE w:val="0"/>
        <w:autoSpaceDN w:val="0"/>
        <w:adjustRightInd w:val="0"/>
        <w:spacing w:after="0" w:line="240" w:lineRule="auto"/>
        <w:jc w:val="both"/>
        <w:rPr>
          <w:rFonts w:ascii="Arial" w:hAnsi="Arial" w:cs="Arial"/>
          <w:b/>
          <w:bCs/>
          <w:sz w:val="24"/>
          <w:szCs w:val="24"/>
          <w:lang w:val="en-US"/>
        </w:rPr>
      </w:pPr>
    </w:p>
    <w:p w:rsidR="00A92A53" w:rsidP="00A92A53" w:rsidRDefault="00A92A53" w14:paraId="1AEFE762" w14:textId="7C8E3C98">
      <w:pPr>
        <w:autoSpaceDE w:val="0"/>
        <w:autoSpaceDN w:val="0"/>
        <w:adjustRightInd w:val="0"/>
        <w:spacing w:after="0" w:line="240" w:lineRule="auto"/>
        <w:jc w:val="both"/>
        <w:rPr>
          <w:rFonts w:ascii="Arial" w:hAnsi="Arial" w:cs="Arial"/>
          <w:b/>
          <w:bCs/>
          <w:sz w:val="24"/>
          <w:szCs w:val="24"/>
          <w:lang w:val="en-US"/>
        </w:rPr>
      </w:pPr>
      <w:r w:rsidRPr="2B8B3F64">
        <w:rPr>
          <w:rFonts w:ascii="Arial" w:hAnsi="Arial" w:cs="Arial"/>
          <w:b/>
          <w:bCs/>
          <w:sz w:val="24"/>
          <w:szCs w:val="24"/>
          <w:lang w:val="en-US"/>
        </w:rPr>
        <w:t xml:space="preserve">2.2 </w:t>
      </w:r>
      <w:r w:rsidRPr="2B8B3F64" w:rsidR="009F3284">
        <w:rPr>
          <w:rFonts w:ascii="Arial" w:hAnsi="Arial" w:cs="Arial"/>
          <w:b/>
          <w:bCs/>
          <w:sz w:val="24"/>
          <w:szCs w:val="24"/>
          <w:lang w:val="en-US"/>
        </w:rPr>
        <w:t>Studies on Remote work</w:t>
      </w:r>
      <w:ins w:author="Kelly Johany Garces Pernett" w:date="2025-05-22T15:50:00Z" w:id="39">
        <w:r w:rsidRPr="2B8B3F64" w:rsidR="68F2BF56">
          <w:rPr>
            <w:rFonts w:ascii="Arial" w:hAnsi="Arial" w:cs="Arial"/>
            <w:b/>
            <w:bCs/>
            <w:sz w:val="24"/>
            <w:szCs w:val="24"/>
            <w:lang w:val="en-US"/>
          </w:rPr>
          <w:t>, productivity</w:t>
        </w:r>
      </w:ins>
      <w:r w:rsidRPr="2B8B3F64" w:rsidR="009F3284">
        <w:rPr>
          <w:rFonts w:ascii="Arial" w:hAnsi="Arial" w:cs="Arial"/>
          <w:b/>
          <w:bCs/>
          <w:sz w:val="24"/>
          <w:szCs w:val="24"/>
          <w:lang w:val="en-US"/>
        </w:rPr>
        <w:t xml:space="preserve"> and well-being for developers</w:t>
      </w:r>
    </w:p>
    <w:p w:rsidRPr="00953209" w:rsidR="00A92A53" w:rsidP="00796848" w:rsidRDefault="00A92A53" w14:paraId="7779E916" w14:textId="77777777">
      <w:pPr>
        <w:autoSpaceDE w:val="0"/>
        <w:autoSpaceDN w:val="0"/>
        <w:adjustRightInd w:val="0"/>
        <w:spacing w:after="0" w:line="240" w:lineRule="auto"/>
        <w:jc w:val="both"/>
        <w:rPr>
          <w:rFonts w:ascii="Arial" w:hAnsi="Arial" w:cs="Arial"/>
          <w:sz w:val="24"/>
          <w:szCs w:val="24"/>
          <w:lang w:val="en-US"/>
        </w:rPr>
      </w:pPr>
    </w:p>
    <w:p w:rsidR="00B859BB" w:rsidP="00796848" w:rsidRDefault="00A92A53" w14:paraId="13264C96" w14:textId="3BA2CF37">
      <w:pPr>
        <w:autoSpaceDE w:val="0"/>
        <w:autoSpaceDN w:val="0"/>
        <w:adjustRightInd w:val="0"/>
        <w:spacing w:after="0" w:line="240" w:lineRule="auto"/>
        <w:jc w:val="both"/>
        <w:rPr>
          <w:rFonts w:ascii="Arial" w:hAnsi="Arial" w:cs="Arial"/>
          <w:sz w:val="24"/>
          <w:szCs w:val="24"/>
          <w:lang w:val="en-US"/>
        </w:rPr>
      </w:pPr>
      <w:r w:rsidRPr="1F1470BD">
        <w:rPr>
          <w:rFonts w:ascii="Arial" w:hAnsi="Arial" w:cs="Arial"/>
          <w:sz w:val="24"/>
          <w:szCs w:val="24"/>
          <w:lang w:val="en-US"/>
        </w:rPr>
        <w:t xml:space="preserve">Empirical research has explored how remote work impacts employee well-being and productivity. A study by Vizcaíno et al. investigated the psychological effects of remote work on software engineers, </w:t>
      </w:r>
      <w:commentRangeStart w:id="40"/>
      <w:r w:rsidRPr="1F1470BD">
        <w:rPr>
          <w:rFonts w:ascii="Arial" w:hAnsi="Arial" w:cs="Arial"/>
          <w:sz w:val="24"/>
          <w:szCs w:val="24"/>
          <w:lang w:val="en-US"/>
        </w:rPr>
        <w:t>finding that stress and motivation significantly influence performance</w:t>
      </w:r>
      <w:commentRangeEnd w:id="40"/>
      <w:r>
        <w:rPr>
          <w:rStyle w:val="CommentReference"/>
        </w:rPr>
        <w:commentReference w:id="40"/>
      </w:r>
      <w:r w:rsidRPr="1F1470BD">
        <w:rPr>
          <w:rFonts w:ascii="Arial" w:hAnsi="Arial" w:cs="Arial"/>
          <w:sz w:val="24"/>
          <w:szCs w:val="24"/>
          <w:lang w:val="en-US"/>
        </w:rPr>
        <w:t>​ [3]. The study used Partial Least Squares Structural Equation Modeling (PLS-SEM) to establish relationships between these factors and revealed that communication and trust among team members are critical in reducing stress levels</w:t>
      </w:r>
      <w:r w:rsidRPr="1F1470BD" w:rsidR="009F3284">
        <w:rPr>
          <w:rFonts w:ascii="Arial" w:hAnsi="Arial" w:cs="Arial"/>
          <w:sz w:val="24"/>
          <w:szCs w:val="24"/>
          <w:lang w:val="en-US"/>
        </w:rPr>
        <w:t>.</w:t>
      </w:r>
    </w:p>
    <w:p w:rsidR="00A92A53" w:rsidP="00796848" w:rsidRDefault="00A92A53" w14:paraId="0A1C4E93" w14:textId="77777777">
      <w:pPr>
        <w:autoSpaceDE w:val="0"/>
        <w:autoSpaceDN w:val="0"/>
        <w:adjustRightInd w:val="0"/>
        <w:spacing w:after="0" w:line="240" w:lineRule="auto"/>
        <w:jc w:val="both"/>
        <w:rPr>
          <w:rFonts w:ascii="Arial" w:hAnsi="Arial" w:cs="Arial"/>
          <w:sz w:val="24"/>
          <w:szCs w:val="24"/>
          <w:lang w:val="en-US"/>
        </w:rPr>
      </w:pPr>
    </w:p>
    <w:p w:rsidR="00A92A53" w:rsidP="00796848" w:rsidRDefault="00A92A53" w14:paraId="084DA8F9" w14:textId="0B857AC9">
      <w:pPr>
        <w:autoSpaceDE w:val="0"/>
        <w:autoSpaceDN w:val="0"/>
        <w:adjustRightInd w:val="0"/>
        <w:spacing w:after="0" w:line="240" w:lineRule="auto"/>
        <w:jc w:val="both"/>
        <w:rPr>
          <w:rFonts w:ascii="Arial" w:hAnsi="Arial" w:cs="Arial"/>
          <w:sz w:val="24"/>
          <w:szCs w:val="24"/>
          <w:lang w:val="en-US"/>
        </w:rPr>
      </w:pPr>
      <w:r w:rsidRPr="2B8B3F64">
        <w:rPr>
          <w:rFonts w:ascii="Arial" w:hAnsi="Arial" w:cs="Arial"/>
          <w:sz w:val="24"/>
          <w:szCs w:val="24"/>
          <w:lang w:val="en-US"/>
        </w:rPr>
        <w:t xml:space="preserve">Another study by Santos et al. </w:t>
      </w:r>
      <w:ins w:author="Kelly Johany Garces Pernett" w:date="2025-05-22T15:51:00Z" w:id="41">
        <w:r w:rsidRPr="2B8B3F64" w:rsidR="63F0A178">
          <w:rPr>
            <w:rFonts w:ascii="Arial" w:hAnsi="Arial" w:cs="Arial"/>
            <w:sz w:val="24"/>
            <w:szCs w:val="24"/>
            <w:lang w:val="en-US"/>
          </w:rPr>
          <w:t xml:space="preserve">[12] </w:t>
        </w:r>
      </w:ins>
      <w:r w:rsidRPr="2B8B3F64">
        <w:rPr>
          <w:rFonts w:ascii="Arial" w:hAnsi="Arial" w:cs="Arial"/>
          <w:sz w:val="24"/>
          <w:szCs w:val="24"/>
          <w:lang w:val="en-US"/>
        </w:rPr>
        <w:t xml:space="preserve">focused on hybrid work models and their impact on developers’ satisfaction. The study concluded that hybrid models allow employees to maintain work-life balance while also benefiting from in-person collaboration when needed​. However, the research also identified challenges such as feelings of isolation and difficulty in setting clear work boundaries, which contribute to stress​ </w:t>
      </w:r>
      <w:del w:author="Kelly Johany Garces Pernett" w:date="2025-05-22T15:51:00Z" w:id="42">
        <w:r w:rsidRPr="2B8B3F64" w:rsidDel="00A92A53">
          <w:rPr>
            <w:rFonts w:ascii="Arial" w:hAnsi="Arial" w:cs="Arial"/>
            <w:sz w:val="24"/>
            <w:szCs w:val="24"/>
            <w:lang w:val="en-US"/>
          </w:rPr>
          <w:delText>[12]</w:delText>
        </w:r>
      </w:del>
      <w:r w:rsidRPr="2B8B3F64">
        <w:rPr>
          <w:rFonts w:ascii="Arial" w:hAnsi="Arial" w:cs="Arial"/>
          <w:sz w:val="24"/>
          <w:szCs w:val="24"/>
          <w:lang w:val="en-US"/>
        </w:rPr>
        <w:t>.</w:t>
      </w:r>
    </w:p>
    <w:p w:rsidR="000A5320" w:rsidP="000A5320" w:rsidRDefault="000A5320" w14:paraId="47F64532" w14:textId="77777777">
      <w:pPr>
        <w:autoSpaceDE w:val="0"/>
        <w:autoSpaceDN w:val="0"/>
        <w:adjustRightInd w:val="0"/>
        <w:spacing w:after="0" w:line="240" w:lineRule="auto"/>
        <w:jc w:val="both"/>
        <w:rPr>
          <w:rFonts w:ascii="Arial" w:hAnsi="Arial" w:cs="Arial"/>
          <w:sz w:val="24"/>
          <w:szCs w:val="24"/>
          <w:lang w:val="en-US"/>
        </w:rPr>
      </w:pPr>
    </w:p>
    <w:p w:rsidR="000A5320" w:rsidP="000A5320" w:rsidRDefault="000A5320" w14:paraId="3BDF4D2D" w14:textId="1F5C8A66">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Lastly, different methodological approaches have been used to study well-being and stress in remote work</w:t>
      </w:r>
      <w:r w:rsidR="00E91354">
        <w:rPr>
          <w:rFonts w:ascii="Arial" w:hAnsi="Arial" w:cs="Arial"/>
          <w:sz w:val="24"/>
          <w:szCs w:val="24"/>
          <w:lang w:val="en-US"/>
        </w:rPr>
        <w:t xml:space="preserve"> environments:</w:t>
      </w:r>
    </w:p>
    <w:p w:rsidR="00E91354" w:rsidP="00E91354" w:rsidRDefault="00E91354" w14:paraId="6E4DAF87" w14:textId="7BEAB71C">
      <w:pPr>
        <w:pStyle w:val="ListParagraph"/>
        <w:numPr>
          <w:ilvl w:val="0"/>
          <w:numId w:val="17"/>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S</w:t>
      </w:r>
      <w:r w:rsidRPr="00E91354">
        <w:rPr>
          <w:rFonts w:ascii="Arial" w:hAnsi="Arial" w:cs="Arial"/>
          <w:sz w:val="24"/>
          <w:szCs w:val="24"/>
          <w:lang w:val="en-US"/>
        </w:rPr>
        <w:t xml:space="preserve">urvey-Based Research: </w:t>
      </w:r>
      <w:r>
        <w:rPr>
          <w:rFonts w:ascii="Arial" w:hAnsi="Arial" w:cs="Arial"/>
          <w:sz w:val="24"/>
          <w:szCs w:val="24"/>
          <w:lang w:val="en-US"/>
        </w:rPr>
        <w:t>Multiple s</w:t>
      </w:r>
      <w:r w:rsidRPr="00E91354">
        <w:rPr>
          <w:rFonts w:ascii="Arial" w:hAnsi="Arial" w:cs="Arial"/>
          <w:sz w:val="24"/>
          <w:szCs w:val="24"/>
          <w:lang w:val="en-US"/>
        </w:rPr>
        <w:t>urveys have been conducted to measure employee perceptions of stress, well-being, and productivity</w:t>
      </w:r>
      <w:r>
        <w:rPr>
          <w:rFonts w:ascii="Arial" w:hAnsi="Arial" w:cs="Arial"/>
          <w:sz w:val="24"/>
          <w:szCs w:val="24"/>
          <w:lang w:val="en-US"/>
        </w:rPr>
        <w:t xml:space="preserve">, with the results primarily analyzed with descriptive methods. </w:t>
      </w:r>
    </w:p>
    <w:p w:rsidR="00E91354" w:rsidP="00E91354" w:rsidRDefault="00E91354" w14:paraId="02BF9EC6" w14:textId="41A60E59">
      <w:pPr>
        <w:pStyle w:val="ListParagraph"/>
        <w:numPr>
          <w:ilvl w:val="0"/>
          <w:numId w:val="17"/>
        </w:numPr>
        <w:autoSpaceDE w:val="0"/>
        <w:autoSpaceDN w:val="0"/>
        <w:adjustRightInd w:val="0"/>
        <w:spacing w:after="0" w:line="240" w:lineRule="auto"/>
        <w:jc w:val="both"/>
        <w:rPr>
          <w:rFonts w:ascii="Arial" w:hAnsi="Arial" w:cs="Arial"/>
          <w:sz w:val="24"/>
          <w:szCs w:val="24"/>
          <w:lang w:val="en-US"/>
        </w:rPr>
      </w:pPr>
      <w:r w:rsidRPr="00E91354">
        <w:rPr>
          <w:rFonts w:ascii="Arial" w:hAnsi="Arial" w:cs="Arial"/>
          <w:sz w:val="24"/>
          <w:szCs w:val="24"/>
          <w:lang w:val="en-US"/>
        </w:rPr>
        <w:t xml:space="preserve">Partial Least Squares Structural Equation Modeling: PLS-SEM has been increasingly used to analyze the causal relationships between well-being factors, demonstrating their suitability for quantitative analysis in </w:t>
      </w:r>
      <w:r>
        <w:rPr>
          <w:rFonts w:ascii="Arial" w:hAnsi="Arial" w:cs="Arial"/>
          <w:sz w:val="24"/>
          <w:szCs w:val="24"/>
          <w:lang w:val="en-US"/>
        </w:rPr>
        <w:t xml:space="preserve">the </w:t>
      </w:r>
      <w:r w:rsidR="008014F3">
        <w:rPr>
          <w:rFonts w:ascii="Arial" w:hAnsi="Arial" w:cs="Arial"/>
          <w:sz w:val="24"/>
          <w:szCs w:val="24"/>
          <w:lang w:val="en-US"/>
        </w:rPr>
        <w:t xml:space="preserve">developers’ environments </w:t>
      </w:r>
      <w:r w:rsidRPr="00291E34">
        <w:rPr>
          <w:rFonts w:ascii="Arial" w:hAnsi="Arial" w:cs="Arial"/>
          <w:sz w:val="24"/>
          <w:szCs w:val="24"/>
          <w:lang w:val="en-US"/>
        </w:rPr>
        <w:t>​[</w:t>
      </w:r>
      <w:r>
        <w:rPr>
          <w:rFonts w:ascii="Arial" w:hAnsi="Arial" w:cs="Arial"/>
          <w:sz w:val="24"/>
          <w:szCs w:val="24"/>
          <w:lang w:val="en-US"/>
        </w:rPr>
        <w:t>4</w:t>
      </w:r>
      <w:r w:rsidRPr="00291E34">
        <w:rPr>
          <w:rFonts w:ascii="Arial" w:hAnsi="Arial" w:cs="Arial"/>
          <w:sz w:val="24"/>
          <w:szCs w:val="24"/>
          <w:lang w:val="en-US"/>
        </w:rPr>
        <w:t>].</w:t>
      </w:r>
    </w:p>
    <w:p w:rsidR="00304E98" w:rsidP="00304E98" w:rsidRDefault="00304E98" w14:paraId="7060FACF" w14:textId="77777777">
      <w:pPr>
        <w:autoSpaceDE w:val="0"/>
        <w:autoSpaceDN w:val="0"/>
        <w:adjustRightInd w:val="0"/>
        <w:spacing w:after="0" w:line="240" w:lineRule="auto"/>
        <w:jc w:val="both"/>
        <w:rPr>
          <w:rFonts w:ascii="Arial" w:hAnsi="Arial" w:cs="Arial"/>
          <w:sz w:val="24"/>
          <w:szCs w:val="24"/>
          <w:lang w:val="en-US"/>
        </w:rPr>
      </w:pPr>
    </w:p>
    <w:p w:rsidR="00304E98" w:rsidP="00304E98" w:rsidRDefault="00304E98" w14:paraId="39E5CBB9" w14:textId="6E328BFD">
      <w:pPr>
        <w:autoSpaceDE w:val="0"/>
        <w:autoSpaceDN w:val="0"/>
        <w:adjustRightInd w:val="0"/>
        <w:spacing w:after="0" w:line="240" w:lineRule="auto"/>
        <w:jc w:val="both"/>
        <w:rPr>
          <w:rFonts w:ascii="Arial" w:hAnsi="Arial" w:cs="Arial"/>
          <w:sz w:val="24"/>
          <w:szCs w:val="24"/>
          <w:lang w:val="en-US"/>
        </w:rPr>
      </w:pPr>
      <w:r w:rsidRPr="00304E98">
        <w:rPr>
          <w:rFonts w:ascii="Arial" w:hAnsi="Arial" w:cs="Arial"/>
          <w:sz w:val="24"/>
          <w:szCs w:val="24"/>
          <w:lang w:val="en-US"/>
        </w:rPr>
        <w:t>Despite the extensive research on remote work, several key gaps remain in the current literature:</w:t>
      </w:r>
    </w:p>
    <w:p w:rsidR="0088090F" w:rsidP="0088090F" w:rsidRDefault="0088090F" w14:paraId="10A2D99C" w14:textId="77777777">
      <w:pPr>
        <w:autoSpaceDE w:val="0"/>
        <w:autoSpaceDN w:val="0"/>
        <w:adjustRightInd w:val="0"/>
        <w:spacing w:after="0" w:line="240" w:lineRule="auto"/>
        <w:jc w:val="both"/>
        <w:rPr>
          <w:rFonts w:ascii="Arial" w:hAnsi="Arial" w:cs="Arial"/>
          <w:b/>
          <w:bCs/>
          <w:sz w:val="24"/>
          <w:szCs w:val="24"/>
          <w:lang w:val="en-US"/>
        </w:rPr>
      </w:pPr>
    </w:p>
    <w:p w:rsidR="0088090F" w:rsidP="0088090F" w:rsidRDefault="0088090F" w14:paraId="260DCF27" w14:textId="7CCA9898">
      <w:pPr>
        <w:autoSpaceDE w:val="0"/>
        <w:autoSpaceDN w:val="0"/>
        <w:adjustRightInd w:val="0"/>
        <w:spacing w:after="0" w:line="240" w:lineRule="auto"/>
        <w:jc w:val="both"/>
        <w:rPr>
          <w:rFonts w:ascii="Arial" w:hAnsi="Arial" w:cs="Arial"/>
          <w:sz w:val="24"/>
          <w:szCs w:val="24"/>
          <w:lang w:val="en-US"/>
        </w:rPr>
      </w:pPr>
      <w:r w:rsidRPr="1F1470BD">
        <w:rPr>
          <w:rFonts w:ascii="Arial" w:hAnsi="Arial" w:cs="Arial"/>
          <w:b/>
          <w:bCs/>
          <w:sz w:val="24"/>
          <w:szCs w:val="24"/>
          <w:lang w:val="en-US"/>
        </w:rPr>
        <w:t>Lack of Mathematical Modeling in Well-Being Studie</w:t>
      </w:r>
      <w:commentRangeStart w:id="43"/>
      <w:r w:rsidRPr="1F1470BD">
        <w:rPr>
          <w:rFonts w:ascii="Arial" w:hAnsi="Arial" w:cs="Arial"/>
          <w:b/>
          <w:bCs/>
          <w:sz w:val="24"/>
          <w:szCs w:val="24"/>
          <w:lang w:val="en-US"/>
        </w:rPr>
        <w:t>s:</w:t>
      </w:r>
      <w:commentRangeEnd w:id="43"/>
      <w:r>
        <w:rPr>
          <w:rStyle w:val="CommentReference"/>
        </w:rPr>
        <w:commentReference w:id="43"/>
      </w:r>
      <w:r w:rsidRPr="1F1470BD">
        <w:rPr>
          <w:rFonts w:ascii="Arial" w:hAnsi="Arial" w:cs="Arial"/>
          <w:sz w:val="24"/>
          <w:szCs w:val="24"/>
          <w:lang w:val="en-US"/>
        </w:rPr>
        <w:t xml:space="preserve"> Most studies on remote work rely on descriptive analysis rather than applying advanced mathematical models. While surveys provide valuable insights into employee perceptions, they often lack quantitative rigor to establish strong causal relationships between stress, well-being, and work modalities factors.</w:t>
      </w:r>
    </w:p>
    <w:p w:rsidRPr="0088090F" w:rsidR="0088090F" w:rsidP="0088090F" w:rsidRDefault="0088090F" w14:paraId="061FA6FC" w14:textId="77777777">
      <w:pPr>
        <w:autoSpaceDE w:val="0"/>
        <w:autoSpaceDN w:val="0"/>
        <w:adjustRightInd w:val="0"/>
        <w:spacing w:after="0" w:line="240" w:lineRule="auto"/>
        <w:jc w:val="both"/>
        <w:rPr>
          <w:rFonts w:ascii="Arial" w:hAnsi="Arial" w:cs="Arial"/>
          <w:b/>
          <w:bCs/>
          <w:sz w:val="24"/>
          <w:szCs w:val="24"/>
          <w:lang w:val="en-US"/>
        </w:rPr>
      </w:pPr>
    </w:p>
    <w:p w:rsidR="0088090F" w:rsidP="0088090F" w:rsidRDefault="0088090F" w14:paraId="7AD0DB1D" w14:textId="20262630">
      <w:pPr>
        <w:autoSpaceDE w:val="0"/>
        <w:autoSpaceDN w:val="0"/>
        <w:adjustRightInd w:val="0"/>
        <w:spacing w:after="0" w:line="240" w:lineRule="auto"/>
        <w:jc w:val="both"/>
        <w:rPr>
          <w:rFonts w:ascii="Arial" w:hAnsi="Arial" w:cs="Arial"/>
          <w:sz w:val="24"/>
          <w:szCs w:val="24"/>
          <w:lang w:val="en-US"/>
        </w:rPr>
      </w:pPr>
      <w:r w:rsidRPr="0088090F">
        <w:rPr>
          <w:rFonts w:ascii="Arial" w:hAnsi="Arial" w:cs="Arial"/>
          <w:b/>
          <w:bCs/>
          <w:sz w:val="24"/>
          <w:szCs w:val="24"/>
          <w:lang w:val="en-US"/>
        </w:rPr>
        <w:t xml:space="preserve">Limited Research on Leadership Role Differences: </w:t>
      </w:r>
      <w:r w:rsidRPr="0088090F">
        <w:rPr>
          <w:rFonts w:ascii="Arial" w:hAnsi="Arial" w:cs="Arial"/>
          <w:sz w:val="24"/>
          <w:szCs w:val="24"/>
          <w:lang w:val="en-US"/>
        </w:rPr>
        <w:t xml:space="preserve">Few studies have specifically examined how managers and </w:t>
      </w:r>
      <w:r w:rsidR="00C31995">
        <w:rPr>
          <w:rFonts w:ascii="Arial" w:hAnsi="Arial" w:cs="Arial"/>
          <w:sz w:val="24"/>
          <w:szCs w:val="24"/>
          <w:lang w:val="en-US"/>
        </w:rPr>
        <w:t>individual contributors</w:t>
      </w:r>
      <w:r w:rsidRPr="0088090F">
        <w:rPr>
          <w:rFonts w:ascii="Arial" w:hAnsi="Arial" w:cs="Arial"/>
          <w:sz w:val="24"/>
          <w:szCs w:val="24"/>
          <w:lang w:val="en-US"/>
        </w:rPr>
        <w:t xml:space="preserve"> experience remote work differently. The unique challenges and opportunities associated with leadership roles in remote settings remain largely unexplored.</w:t>
      </w:r>
    </w:p>
    <w:p w:rsidRPr="0088090F" w:rsidR="0088090F" w:rsidP="0088090F" w:rsidRDefault="0088090F" w14:paraId="265C140F" w14:textId="77777777">
      <w:pPr>
        <w:autoSpaceDE w:val="0"/>
        <w:autoSpaceDN w:val="0"/>
        <w:adjustRightInd w:val="0"/>
        <w:spacing w:after="0" w:line="240" w:lineRule="auto"/>
        <w:jc w:val="both"/>
        <w:rPr>
          <w:rFonts w:ascii="Arial" w:hAnsi="Arial" w:cs="Arial"/>
          <w:sz w:val="24"/>
          <w:szCs w:val="24"/>
          <w:lang w:val="en-US"/>
        </w:rPr>
      </w:pPr>
    </w:p>
    <w:p w:rsidR="005B2DED" w:rsidP="0088090F" w:rsidRDefault="0088090F" w14:paraId="7170B2A6" w14:textId="45778D79">
      <w:pPr>
        <w:autoSpaceDE w:val="0"/>
        <w:autoSpaceDN w:val="0"/>
        <w:adjustRightInd w:val="0"/>
        <w:spacing w:after="0" w:line="240" w:lineRule="auto"/>
        <w:jc w:val="both"/>
        <w:rPr>
          <w:rFonts w:ascii="Arial" w:hAnsi="Arial" w:cs="Arial"/>
          <w:sz w:val="24"/>
          <w:szCs w:val="24"/>
          <w:lang w:val="en-US"/>
        </w:rPr>
      </w:pPr>
      <w:r w:rsidRPr="1F1470BD">
        <w:rPr>
          <w:rFonts w:ascii="Arial" w:hAnsi="Arial" w:cs="Arial"/>
          <w:b/>
          <w:bCs/>
          <w:sz w:val="24"/>
          <w:szCs w:val="24"/>
          <w:lang w:val="en-US"/>
        </w:rPr>
        <w:t xml:space="preserve">Focus on Performance Over Well-Being: </w:t>
      </w:r>
      <w:r w:rsidRPr="1F1470BD">
        <w:rPr>
          <w:rFonts w:ascii="Arial" w:hAnsi="Arial" w:cs="Arial"/>
          <w:sz w:val="24"/>
          <w:szCs w:val="24"/>
          <w:lang w:val="en-US"/>
        </w:rPr>
        <w:t xml:space="preserve">Most existing studies focused on employee performance </w:t>
      </w:r>
      <w:del w:author="Kelly Johany Garces Pernett" w:date="2025-05-22T15:55:00Z" w:id="44">
        <w:r w:rsidRPr="1F1470BD" w:rsidDel="0088090F">
          <w:rPr>
            <w:rFonts w:ascii="Arial" w:hAnsi="Arial" w:cs="Arial"/>
            <w:sz w:val="24"/>
            <w:szCs w:val="24"/>
            <w:lang w:val="en-US"/>
          </w:rPr>
          <w:delText>and productivity</w:delText>
        </w:r>
      </w:del>
      <w:r w:rsidRPr="1F1470BD">
        <w:rPr>
          <w:rFonts w:ascii="Arial" w:hAnsi="Arial" w:cs="Arial"/>
          <w:sz w:val="24"/>
          <w:szCs w:val="24"/>
          <w:lang w:val="en-US"/>
        </w:rPr>
        <w:t xml:space="preserve"> rather than focusing on </w:t>
      </w:r>
      <w:del w:author="Kelly Johany Garces Pernett" w:date="2025-05-22T15:55:00Z" w:id="45">
        <w:r w:rsidRPr="1F1470BD" w:rsidDel="0088090F">
          <w:rPr>
            <w:rFonts w:ascii="Arial" w:hAnsi="Arial" w:cs="Arial"/>
            <w:sz w:val="24"/>
            <w:szCs w:val="24"/>
            <w:lang w:val="en-US"/>
          </w:rPr>
          <w:delText>well-being</w:delText>
        </w:r>
      </w:del>
      <w:ins w:author="Kelly Johany Garces Pernett" w:date="2025-05-22T15:55:00Z" w:id="46">
        <w:r w:rsidRPr="1F1470BD" w:rsidR="35B15A5F">
          <w:rPr>
            <w:rFonts w:ascii="Arial" w:hAnsi="Arial" w:cs="Arial"/>
            <w:sz w:val="24"/>
            <w:szCs w:val="24"/>
            <w:lang w:val="en-US"/>
          </w:rPr>
          <w:t>motivation</w:t>
        </w:r>
      </w:ins>
      <w:r w:rsidRPr="1F1470BD">
        <w:rPr>
          <w:rFonts w:ascii="Arial" w:hAnsi="Arial" w:cs="Arial"/>
          <w:sz w:val="24"/>
          <w:szCs w:val="24"/>
          <w:lang w:val="en-US"/>
        </w:rPr>
        <w:t xml:space="preserve"> and stress perception. While performance metrics are essential, understanding how remote work affects employee well-being and long-term job satisfaction is equally critical for organizations adapting to new work models.</w:t>
      </w:r>
    </w:p>
    <w:p w:rsidR="002D68E4" w:rsidP="0088090F" w:rsidRDefault="002D68E4" w14:paraId="0B2249F0" w14:textId="77777777">
      <w:pPr>
        <w:autoSpaceDE w:val="0"/>
        <w:autoSpaceDN w:val="0"/>
        <w:adjustRightInd w:val="0"/>
        <w:spacing w:after="0" w:line="240" w:lineRule="auto"/>
        <w:jc w:val="both"/>
        <w:rPr>
          <w:rFonts w:ascii="Arial" w:hAnsi="Arial" w:cs="Arial"/>
          <w:sz w:val="24"/>
          <w:szCs w:val="24"/>
          <w:lang w:val="en-US"/>
        </w:rPr>
      </w:pPr>
    </w:p>
    <w:p w:rsidR="00E63F19" w:rsidP="0088090F" w:rsidRDefault="00E63F19" w14:paraId="7FBF41DA" w14:textId="4C8F18A1">
      <w:pPr>
        <w:autoSpaceDE w:val="0"/>
        <w:autoSpaceDN w:val="0"/>
        <w:adjustRightInd w:val="0"/>
        <w:spacing w:after="0" w:line="240" w:lineRule="auto"/>
        <w:jc w:val="both"/>
        <w:rPr>
          <w:rFonts w:ascii="Arial" w:hAnsi="Arial" w:cs="Arial"/>
          <w:sz w:val="24"/>
          <w:szCs w:val="24"/>
          <w:lang w:val="es-419"/>
        </w:rPr>
      </w:pPr>
      <w:r w:rsidRPr="00D51FDA">
        <w:rPr>
          <w:rFonts w:ascii="Arial" w:hAnsi="Arial" w:cs="Arial"/>
          <w:sz w:val="24"/>
          <w:szCs w:val="24"/>
          <w:highlight w:val="yellow"/>
          <w:lang w:val="es-419"/>
        </w:rPr>
        <w:t xml:space="preserve">FALTA: AGREGAR TEMA DE REFERENCIA DE LIDERES </w:t>
      </w:r>
      <w:r w:rsidRPr="00D51FDA" w:rsidR="00D51FDA">
        <w:rPr>
          <w:rFonts w:ascii="Arial" w:hAnsi="Arial" w:cs="Arial"/>
          <w:sz w:val="24"/>
          <w:szCs w:val="24"/>
          <w:highlight w:val="yellow"/>
          <w:lang w:val="es-419"/>
        </w:rPr>
        <w:t>Y EL COMO SE DECIDIÓ A USAR EN NUESTRA DATA</w:t>
      </w:r>
    </w:p>
    <w:p w:rsidRPr="00E63F19" w:rsidR="00D51FDA" w:rsidP="0088090F" w:rsidRDefault="00D51FDA" w14:paraId="20AA102D" w14:textId="77777777">
      <w:pPr>
        <w:autoSpaceDE w:val="0"/>
        <w:autoSpaceDN w:val="0"/>
        <w:adjustRightInd w:val="0"/>
        <w:spacing w:after="0" w:line="240" w:lineRule="auto"/>
        <w:jc w:val="both"/>
        <w:rPr>
          <w:rFonts w:ascii="Arial" w:hAnsi="Arial" w:cs="Arial"/>
          <w:sz w:val="24"/>
          <w:szCs w:val="24"/>
          <w:lang w:val="es-419"/>
        </w:rPr>
      </w:pPr>
    </w:p>
    <w:p w:rsidRPr="0088090F" w:rsidR="002D68E4" w:rsidP="0088090F" w:rsidRDefault="002D68E4" w14:paraId="3AF731E3" w14:textId="5F3DFA35">
      <w:pPr>
        <w:autoSpaceDE w:val="0"/>
        <w:autoSpaceDN w:val="0"/>
        <w:adjustRightInd w:val="0"/>
        <w:spacing w:after="0" w:line="240" w:lineRule="auto"/>
        <w:jc w:val="both"/>
        <w:rPr>
          <w:rFonts w:ascii="Arial" w:hAnsi="Arial" w:cs="Arial"/>
          <w:sz w:val="24"/>
          <w:szCs w:val="24"/>
          <w:lang w:val="en-US"/>
        </w:rPr>
      </w:pPr>
      <w:r w:rsidRPr="1F1470BD">
        <w:rPr>
          <w:rFonts w:ascii="Arial" w:hAnsi="Arial" w:cs="Arial"/>
          <w:sz w:val="24"/>
          <w:szCs w:val="24"/>
          <w:lang w:val="en-US"/>
        </w:rPr>
        <w:t xml:space="preserve">This literature review provides a foundation for understanding how remote work influences </w:t>
      </w:r>
      <w:del w:author="Kelly Johany Garces Pernett" w:date="2025-05-22T15:56:00Z" w:id="47">
        <w:r w:rsidRPr="1F1470BD" w:rsidDel="002D68E4">
          <w:rPr>
            <w:rFonts w:ascii="Arial" w:hAnsi="Arial" w:cs="Arial"/>
            <w:sz w:val="24"/>
            <w:szCs w:val="24"/>
            <w:lang w:val="en-US"/>
          </w:rPr>
          <w:delText>well-being</w:delText>
        </w:r>
      </w:del>
      <w:ins w:author="Kelly Johany Garces Pernett" w:date="2025-05-22T15:56:00Z" w:id="48">
        <w:r w:rsidRPr="1F1470BD" w:rsidR="3C2E974E">
          <w:rPr>
            <w:rFonts w:ascii="Arial" w:hAnsi="Arial" w:cs="Arial"/>
            <w:sz w:val="24"/>
            <w:szCs w:val="24"/>
            <w:lang w:val="en-US"/>
          </w:rPr>
          <w:t>performance, motivation,</w:t>
        </w:r>
      </w:ins>
      <w:r w:rsidRPr="1F1470BD">
        <w:rPr>
          <w:rFonts w:ascii="Arial" w:hAnsi="Arial" w:cs="Arial"/>
          <w:sz w:val="24"/>
          <w:szCs w:val="24"/>
          <w:lang w:val="en-US"/>
        </w:rPr>
        <w:t xml:space="preserve"> and stress. However, addressing the mentioned gaps will contribute to a more comprehensive understanding of remote work dynamics, particularly regarding how different leadership roles experience these environments.</w:t>
      </w:r>
    </w:p>
    <w:p w:rsidRPr="00A92A53" w:rsidR="0088090F" w:rsidP="0088090F" w:rsidRDefault="0088090F" w14:paraId="33AA2AE8" w14:textId="77777777">
      <w:pPr>
        <w:autoSpaceDE w:val="0"/>
        <w:autoSpaceDN w:val="0"/>
        <w:adjustRightInd w:val="0"/>
        <w:spacing w:after="0" w:line="240" w:lineRule="auto"/>
        <w:jc w:val="both"/>
        <w:rPr>
          <w:rFonts w:ascii="Arial" w:hAnsi="Arial" w:cs="Arial"/>
          <w:sz w:val="24"/>
          <w:szCs w:val="24"/>
          <w:lang w:val="en-US"/>
        </w:rPr>
      </w:pPr>
    </w:p>
    <w:p w:rsidRPr="007F5D24" w:rsidR="00B859BB" w:rsidP="00796848" w:rsidRDefault="00B859BB" w14:paraId="7AE7A0C6" w14:textId="4DA55238">
      <w:pPr>
        <w:autoSpaceDE w:val="0"/>
        <w:autoSpaceDN w:val="0"/>
        <w:adjustRightInd w:val="0"/>
        <w:spacing w:after="0" w:line="240" w:lineRule="auto"/>
        <w:jc w:val="both"/>
        <w:rPr>
          <w:rFonts w:ascii="Arial" w:hAnsi="Arial" w:cs="Arial"/>
          <w:b/>
          <w:bCs/>
          <w:sz w:val="28"/>
          <w:szCs w:val="28"/>
          <w:lang w:val="en-US"/>
        </w:rPr>
      </w:pPr>
      <w:r w:rsidRPr="1F1470BD">
        <w:rPr>
          <w:rFonts w:ascii="Arial" w:hAnsi="Arial" w:cs="Arial"/>
          <w:b/>
          <w:bCs/>
          <w:sz w:val="28"/>
          <w:szCs w:val="28"/>
          <w:lang w:val="en-US"/>
        </w:rPr>
        <w:t>3. OBJECTIVE</w:t>
      </w:r>
      <w:commentRangeStart w:id="49"/>
      <w:r w:rsidRPr="1F1470BD">
        <w:rPr>
          <w:rFonts w:ascii="Arial" w:hAnsi="Arial" w:cs="Arial"/>
          <w:b/>
          <w:bCs/>
          <w:sz w:val="28"/>
          <w:szCs w:val="28"/>
          <w:lang w:val="en-US"/>
        </w:rPr>
        <w:t>S</w:t>
      </w:r>
      <w:commentRangeEnd w:id="49"/>
      <w:r>
        <w:rPr>
          <w:rStyle w:val="CommentReference"/>
        </w:rPr>
        <w:commentReference w:id="49"/>
      </w:r>
    </w:p>
    <w:p w:rsidR="00B859BB" w:rsidP="00796848" w:rsidRDefault="00B859BB" w14:paraId="4AFDBFC2" w14:textId="77777777">
      <w:pPr>
        <w:autoSpaceDE w:val="0"/>
        <w:autoSpaceDN w:val="0"/>
        <w:adjustRightInd w:val="0"/>
        <w:spacing w:after="0" w:line="240" w:lineRule="auto"/>
        <w:jc w:val="both"/>
        <w:rPr>
          <w:rFonts w:ascii="Arial" w:hAnsi="Arial" w:cs="Arial"/>
          <w:b/>
          <w:bCs/>
          <w:sz w:val="24"/>
          <w:szCs w:val="24"/>
          <w:lang w:val="en-US"/>
        </w:rPr>
      </w:pPr>
    </w:p>
    <w:p w:rsidRPr="00B859BB" w:rsidR="00B859BB" w:rsidP="00796848" w:rsidRDefault="00B859BB" w14:paraId="7B1FF2AD" w14:textId="198E961F">
      <w:pPr>
        <w:autoSpaceDE w:val="0"/>
        <w:autoSpaceDN w:val="0"/>
        <w:adjustRightInd w:val="0"/>
        <w:spacing w:after="0" w:line="240" w:lineRule="auto"/>
        <w:jc w:val="both"/>
        <w:rPr>
          <w:rFonts w:ascii="Arial" w:hAnsi="Arial" w:cs="Arial"/>
          <w:sz w:val="24"/>
          <w:szCs w:val="24"/>
          <w:lang w:val="en-US"/>
        </w:rPr>
      </w:pPr>
      <w:r w:rsidRPr="00B859BB">
        <w:rPr>
          <w:rFonts w:ascii="Arial" w:hAnsi="Arial" w:cs="Arial"/>
          <w:sz w:val="24"/>
          <w:szCs w:val="24"/>
          <w:lang w:val="en-US"/>
        </w:rPr>
        <w:t xml:space="preserve">The primary goal of this research is to analyze the factors influencing the well-being and perceived stress levels of software developers and similar professionals working </w:t>
      </w:r>
      <w:r w:rsidR="00EA6FB4">
        <w:rPr>
          <w:rFonts w:ascii="Arial" w:hAnsi="Arial" w:cs="Arial"/>
          <w:sz w:val="24"/>
          <w:szCs w:val="24"/>
          <w:lang w:val="en-US"/>
        </w:rPr>
        <w:t>hybrid/</w:t>
      </w:r>
      <w:r w:rsidRPr="00B859BB">
        <w:rPr>
          <w:rFonts w:ascii="Arial" w:hAnsi="Arial" w:cs="Arial"/>
          <w:sz w:val="24"/>
          <w:szCs w:val="24"/>
          <w:lang w:val="en-US"/>
        </w:rPr>
        <w:t>remotely</w:t>
      </w:r>
      <w:r w:rsidR="00403B37">
        <w:rPr>
          <w:rFonts w:ascii="Arial" w:hAnsi="Arial" w:cs="Arial"/>
          <w:sz w:val="24"/>
          <w:szCs w:val="24"/>
          <w:lang w:val="en-US"/>
        </w:rPr>
        <w:t>,</w:t>
      </w:r>
      <w:r w:rsidRPr="00403B37" w:rsidR="00403B37">
        <w:rPr>
          <w:lang w:val="en-US"/>
        </w:rPr>
        <w:t xml:space="preserve"> </w:t>
      </w:r>
      <w:r w:rsidRPr="00403B37" w:rsidR="00403B37">
        <w:rPr>
          <w:rFonts w:ascii="Arial" w:hAnsi="Arial" w:cs="Arial"/>
          <w:sz w:val="24"/>
          <w:szCs w:val="24"/>
          <w:lang w:val="en-US"/>
        </w:rPr>
        <w:t>focusing on leadership roles</w:t>
      </w:r>
      <w:r w:rsidRPr="00B859BB">
        <w:rPr>
          <w:rFonts w:ascii="Arial" w:hAnsi="Arial" w:cs="Arial"/>
          <w:sz w:val="24"/>
          <w:szCs w:val="24"/>
          <w:lang w:val="en-US"/>
        </w:rPr>
        <w:t>. This study aims to identify key demographic and job-related variables that contribute to these experiences, providing insights that can help organizations improve working conditions and adapt to the evolving landscape of remote work.</w:t>
      </w:r>
    </w:p>
    <w:p w:rsidRPr="00B859BB" w:rsidR="00B859BB" w:rsidP="00796848" w:rsidRDefault="00B859BB" w14:paraId="13ADD9C0" w14:textId="77777777">
      <w:pPr>
        <w:autoSpaceDE w:val="0"/>
        <w:autoSpaceDN w:val="0"/>
        <w:adjustRightInd w:val="0"/>
        <w:spacing w:after="0" w:line="240" w:lineRule="auto"/>
        <w:jc w:val="both"/>
        <w:rPr>
          <w:rFonts w:ascii="Arial" w:hAnsi="Arial" w:cs="Arial"/>
          <w:sz w:val="24"/>
          <w:szCs w:val="24"/>
          <w:lang w:val="en-US"/>
        </w:rPr>
      </w:pPr>
    </w:p>
    <w:p w:rsidR="008A3BEE" w:rsidP="008A3BEE" w:rsidRDefault="007F5D24" w14:paraId="3E281628" w14:textId="77777777">
      <w:pPr>
        <w:autoSpaceDE w:val="0"/>
        <w:autoSpaceDN w:val="0"/>
        <w:adjustRightInd w:val="0"/>
        <w:spacing w:after="0" w:line="240" w:lineRule="auto"/>
        <w:jc w:val="both"/>
        <w:rPr>
          <w:rFonts w:ascii="Arial" w:hAnsi="Arial" w:cs="Arial"/>
          <w:b/>
          <w:bCs/>
          <w:sz w:val="24"/>
          <w:szCs w:val="24"/>
          <w:lang w:val="en-US"/>
        </w:rPr>
      </w:pPr>
      <w:r>
        <w:rPr>
          <w:rFonts w:ascii="Arial" w:hAnsi="Arial" w:cs="Arial"/>
          <w:b/>
          <w:bCs/>
          <w:sz w:val="24"/>
          <w:szCs w:val="24"/>
          <w:lang w:val="en-US"/>
        </w:rPr>
        <w:t xml:space="preserve">3.1 </w:t>
      </w:r>
      <w:r w:rsidRPr="007F5D24" w:rsidR="00B859BB">
        <w:rPr>
          <w:rFonts w:ascii="Arial" w:hAnsi="Arial" w:cs="Arial"/>
          <w:b/>
          <w:bCs/>
          <w:sz w:val="24"/>
          <w:szCs w:val="24"/>
          <w:lang w:val="en-US"/>
        </w:rPr>
        <w:t>General Objective</w:t>
      </w:r>
    </w:p>
    <w:p w:rsidRPr="008A3BEE" w:rsidR="007F5D24" w:rsidP="008A3BEE" w:rsidRDefault="002E664B" w14:paraId="76A72C29" w14:textId="22F578CD">
      <w:pPr>
        <w:pStyle w:val="ListParagraph"/>
        <w:numPr>
          <w:ilvl w:val="0"/>
          <w:numId w:val="18"/>
        </w:numPr>
        <w:autoSpaceDE w:val="0"/>
        <w:autoSpaceDN w:val="0"/>
        <w:adjustRightInd w:val="0"/>
        <w:spacing w:after="0" w:line="240" w:lineRule="auto"/>
        <w:jc w:val="both"/>
        <w:rPr>
          <w:rFonts w:ascii="Arial" w:hAnsi="Arial" w:cs="Arial"/>
          <w:b/>
          <w:bCs/>
          <w:sz w:val="24"/>
          <w:szCs w:val="24"/>
          <w:lang w:val="en-US"/>
        </w:rPr>
      </w:pPr>
      <w:r w:rsidRPr="008A3BEE">
        <w:rPr>
          <w:rFonts w:ascii="Arial" w:hAnsi="Arial" w:cs="Arial"/>
          <w:sz w:val="24"/>
          <w:szCs w:val="24"/>
          <w:lang w:val="en-US"/>
        </w:rPr>
        <w:t>Determine the factors that positively or negatively influence the well-being and perceived stress levels of software developers and similar professionals in a remote work environment, focusing on leadership roles, company types, remote work levels, and country differences.</w:t>
      </w:r>
    </w:p>
    <w:p w:rsidRPr="007F5D24" w:rsidR="002E664B" w:rsidP="00796848" w:rsidRDefault="002E664B" w14:paraId="7A0BE30F" w14:textId="77777777">
      <w:pPr>
        <w:pStyle w:val="ListParagraph"/>
        <w:autoSpaceDE w:val="0"/>
        <w:autoSpaceDN w:val="0"/>
        <w:adjustRightInd w:val="0"/>
        <w:spacing w:after="0" w:line="240" w:lineRule="auto"/>
        <w:jc w:val="both"/>
        <w:rPr>
          <w:rFonts w:ascii="Arial" w:hAnsi="Arial" w:cs="Arial"/>
          <w:sz w:val="24"/>
          <w:szCs w:val="24"/>
          <w:lang w:val="en-US"/>
        </w:rPr>
      </w:pPr>
    </w:p>
    <w:p w:rsidRPr="007F5D24" w:rsidR="00B859BB" w:rsidP="00796848" w:rsidRDefault="007F5D24" w14:paraId="494D480B" w14:textId="6B682741">
      <w:pPr>
        <w:autoSpaceDE w:val="0"/>
        <w:autoSpaceDN w:val="0"/>
        <w:adjustRightInd w:val="0"/>
        <w:spacing w:after="0" w:line="240" w:lineRule="auto"/>
        <w:jc w:val="both"/>
        <w:rPr>
          <w:rFonts w:ascii="Arial" w:hAnsi="Arial" w:cs="Arial"/>
          <w:b/>
          <w:bCs/>
          <w:sz w:val="24"/>
          <w:szCs w:val="24"/>
          <w:lang w:val="en-US"/>
        </w:rPr>
      </w:pPr>
      <w:r>
        <w:rPr>
          <w:rFonts w:ascii="Arial" w:hAnsi="Arial" w:cs="Arial"/>
          <w:b/>
          <w:bCs/>
          <w:sz w:val="24"/>
          <w:szCs w:val="24"/>
          <w:lang w:val="en-US"/>
        </w:rPr>
        <w:t xml:space="preserve">3.2 </w:t>
      </w:r>
      <w:r w:rsidRPr="007F5D24" w:rsidR="00B859BB">
        <w:rPr>
          <w:rFonts w:ascii="Arial" w:hAnsi="Arial" w:cs="Arial"/>
          <w:b/>
          <w:bCs/>
          <w:sz w:val="24"/>
          <w:szCs w:val="24"/>
          <w:lang w:val="en-US"/>
        </w:rPr>
        <w:t>Specific Objectives</w:t>
      </w:r>
    </w:p>
    <w:p w:rsidR="008A3BEE" w:rsidP="00796848" w:rsidRDefault="008A3BEE" w14:paraId="7899D2EB" w14:textId="28EA19AC">
      <w:pPr>
        <w:pStyle w:val="ListParagraph"/>
        <w:numPr>
          <w:ilvl w:val="0"/>
          <w:numId w:val="4"/>
        </w:numPr>
        <w:autoSpaceDE w:val="0"/>
        <w:autoSpaceDN w:val="0"/>
        <w:adjustRightInd w:val="0"/>
        <w:spacing w:after="0" w:line="240" w:lineRule="auto"/>
        <w:jc w:val="both"/>
        <w:rPr>
          <w:rFonts w:ascii="Arial" w:hAnsi="Arial" w:cs="Arial"/>
          <w:sz w:val="24"/>
          <w:szCs w:val="24"/>
          <w:lang w:val="en-US"/>
        </w:rPr>
      </w:pPr>
      <w:r w:rsidRPr="008A3BEE">
        <w:rPr>
          <w:rFonts w:ascii="Arial" w:hAnsi="Arial" w:cs="Arial"/>
          <w:sz w:val="24"/>
          <w:szCs w:val="24"/>
          <w:lang w:val="en-US"/>
        </w:rPr>
        <w:t xml:space="preserve">Identify differences in well-being and stress levels between managers and </w:t>
      </w:r>
      <w:r w:rsidR="00C31995">
        <w:rPr>
          <w:rFonts w:ascii="Arial" w:hAnsi="Arial" w:cs="Arial"/>
          <w:sz w:val="24"/>
          <w:szCs w:val="24"/>
          <w:lang w:val="en-US"/>
        </w:rPr>
        <w:t>individual contributors</w:t>
      </w:r>
      <w:r w:rsidRPr="008A3BEE">
        <w:rPr>
          <w:rFonts w:ascii="Arial" w:hAnsi="Arial" w:cs="Arial"/>
          <w:sz w:val="24"/>
          <w:szCs w:val="24"/>
          <w:lang w:val="en-US"/>
        </w:rPr>
        <w:t xml:space="preserve"> in remote work settings.</w:t>
      </w:r>
    </w:p>
    <w:p w:rsidR="008251DA" w:rsidP="00796848" w:rsidRDefault="008251DA" w14:paraId="70D061BF" w14:textId="2C599F2C">
      <w:pPr>
        <w:pStyle w:val="ListParagraph"/>
        <w:numPr>
          <w:ilvl w:val="0"/>
          <w:numId w:val="4"/>
        </w:numPr>
        <w:autoSpaceDE w:val="0"/>
        <w:autoSpaceDN w:val="0"/>
        <w:adjustRightInd w:val="0"/>
        <w:spacing w:after="0" w:line="240" w:lineRule="auto"/>
        <w:jc w:val="both"/>
        <w:rPr>
          <w:rFonts w:ascii="Arial" w:hAnsi="Arial" w:cs="Arial"/>
          <w:sz w:val="24"/>
          <w:szCs w:val="24"/>
          <w:lang w:val="en-US"/>
        </w:rPr>
      </w:pPr>
      <w:r w:rsidRPr="008251DA">
        <w:rPr>
          <w:rFonts w:ascii="Arial" w:hAnsi="Arial" w:cs="Arial"/>
          <w:sz w:val="24"/>
          <w:szCs w:val="24"/>
          <w:lang w:val="en-US"/>
        </w:rPr>
        <w:t>Analyze how different company types affect employees' experience with remote work</w:t>
      </w:r>
      <w:r w:rsidR="00A03817">
        <w:rPr>
          <w:rFonts w:ascii="Arial" w:hAnsi="Arial" w:cs="Arial"/>
          <w:sz w:val="24"/>
          <w:szCs w:val="24"/>
          <w:lang w:val="en-US"/>
        </w:rPr>
        <w:t xml:space="preserve"> for both Managerial and non-managerial roles</w:t>
      </w:r>
      <w:r w:rsidRPr="008251DA">
        <w:rPr>
          <w:rFonts w:ascii="Arial" w:hAnsi="Arial" w:cs="Arial"/>
          <w:sz w:val="24"/>
          <w:szCs w:val="24"/>
          <w:lang w:val="en-US"/>
        </w:rPr>
        <w:t>.</w:t>
      </w:r>
    </w:p>
    <w:p w:rsidR="00ED3324" w:rsidP="00796848" w:rsidRDefault="00ED3324" w14:paraId="4212B8F7" w14:textId="171ABB29">
      <w:pPr>
        <w:pStyle w:val="ListParagraph"/>
        <w:numPr>
          <w:ilvl w:val="0"/>
          <w:numId w:val="4"/>
        </w:numPr>
        <w:autoSpaceDE w:val="0"/>
        <w:autoSpaceDN w:val="0"/>
        <w:adjustRightInd w:val="0"/>
        <w:spacing w:after="0" w:line="240" w:lineRule="auto"/>
        <w:jc w:val="both"/>
        <w:rPr>
          <w:rFonts w:ascii="Arial" w:hAnsi="Arial" w:cs="Arial"/>
          <w:sz w:val="24"/>
          <w:szCs w:val="24"/>
          <w:lang w:val="en-US"/>
        </w:rPr>
      </w:pPr>
      <w:r w:rsidRPr="00ED3324">
        <w:rPr>
          <w:rFonts w:ascii="Arial" w:hAnsi="Arial" w:cs="Arial"/>
          <w:sz w:val="24"/>
          <w:szCs w:val="24"/>
          <w:lang w:val="en-US"/>
        </w:rPr>
        <w:t>Analyze whether employees</w:t>
      </w:r>
      <w:r w:rsidR="00C47D6E">
        <w:rPr>
          <w:rFonts w:ascii="Arial" w:hAnsi="Arial" w:cs="Arial"/>
          <w:sz w:val="24"/>
          <w:szCs w:val="24"/>
          <w:lang w:val="en-US"/>
        </w:rPr>
        <w:t xml:space="preserve"> (both roles)</w:t>
      </w:r>
      <w:r w:rsidRPr="00ED3324">
        <w:rPr>
          <w:rFonts w:ascii="Arial" w:hAnsi="Arial" w:cs="Arial"/>
          <w:sz w:val="24"/>
          <w:szCs w:val="24"/>
          <w:lang w:val="en-US"/>
        </w:rPr>
        <w:t xml:space="preserve"> from different countries experience remote work differently. </w:t>
      </w:r>
    </w:p>
    <w:p w:rsidR="004E2A0D" w:rsidP="004E2A0D" w:rsidRDefault="00CC6E68" w14:paraId="55AF1513" w14:textId="77777777">
      <w:pPr>
        <w:pStyle w:val="ListParagraph"/>
        <w:numPr>
          <w:ilvl w:val="0"/>
          <w:numId w:val="4"/>
        </w:numPr>
        <w:autoSpaceDE w:val="0"/>
        <w:autoSpaceDN w:val="0"/>
        <w:adjustRightInd w:val="0"/>
        <w:spacing w:after="0" w:line="240" w:lineRule="auto"/>
        <w:jc w:val="both"/>
        <w:rPr>
          <w:rFonts w:ascii="Arial" w:hAnsi="Arial" w:cs="Arial"/>
          <w:sz w:val="24"/>
          <w:szCs w:val="24"/>
          <w:lang w:val="en-US"/>
        </w:rPr>
      </w:pPr>
      <w:r w:rsidRPr="00CC6E68">
        <w:rPr>
          <w:rFonts w:ascii="Arial" w:hAnsi="Arial" w:cs="Arial"/>
          <w:sz w:val="24"/>
          <w:szCs w:val="24"/>
          <w:lang w:val="en-US"/>
        </w:rPr>
        <w:t>Examine interaction effects between these demographic factors to identify complex patterns.</w:t>
      </w:r>
    </w:p>
    <w:p w:rsidR="00CC6E68" w:rsidP="004E2A0D" w:rsidRDefault="004E2A0D" w14:paraId="38A54BA0" w14:textId="3EDA3EFC">
      <w:pPr>
        <w:pStyle w:val="ListParagraph"/>
        <w:numPr>
          <w:ilvl w:val="0"/>
          <w:numId w:val="4"/>
        </w:numPr>
        <w:autoSpaceDE w:val="0"/>
        <w:autoSpaceDN w:val="0"/>
        <w:adjustRightInd w:val="0"/>
        <w:spacing w:after="0" w:line="240" w:lineRule="auto"/>
        <w:jc w:val="both"/>
        <w:rPr>
          <w:rFonts w:ascii="Arial" w:hAnsi="Arial" w:cs="Arial"/>
          <w:sz w:val="24"/>
          <w:szCs w:val="24"/>
          <w:lang w:val="en-US"/>
        </w:rPr>
      </w:pPr>
      <w:r w:rsidRPr="004E2A0D">
        <w:rPr>
          <w:rFonts w:ascii="Arial" w:hAnsi="Arial" w:cs="Arial"/>
          <w:sz w:val="24"/>
          <w:szCs w:val="24"/>
          <w:lang w:val="en-US"/>
        </w:rPr>
        <w:t>Develop specific recommendations for optimizing remote work arrangements by demographic group</w:t>
      </w:r>
    </w:p>
    <w:p w:rsidRPr="004E2A0D" w:rsidR="004E2A0D" w:rsidP="004E2A0D" w:rsidRDefault="004E2A0D" w14:paraId="78CB6B7C" w14:textId="77777777">
      <w:pPr>
        <w:pStyle w:val="ListParagraph"/>
        <w:autoSpaceDE w:val="0"/>
        <w:autoSpaceDN w:val="0"/>
        <w:adjustRightInd w:val="0"/>
        <w:spacing w:after="0" w:line="240" w:lineRule="auto"/>
        <w:jc w:val="both"/>
        <w:rPr>
          <w:rFonts w:ascii="Arial" w:hAnsi="Arial" w:cs="Arial"/>
          <w:sz w:val="24"/>
          <w:szCs w:val="24"/>
          <w:lang w:val="en-US"/>
        </w:rPr>
      </w:pPr>
    </w:p>
    <w:p w:rsidR="00B859BB" w:rsidP="00B859BB" w:rsidRDefault="008D2793" w14:paraId="12F5CDDF" w14:textId="56E83044">
      <w:pPr>
        <w:autoSpaceDE w:val="0"/>
        <w:autoSpaceDN w:val="0"/>
        <w:adjustRightInd w:val="0"/>
        <w:spacing w:after="0" w:line="240" w:lineRule="auto"/>
        <w:rPr>
          <w:rFonts w:ascii="Arial" w:hAnsi="Arial" w:cs="Arial"/>
          <w:sz w:val="24"/>
          <w:szCs w:val="24"/>
          <w:lang w:val="en-US"/>
        </w:rPr>
      </w:pPr>
      <w:r w:rsidRPr="008D2793">
        <w:rPr>
          <w:rFonts w:ascii="Arial" w:hAnsi="Arial" w:cs="Arial"/>
          <w:sz w:val="24"/>
          <w:szCs w:val="24"/>
          <w:lang w:val="en-US"/>
        </w:rPr>
        <w:t xml:space="preserve">This study will contribute to the existing knowledge by changing the focus from productivity-based evaluations of remote work to an analysis centered on </w:t>
      </w:r>
      <w:r w:rsidR="00F606E6">
        <w:rPr>
          <w:rFonts w:ascii="Arial" w:hAnsi="Arial" w:cs="Arial"/>
          <w:sz w:val="24"/>
          <w:szCs w:val="24"/>
          <w:lang w:val="en-US"/>
        </w:rPr>
        <w:t xml:space="preserve">productivity, </w:t>
      </w:r>
      <w:r w:rsidRPr="008D2793">
        <w:rPr>
          <w:rFonts w:ascii="Arial" w:hAnsi="Arial" w:cs="Arial"/>
          <w:sz w:val="24"/>
          <w:szCs w:val="24"/>
          <w:lang w:val="en-US"/>
        </w:rPr>
        <w:t>employee well-being and stress perception.</w:t>
      </w:r>
      <w:r>
        <w:rPr>
          <w:rFonts w:ascii="Arial" w:hAnsi="Arial" w:cs="Arial"/>
          <w:sz w:val="24"/>
          <w:szCs w:val="24"/>
          <w:lang w:val="en-US"/>
        </w:rPr>
        <w:t xml:space="preserve"> </w:t>
      </w:r>
      <w:r w:rsidRPr="00CB5B7F" w:rsidR="00CB5B7F">
        <w:rPr>
          <w:rFonts w:ascii="Arial" w:hAnsi="Arial" w:cs="Arial"/>
          <w:sz w:val="24"/>
          <w:szCs w:val="24"/>
          <w:lang w:val="en-US"/>
        </w:rPr>
        <w:t>Furthermore, this study will examine the differences in perceptions between individuals in managerial and non-managerial roles.</w:t>
      </w:r>
      <w:r w:rsidR="00CB5B7F">
        <w:rPr>
          <w:rFonts w:ascii="Arial" w:hAnsi="Arial" w:cs="Arial"/>
          <w:sz w:val="24"/>
          <w:szCs w:val="24"/>
          <w:lang w:val="en-US"/>
        </w:rPr>
        <w:t xml:space="preserve"> </w:t>
      </w:r>
      <w:r w:rsidR="001C78B9">
        <w:rPr>
          <w:rFonts w:ascii="Arial" w:hAnsi="Arial" w:cs="Arial"/>
          <w:sz w:val="24"/>
          <w:szCs w:val="24"/>
          <w:lang w:val="en-US"/>
        </w:rPr>
        <w:t>Lastly, b</w:t>
      </w:r>
      <w:r w:rsidRPr="008D2793">
        <w:rPr>
          <w:rFonts w:ascii="Arial" w:hAnsi="Arial" w:cs="Arial"/>
          <w:sz w:val="24"/>
          <w:szCs w:val="24"/>
          <w:lang w:val="en-US"/>
        </w:rPr>
        <w:t>y leveraging comprehensive statistical analysis, it will introduce a more robust and data-driven approach to understanding the challenges and benefits of remote work in the tech industry.</w:t>
      </w:r>
    </w:p>
    <w:p w:rsidR="008D2793" w:rsidP="00B859BB" w:rsidRDefault="008D2793" w14:paraId="60BCFE58" w14:textId="77777777">
      <w:pPr>
        <w:autoSpaceDE w:val="0"/>
        <w:autoSpaceDN w:val="0"/>
        <w:adjustRightInd w:val="0"/>
        <w:spacing w:after="0" w:line="240" w:lineRule="auto"/>
        <w:rPr>
          <w:rFonts w:ascii="Arial" w:hAnsi="Arial" w:cs="Arial"/>
          <w:b/>
          <w:bCs/>
          <w:sz w:val="24"/>
          <w:szCs w:val="24"/>
          <w:lang w:val="en-US"/>
        </w:rPr>
      </w:pPr>
    </w:p>
    <w:p w:rsidR="00796848" w:rsidP="00B859BB" w:rsidRDefault="00796848" w14:paraId="0ABF0426" w14:textId="77777777">
      <w:pPr>
        <w:autoSpaceDE w:val="0"/>
        <w:autoSpaceDN w:val="0"/>
        <w:adjustRightInd w:val="0"/>
        <w:spacing w:after="0" w:line="240" w:lineRule="auto"/>
        <w:rPr>
          <w:rFonts w:ascii="Arial" w:hAnsi="Arial" w:cs="Arial"/>
          <w:b/>
          <w:bCs/>
          <w:sz w:val="28"/>
          <w:szCs w:val="28"/>
          <w:lang w:val="en-US"/>
        </w:rPr>
      </w:pPr>
      <w:r>
        <w:rPr>
          <w:rFonts w:ascii="Arial" w:hAnsi="Arial" w:cs="Arial"/>
          <w:b/>
          <w:bCs/>
          <w:sz w:val="28"/>
          <w:szCs w:val="28"/>
          <w:lang w:val="en-US"/>
        </w:rPr>
        <w:t>4</w:t>
      </w:r>
      <w:r w:rsidRPr="007F5D24">
        <w:rPr>
          <w:rFonts w:ascii="Arial" w:hAnsi="Arial" w:cs="Arial"/>
          <w:b/>
          <w:bCs/>
          <w:sz w:val="28"/>
          <w:szCs w:val="28"/>
          <w:lang w:val="en-US"/>
        </w:rPr>
        <w:t xml:space="preserve">. </w:t>
      </w:r>
      <w:r>
        <w:rPr>
          <w:rFonts w:ascii="Arial" w:hAnsi="Arial" w:cs="Arial"/>
          <w:b/>
          <w:bCs/>
          <w:sz w:val="28"/>
          <w:szCs w:val="28"/>
          <w:lang w:val="en-US"/>
        </w:rPr>
        <w:t>METHODOLOGY</w:t>
      </w:r>
    </w:p>
    <w:p w:rsidR="00796848" w:rsidP="00B859BB" w:rsidRDefault="00796848" w14:paraId="1EE04340" w14:textId="77777777">
      <w:pPr>
        <w:autoSpaceDE w:val="0"/>
        <w:autoSpaceDN w:val="0"/>
        <w:adjustRightInd w:val="0"/>
        <w:spacing w:after="0" w:line="240" w:lineRule="auto"/>
        <w:rPr>
          <w:rFonts w:ascii="Arial" w:hAnsi="Arial" w:cs="Arial"/>
          <w:b/>
          <w:bCs/>
          <w:sz w:val="28"/>
          <w:szCs w:val="28"/>
          <w:lang w:val="en-US"/>
        </w:rPr>
      </w:pPr>
    </w:p>
    <w:p w:rsidR="00CD25E8" w:rsidP="00643084" w:rsidRDefault="008312B8" w14:paraId="1DE208CE" w14:textId="290FB08C">
      <w:pPr>
        <w:autoSpaceDE w:val="0"/>
        <w:autoSpaceDN w:val="0"/>
        <w:adjustRightInd w:val="0"/>
        <w:spacing w:after="0" w:line="240" w:lineRule="auto"/>
        <w:jc w:val="both"/>
        <w:rPr>
          <w:rFonts w:ascii="Arial" w:hAnsi="Arial" w:cs="Arial"/>
          <w:sz w:val="24"/>
          <w:szCs w:val="24"/>
          <w:lang w:val="en-US"/>
        </w:rPr>
      </w:pPr>
      <w:r w:rsidRPr="1F1470BD">
        <w:rPr>
          <w:rFonts w:ascii="Arial" w:hAnsi="Arial" w:cs="Arial"/>
          <w:sz w:val="24"/>
          <w:szCs w:val="24"/>
          <w:lang w:val="en-US"/>
        </w:rPr>
        <w:t xml:space="preserve">This study employs a quantitative approach to analyze the factors influencing the well-being and perceived stress levels of software developers and similar professionals in a hybrid/remote work environment. A structured survey was conducted across four countries: Argentina, Colombia, Spain, and Mexico. The survey gathered data on participants' perceptions of stress levels, </w:t>
      </w:r>
      <w:del w:author="Kelly Johany Garces Pernett" w:date="2025-05-22T16:00:00Z" w:id="50">
        <w:r w:rsidRPr="1F1470BD" w:rsidDel="008312B8">
          <w:rPr>
            <w:rFonts w:ascii="Arial" w:hAnsi="Arial" w:cs="Arial"/>
            <w:sz w:val="24"/>
            <w:szCs w:val="24"/>
            <w:lang w:val="en-US"/>
          </w:rPr>
          <w:delText>well-being, and productivity</w:delText>
        </w:r>
      </w:del>
      <w:ins w:author="Kelly Johany Garces Pernett" w:date="2025-05-22T16:00:00Z" w:id="51">
        <w:r w:rsidRPr="1F1470BD" w:rsidR="5C054EE1">
          <w:rPr>
            <w:rFonts w:ascii="Arial" w:hAnsi="Arial" w:cs="Arial"/>
            <w:sz w:val="24"/>
            <w:szCs w:val="24"/>
            <w:lang w:val="en-US"/>
          </w:rPr>
          <w:t>motivation and performance</w:t>
        </w:r>
      </w:ins>
      <w:r w:rsidRPr="1F1470BD">
        <w:rPr>
          <w:rFonts w:ascii="Arial" w:hAnsi="Arial" w:cs="Arial"/>
          <w:sz w:val="24"/>
          <w:szCs w:val="24"/>
          <w:lang w:val="en-US"/>
        </w:rPr>
        <w:t>, comparing their experiences in remote and in-person work modalities.</w:t>
      </w:r>
    </w:p>
    <w:p w:rsidRPr="006B7329" w:rsidR="008312B8" w:rsidP="00643084" w:rsidRDefault="008312B8" w14:paraId="67F2A8D4" w14:textId="77777777">
      <w:pPr>
        <w:autoSpaceDE w:val="0"/>
        <w:autoSpaceDN w:val="0"/>
        <w:adjustRightInd w:val="0"/>
        <w:spacing w:after="0" w:line="240" w:lineRule="auto"/>
        <w:jc w:val="both"/>
        <w:rPr>
          <w:rFonts w:ascii="Arial" w:hAnsi="Arial" w:cs="Arial"/>
          <w:b/>
          <w:bCs/>
          <w:sz w:val="24"/>
          <w:szCs w:val="24"/>
          <w:lang w:val="en-US"/>
        </w:rPr>
      </w:pPr>
    </w:p>
    <w:p w:rsidRPr="00395BF3" w:rsidR="00395BF3" w:rsidP="00395BF3" w:rsidRDefault="00E144F3" w14:paraId="1187BE61" w14:textId="3BCB8177">
      <w:pPr>
        <w:autoSpaceDE w:val="0"/>
        <w:autoSpaceDN w:val="0"/>
        <w:adjustRightInd w:val="0"/>
        <w:spacing w:after="0" w:line="240" w:lineRule="auto"/>
        <w:jc w:val="both"/>
        <w:rPr>
          <w:rFonts w:ascii="Arial" w:hAnsi="Arial" w:cs="Arial"/>
          <w:sz w:val="24"/>
          <w:szCs w:val="24"/>
          <w:lang w:val="en-US"/>
        </w:rPr>
      </w:pPr>
      <w:r w:rsidRPr="1F1470BD">
        <w:rPr>
          <w:rFonts w:ascii="Arial" w:hAnsi="Arial" w:cs="Arial"/>
          <w:b/>
          <w:bCs/>
          <w:sz w:val="24"/>
          <w:szCs w:val="24"/>
          <w:lang w:val="en-US"/>
        </w:rPr>
        <w:t>4.</w:t>
      </w:r>
      <w:r w:rsidRPr="1F1470BD" w:rsidR="00395BF3">
        <w:rPr>
          <w:rFonts w:ascii="Arial" w:hAnsi="Arial" w:cs="Arial"/>
          <w:b/>
          <w:bCs/>
          <w:sz w:val="24"/>
          <w:szCs w:val="24"/>
          <w:lang w:val="en-US"/>
        </w:rPr>
        <w:t xml:space="preserve">1 Research Design and Survey </w:t>
      </w:r>
      <w:r w:rsidRPr="1F1470BD">
        <w:rPr>
          <w:rFonts w:ascii="Arial" w:hAnsi="Arial" w:cs="Arial"/>
          <w:b/>
          <w:bCs/>
          <w:sz w:val="24"/>
          <w:szCs w:val="24"/>
          <w:lang w:val="en-US"/>
        </w:rPr>
        <w:t>Data Collectio</w:t>
      </w:r>
      <w:commentRangeStart w:id="52"/>
      <w:r w:rsidRPr="1F1470BD">
        <w:rPr>
          <w:rFonts w:ascii="Arial" w:hAnsi="Arial" w:cs="Arial"/>
          <w:b/>
          <w:bCs/>
          <w:sz w:val="24"/>
          <w:szCs w:val="24"/>
          <w:lang w:val="en-US"/>
        </w:rPr>
        <w:t>n</w:t>
      </w:r>
      <w:commentRangeEnd w:id="52"/>
      <w:r>
        <w:rPr>
          <w:rStyle w:val="CommentReference"/>
        </w:rPr>
        <w:commentReference w:id="52"/>
      </w:r>
    </w:p>
    <w:p w:rsidR="00E144F3" w:rsidP="00395BF3" w:rsidRDefault="00395BF3" w14:paraId="59A6BDFA" w14:textId="4AFF7E9B">
      <w:pPr>
        <w:autoSpaceDE w:val="0"/>
        <w:autoSpaceDN w:val="0"/>
        <w:adjustRightInd w:val="0"/>
        <w:spacing w:after="0" w:line="240" w:lineRule="auto"/>
        <w:jc w:val="both"/>
        <w:rPr>
          <w:rFonts w:ascii="Arial" w:hAnsi="Arial" w:cs="Arial"/>
          <w:sz w:val="24"/>
          <w:szCs w:val="24"/>
          <w:lang w:val="en-US"/>
        </w:rPr>
      </w:pPr>
      <w:r w:rsidRPr="00395BF3">
        <w:rPr>
          <w:rFonts w:ascii="Arial" w:hAnsi="Arial" w:cs="Arial"/>
          <w:sz w:val="24"/>
          <w:szCs w:val="24"/>
          <w:lang w:val="en-US"/>
        </w:rPr>
        <w:t xml:space="preserve">This research will follow a cross-sectional survey design, using the collected responses from professionals who have worked in </w:t>
      </w:r>
      <w:r w:rsidRPr="00A07CC3">
        <w:rPr>
          <w:rFonts w:ascii="Arial" w:hAnsi="Arial" w:cs="Arial"/>
          <w:sz w:val="24"/>
          <w:szCs w:val="24"/>
          <w:lang w:val="en-US"/>
        </w:rPr>
        <w:t xml:space="preserve">both in-person and remote environments for at least </w:t>
      </w:r>
      <w:r w:rsidRPr="00A07CC3" w:rsidR="00A07CC3">
        <w:rPr>
          <w:rFonts w:ascii="Arial" w:hAnsi="Arial" w:cs="Arial"/>
          <w:sz w:val="24"/>
          <w:szCs w:val="24"/>
          <w:lang w:val="en-US"/>
        </w:rPr>
        <w:t>two</w:t>
      </w:r>
      <w:r w:rsidRPr="00A07CC3">
        <w:rPr>
          <w:rFonts w:ascii="Arial" w:hAnsi="Arial" w:cs="Arial"/>
          <w:sz w:val="24"/>
          <w:szCs w:val="24"/>
          <w:lang w:val="en-US"/>
        </w:rPr>
        <w:t xml:space="preserve"> year</w:t>
      </w:r>
      <w:r w:rsidRPr="00A07CC3" w:rsidR="00A07CC3">
        <w:rPr>
          <w:rFonts w:ascii="Arial" w:hAnsi="Arial" w:cs="Arial"/>
          <w:sz w:val="24"/>
          <w:szCs w:val="24"/>
          <w:lang w:val="en-US"/>
        </w:rPr>
        <w:t xml:space="preserve">s, this survey was designed and collected on a previous study from Vizcaino and Garces </w:t>
      </w:r>
      <w:r w:rsidRPr="00291E34" w:rsidR="00A07CC3">
        <w:rPr>
          <w:rFonts w:ascii="Arial" w:hAnsi="Arial" w:cs="Arial"/>
          <w:sz w:val="24"/>
          <w:szCs w:val="24"/>
          <w:lang w:val="en-US"/>
        </w:rPr>
        <w:t>[</w:t>
      </w:r>
      <w:r w:rsidR="00A07CC3">
        <w:rPr>
          <w:rFonts w:ascii="Arial" w:hAnsi="Arial" w:cs="Arial"/>
          <w:sz w:val="24"/>
          <w:szCs w:val="24"/>
          <w:lang w:val="en-US"/>
        </w:rPr>
        <w:t>16</w:t>
      </w:r>
      <w:r w:rsidRPr="00291E34" w:rsidR="00A07CC3">
        <w:rPr>
          <w:rFonts w:ascii="Arial" w:hAnsi="Arial" w:cs="Arial"/>
          <w:sz w:val="24"/>
          <w:szCs w:val="24"/>
          <w:lang w:val="en-US"/>
        </w:rPr>
        <w:t>].</w:t>
      </w:r>
      <w:r w:rsidRPr="00395BF3">
        <w:rPr>
          <w:rFonts w:ascii="Arial" w:hAnsi="Arial" w:cs="Arial"/>
          <w:sz w:val="24"/>
          <w:szCs w:val="24"/>
          <w:lang w:val="en-US"/>
        </w:rPr>
        <w:t xml:space="preserve"> The study will seek to identify key demographic and job-related factors that impact well-being and stress levels.</w:t>
      </w:r>
      <w:r>
        <w:rPr>
          <w:rFonts w:ascii="Arial" w:hAnsi="Arial" w:cs="Arial"/>
          <w:sz w:val="24"/>
          <w:szCs w:val="24"/>
          <w:lang w:val="en-US"/>
        </w:rPr>
        <w:t xml:space="preserve"> </w:t>
      </w:r>
    </w:p>
    <w:p w:rsidR="00E144F3" w:rsidP="00395BF3" w:rsidRDefault="00E144F3" w14:paraId="7897ADD5" w14:textId="77777777">
      <w:pPr>
        <w:autoSpaceDE w:val="0"/>
        <w:autoSpaceDN w:val="0"/>
        <w:adjustRightInd w:val="0"/>
        <w:spacing w:after="0" w:line="240" w:lineRule="auto"/>
        <w:jc w:val="both"/>
        <w:rPr>
          <w:rFonts w:ascii="Arial" w:hAnsi="Arial" w:cs="Arial"/>
          <w:sz w:val="24"/>
          <w:szCs w:val="24"/>
          <w:lang w:val="en-US"/>
        </w:rPr>
      </w:pPr>
    </w:p>
    <w:p w:rsidRPr="00395BF3" w:rsidR="00395BF3" w:rsidP="00395BF3" w:rsidRDefault="239B9345" w14:paraId="1F9F4CFB" w14:textId="4BF8BB61">
      <w:pPr>
        <w:autoSpaceDE w:val="0"/>
        <w:autoSpaceDN w:val="0"/>
        <w:adjustRightInd w:val="0"/>
        <w:spacing w:after="0" w:line="240" w:lineRule="auto"/>
        <w:jc w:val="both"/>
        <w:rPr>
          <w:rFonts w:ascii="Arial" w:hAnsi="Arial" w:cs="Arial"/>
          <w:sz w:val="24"/>
          <w:szCs w:val="24"/>
          <w:lang w:val="en-US"/>
        </w:rPr>
      </w:pPr>
      <w:r w:rsidRPr="2E985DE0">
        <w:rPr>
          <w:rFonts w:ascii="Arial" w:hAnsi="Arial" w:cs="Arial"/>
          <w:sz w:val="24"/>
          <w:szCs w:val="24"/>
          <w:lang w:val="en-US"/>
        </w:rPr>
        <w:t>In the previous study [16], a</w:t>
      </w:r>
      <w:r w:rsidRPr="2E985DE0" w:rsidR="5518E70A">
        <w:rPr>
          <w:rFonts w:ascii="Arial" w:hAnsi="Arial" w:cs="Arial"/>
          <w:sz w:val="24"/>
          <w:szCs w:val="24"/>
          <w:lang w:val="en-US"/>
        </w:rPr>
        <w:t xml:space="preserve"> structured online survey was developed and deployed, consisting of 100 questions. The survey was designed to capture participants' perceptions of stress levels, well-being, and productivity, comparing their experiences in both work modalities. The</w:t>
      </w:r>
      <w:r w:rsidRPr="2E985DE0" w:rsidR="0A64C09D">
        <w:rPr>
          <w:rFonts w:ascii="Arial" w:hAnsi="Arial" w:cs="Arial"/>
          <w:sz w:val="24"/>
          <w:szCs w:val="24"/>
          <w:lang w:val="en-US"/>
        </w:rPr>
        <w:t xml:space="preserve"> survey included t</w:t>
      </w:r>
      <w:commentRangeStart w:id="53"/>
      <w:r w:rsidRPr="2E985DE0" w:rsidR="0A64C09D">
        <w:rPr>
          <w:rFonts w:ascii="Arial" w:hAnsi="Arial" w:cs="Arial"/>
          <w:sz w:val="24"/>
          <w:szCs w:val="24"/>
          <w:lang w:val="en-US"/>
        </w:rPr>
        <w:t>he</w:t>
      </w:r>
      <w:commentRangeEnd w:id="53"/>
      <w:r w:rsidR="00DF7B0D">
        <w:rPr>
          <w:rStyle w:val="CommentReference"/>
        </w:rPr>
        <w:commentReference w:id="53"/>
      </w:r>
      <w:r w:rsidRPr="2E985DE0" w:rsidR="0A64C09D">
        <w:rPr>
          <w:rFonts w:ascii="Arial" w:hAnsi="Arial" w:cs="Arial"/>
          <w:sz w:val="24"/>
          <w:szCs w:val="24"/>
          <w:lang w:val="en-US"/>
        </w:rPr>
        <w:t xml:space="preserve"> following specifications:</w:t>
      </w:r>
    </w:p>
    <w:p w:rsidRPr="00395BF3" w:rsidR="00395BF3" w:rsidP="00395BF3" w:rsidRDefault="00395BF3" w14:paraId="1B58B495" w14:textId="60CF573A">
      <w:pPr>
        <w:autoSpaceDE w:val="0"/>
        <w:autoSpaceDN w:val="0"/>
        <w:adjustRightInd w:val="0"/>
        <w:spacing w:after="0" w:line="240" w:lineRule="auto"/>
        <w:jc w:val="both"/>
        <w:rPr>
          <w:rFonts w:ascii="Arial" w:hAnsi="Arial" w:cs="Arial"/>
          <w:sz w:val="24"/>
          <w:szCs w:val="24"/>
          <w:lang w:val="en-US"/>
        </w:rPr>
      </w:pPr>
    </w:p>
    <w:p w:rsidRPr="00E144F3" w:rsidR="00395BF3" w:rsidP="00E144F3" w:rsidRDefault="00395BF3" w14:paraId="6BA4A8A6" w14:textId="5BD1A080">
      <w:pPr>
        <w:pStyle w:val="ListParagraph"/>
        <w:numPr>
          <w:ilvl w:val="0"/>
          <w:numId w:val="5"/>
        </w:numPr>
        <w:autoSpaceDE w:val="0"/>
        <w:autoSpaceDN w:val="0"/>
        <w:adjustRightInd w:val="0"/>
        <w:spacing w:after="0" w:line="240" w:lineRule="auto"/>
        <w:jc w:val="both"/>
        <w:rPr>
          <w:rFonts w:ascii="Arial" w:hAnsi="Arial" w:cs="Arial"/>
          <w:b/>
          <w:bCs/>
          <w:sz w:val="24"/>
          <w:szCs w:val="24"/>
          <w:lang w:val="en-US"/>
        </w:rPr>
      </w:pPr>
      <w:r w:rsidRPr="00E144F3">
        <w:rPr>
          <w:rFonts w:ascii="Arial" w:hAnsi="Arial" w:cs="Arial"/>
          <w:b/>
          <w:bCs/>
          <w:sz w:val="24"/>
          <w:szCs w:val="24"/>
          <w:lang w:val="en-US"/>
        </w:rPr>
        <w:t xml:space="preserve">Target Population: </w:t>
      </w:r>
      <w:r w:rsidRPr="00BB084B">
        <w:rPr>
          <w:rFonts w:ascii="Arial" w:hAnsi="Arial" w:cs="Arial"/>
          <w:sz w:val="24"/>
          <w:szCs w:val="24"/>
          <w:lang w:val="en-US"/>
        </w:rPr>
        <w:t xml:space="preserve">Software developers, engineers, </w:t>
      </w:r>
      <w:r w:rsidR="00B05A85">
        <w:rPr>
          <w:rFonts w:ascii="Arial" w:hAnsi="Arial" w:cs="Arial"/>
          <w:sz w:val="24"/>
          <w:szCs w:val="24"/>
          <w:lang w:val="en-US"/>
        </w:rPr>
        <w:t xml:space="preserve">managers </w:t>
      </w:r>
      <w:r w:rsidRPr="00BB084B">
        <w:rPr>
          <w:rFonts w:ascii="Arial" w:hAnsi="Arial" w:cs="Arial"/>
          <w:sz w:val="24"/>
          <w:szCs w:val="24"/>
          <w:lang w:val="en-US"/>
        </w:rPr>
        <w:t>and other technical professionals</w:t>
      </w:r>
      <w:r w:rsidRPr="00BB084B" w:rsidR="000573A8">
        <w:rPr>
          <w:rFonts w:ascii="Arial" w:hAnsi="Arial" w:cs="Arial"/>
          <w:sz w:val="24"/>
          <w:szCs w:val="24"/>
          <w:lang w:val="en-US"/>
        </w:rPr>
        <w:t xml:space="preserve"> working in the software industry</w:t>
      </w:r>
      <w:r w:rsidRPr="000573A8">
        <w:rPr>
          <w:rFonts w:ascii="Arial" w:hAnsi="Arial" w:cs="Arial"/>
          <w:color w:val="FF0000"/>
          <w:sz w:val="24"/>
          <w:szCs w:val="24"/>
          <w:lang w:val="en-US"/>
        </w:rPr>
        <w:t xml:space="preserve"> </w:t>
      </w:r>
      <w:r w:rsidRPr="00E144F3">
        <w:rPr>
          <w:rFonts w:ascii="Arial" w:hAnsi="Arial" w:cs="Arial"/>
          <w:sz w:val="24"/>
          <w:szCs w:val="24"/>
          <w:lang w:val="en-US"/>
        </w:rPr>
        <w:t>with experience in both remote and in-person work environments.</w:t>
      </w:r>
    </w:p>
    <w:p w:rsidRPr="00E144F3" w:rsidR="00395BF3" w:rsidP="00E144F3" w:rsidRDefault="00395BF3" w14:paraId="03C3115B" w14:textId="5C653DF9">
      <w:pPr>
        <w:pStyle w:val="ListParagraph"/>
        <w:numPr>
          <w:ilvl w:val="0"/>
          <w:numId w:val="5"/>
        </w:numPr>
        <w:autoSpaceDE w:val="0"/>
        <w:autoSpaceDN w:val="0"/>
        <w:adjustRightInd w:val="0"/>
        <w:spacing w:after="0" w:line="240" w:lineRule="auto"/>
        <w:jc w:val="both"/>
        <w:rPr>
          <w:rFonts w:ascii="Arial" w:hAnsi="Arial" w:cs="Arial"/>
          <w:sz w:val="24"/>
          <w:szCs w:val="24"/>
          <w:lang w:val="en-US"/>
        </w:rPr>
      </w:pPr>
      <w:r w:rsidRPr="00E144F3">
        <w:rPr>
          <w:rFonts w:ascii="Arial" w:hAnsi="Arial" w:cs="Arial"/>
          <w:b/>
          <w:bCs/>
          <w:sz w:val="24"/>
          <w:szCs w:val="24"/>
          <w:lang w:val="en-US"/>
        </w:rPr>
        <w:t>Inclusion Criteria:</w:t>
      </w:r>
      <w:r w:rsidRPr="00E144F3" w:rsidR="00E144F3">
        <w:rPr>
          <w:rFonts w:ascii="Arial" w:hAnsi="Arial" w:cs="Arial"/>
          <w:sz w:val="24"/>
          <w:szCs w:val="24"/>
          <w:lang w:val="en-US"/>
        </w:rPr>
        <w:t xml:space="preserve"> </w:t>
      </w:r>
      <w:r w:rsidRPr="00BB084B">
        <w:rPr>
          <w:rFonts w:ascii="Arial" w:hAnsi="Arial" w:cs="Arial"/>
          <w:sz w:val="24"/>
          <w:szCs w:val="24"/>
          <w:lang w:val="en-US"/>
        </w:rPr>
        <w:t xml:space="preserve">At least </w:t>
      </w:r>
      <w:r w:rsidRPr="00BB084B" w:rsidR="00BB084B">
        <w:rPr>
          <w:rFonts w:ascii="Arial" w:hAnsi="Arial" w:cs="Arial"/>
          <w:sz w:val="24"/>
          <w:szCs w:val="24"/>
          <w:lang w:val="en-US"/>
        </w:rPr>
        <w:t>two</w:t>
      </w:r>
      <w:r w:rsidRPr="00BB084B">
        <w:rPr>
          <w:rFonts w:ascii="Arial" w:hAnsi="Arial" w:cs="Arial"/>
          <w:sz w:val="24"/>
          <w:szCs w:val="24"/>
          <w:lang w:val="en-US"/>
        </w:rPr>
        <w:t xml:space="preserve"> year</w:t>
      </w:r>
      <w:r w:rsidRPr="00BB084B" w:rsidR="00BB084B">
        <w:rPr>
          <w:rFonts w:ascii="Arial" w:hAnsi="Arial" w:cs="Arial"/>
          <w:sz w:val="24"/>
          <w:szCs w:val="24"/>
          <w:lang w:val="en-US"/>
        </w:rPr>
        <w:t>s</w:t>
      </w:r>
      <w:r w:rsidRPr="00E144F3">
        <w:rPr>
          <w:rFonts w:ascii="Arial" w:hAnsi="Arial" w:cs="Arial"/>
          <w:sz w:val="24"/>
          <w:szCs w:val="24"/>
          <w:lang w:val="en-US"/>
        </w:rPr>
        <w:t xml:space="preserve"> of work experience</w:t>
      </w:r>
      <w:r w:rsidR="00BB084B">
        <w:rPr>
          <w:rFonts w:ascii="Arial" w:hAnsi="Arial" w:cs="Arial"/>
          <w:sz w:val="24"/>
          <w:szCs w:val="24"/>
          <w:lang w:val="en-US"/>
        </w:rPr>
        <w:t xml:space="preserve"> in in-person modality and currently working hybrid or remote</w:t>
      </w:r>
      <w:r w:rsidRPr="00E144F3">
        <w:rPr>
          <w:rFonts w:ascii="Arial" w:hAnsi="Arial" w:cs="Arial"/>
          <w:sz w:val="24"/>
          <w:szCs w:val="24"/>
          <w:lang w:val="en-US"/>
        </w:rPr>
        <w:t>.</w:t>
      </w:r>
    </w:p>
    <w:p w:rsidRPr="00E144F3" w:rsidR="00395BF3" w:rsidP="00E144F3" w:rsidRDefault="00395BF3" w14:paraId="08884D72" w14:textId="3EF3CC53">
      <w:pPr>
        <w:pStyle w:val="ListParagraph"/>
        <w:numPr>
          <w:ilvl w:val="0"/>
          <w:numId w:val="5"/>
        </w:numPr>
        <w:autoSpaceDE w:val="0"/>
        <w:autoSpaceDN w:val="0"/>
        <w:adjustRightInd w:val="0"/>
        <w:spacing w:after="0" w:line="240" w:lineRule="auto"/>
        <w:jc w:val="both"/>
        <w:rPr>
          <w:rFonts w:ascii="Arial" w:hAnsi="Arial" w:cs="Arial"/>
          <w:b/>
          <w:bCs/>
          <w:sz w:val="24"/>
          <w:szCs w:val="24"/>
          <w:lang w:val="en-US"/>
        </w:rPr>
      </w:pPr>
      <w:r w:rsidRPr="00E144F3">
        <w:rPr>
          <w:rFonts w:ascii="Arial" w:hAnsi="Arial" w:cs="Arial"/>
          <w:b/>
          <w:bCs/>
          <w:sz w:val="24"/>
          <w:szCs w:val="24"/>
          <w:lang w:val="en-US"/>
        </w:rPr>
        <w:t>Geographical Scope:</w:t>
      </w:r>
      <w:r w:rsidRPr="00E144F3" w:rsidR="00E144F3">
        <w:rPr>
          <w:rFonts w:ascii="Arial" w:hAnsi="Arial" w:cs="Arial"/>
          <w:b/>
          <w:bCs/>
          <w:sz w:val="24"/>
          <w:szCs w:val="24"/>
          <w:lang w:val="en-US"/>
        </w:rPr>
        <w:t xml:space="preserve"> </w:t>
      </w:r>
      <w:r w:rsidRPr="00E144F3">
        <w:rPr>
          <w:rFonts w:ascii="Arial" w:hAnsi="Arial" w:cs="Arial"/>
          <w:sz w:val="24"/>
          <w:szCs w:val="24"/>
          <w:lang w:val="en-US"/>
        </w:rPr>
        <w:t>The survey was deployed in Argentina, Colombia, Spain, and Mexico to provide cross-cultural insights.</w:t>
      </w:r>
    </w:p>
    <w:p w:rsidR="00395BF3" w:rsidP="00395BF3" w:rsidRDefault="00395BF3" w14:paraId="487F34AF" w14:textId="77777777">
      <w:pPr>
        <w:autoSpaceDE w:val="0"/>
        <w:autoSpaceDN w:val="0"/>
        <w:adjustRightInd w:val="0"/>
        <w:spacing w:after="0" w:line="240" w:lineRule="auto"/>
        <w:jc w:val="both"/>
        <w:rPr>
          <w:rFonts w:ascii="Arial" w:hAnsi="Arial" w:cs="Arial"/>
          <w:b/>
          <w:bCs/>
          <w:sz w:val="24"/>
          <w:szCs w:val="24"/>
          <w:lang w:val="en-US"/>
        </w:rPr>
      </w:pPr>
    </w:p>
    <w:p w:rsidR="00E144F3" w:rsidP="00E144F3" w:rsidRDefault="00E144F3" w14:paraId="73EF37CD" w14:textId="699040AA">
      <w:pPr>
        <w:autoSpaceDE w:val="0"/>
        <w:autoSpaceDN w:val="0"/>
        <w:adjustRightInd w:val="0"/>
        <w:spacing w:after="0" w:line="240" w:lineRule="auto"/>
        <w:jc w:val="both"/>
        <w:rPr>
          <w:rFonts w:ascii="Arial" w:hAnsi="Arial" w:cs="Arial"/>
          <w:b/>
          <w:bCs/>
          <w:sz w:val="24"/>
          <w:szCs w:val="24"/>
          <w:lang w:val="en-US"/>
        </w:rPr>
      </w:pPr>
      <w:r>
        <w:rPr>
          <w:rFonts w:ascii="Arial" w:hAnsi="Arial" w:cs="Arial"/>
          <w:b/>
          <w:bCs/>
          <w:sz w:val="24"/>
          <w:szCs w:val="24"/>
          <w:lang w:val="en-US"/>
        </w:rPr>
        <w:t>4.2</w:t>
      </w:r>
      <w:r w:rsidRPr="00395BF3">
        <w:rPr>
          <w:rFonts w:ascii="Arial" w:hAnsi="Arial" w:cs="Arial"/>
          <w:b/>
          <w:bCs/>
          <w:sz w:val="24"/>
          <w:szCs w:val="24"/>
          <w:lang w:val="en-US"/>
        </w:rPr>
        <w:t xml:space="preserve"> </w:t>
      </w:r>
      <w:r>
        <w:rPr>
          <w:rFonts w:ascii="Arial" w:hAnsi="Arial" w:cs="Arial"/>
          <w:b/>
          <w:bCs/>
          <w:sz w:val="24"/>
          <w:szCs w:val="24"/>
          <w:lang w:val="en-US"/>
        </w:rPr>
        <w:t>Variables and Measurement</w:t>
      </w:r>
    </w:p>
    <w:p w:rsidR="00E144F3" w:rsidP="00E144F3" w:rsidRDefault="00E144F3" w14:paraId="4C28CC21" w14:textId="77777777">
      <w:pPr>
        <w:autoSpaceDE w:val="0"/>
        <w:autoSpaceDN w:val="0"/>
        <w:adjustRightInd w:val="0"/>
        <w:spacing w:after="0" w:line="240" w:lineRule="auto"/>
        <w:jc w:val="both"/>
        <w:rPr>
          <w:rFonts w:ascii="Arial" w:hAnsi="Arial" w:cs="Arial"/>
          <w:b/>
          <w:bCs/>
          <w:sz w:val="24"/>
          <w:szCs w:val="24"/>
          <w:lang w:val="en-US"/>
        </w:rPr>
      </w:pPr>
    </w:p>
    <w:p w:rsidRPr="00E144F3" w:rsidR="00E144F3" w:rsidP="00E144F3" w:rsidRDefault="00E144F3" w14:paraId="6FC14769" w14:textId="5830BEA0">
      <w:pPr>
        <w:autoSpaceDE w:val="0"/>
        <w:autoSpaceDN w:val="0"/>
        <w:adjustRightInd w:val="0"/>
        <w:spacing w:after="0" w:line="240" w:lineRule="auto"/>
        <w:jc w:val="both"/>
        <w:rPr>
          <w:rFonts w:ascii="Arial" w:hAnsi="Arial" w:cs="Arial"/>
          <w:sz w:val="24"/>
          <w:szCs w:val="24"/>
          <w:lang w:val="en-US"/>
        </w:rPr>
      </w:pPr>
      <w:r w:rsidRPr="1F1470BD">
        <w:rPr>
          <w:rFonts w:ascii="Arial" w:hAnsi="Arial" w:cs="Arial"/>
          <w:sz w:val="24"/>
          <w:szCs w:val="24"/>
          <w:lang w:val="en-US"/>
        </w:rPr>
        <w:t xml:space="preserve">The study will examine a range of demographic, job-related, and psychosocial factors that may influence </w:t>
      </w:r>
      <w:del w:author="Kelly Johany Garces Pernett" w:date="2025-05-22T16:06:00Z" w:id="54">
        <w:r w:rsidRPr="1F1470BD" w:rsidDel="00E144F3">
          <w:rPr>
            <w:rFonts w:ascii="Arial" w:hAnsi="Arial" w:cs="Arial"/>
            <w:sz w:val="24"/>
            <w:szCs w:val="24"/>
            <w:lang w:val="en-US"/>
          </w:rPr>
          <w:delText>well-being</w:delText>
        </w:r>
      </w:del>
      <w:ins w:author="Kelly Johany Garces Pernett" w:date="2025-05-22T16:06:00Z" w:id="55">
        <w:r w:rsidRPr="1F1470BD" w:rsidR="43874054">
          <w:rPr>
            <w:rFonts w:ascii="Arial" w:hAnsi="Arial" w:cs="Arial"/>
            <w:sz w:val="24"/>
            <w:szCs w:val="24"/>
            <w:lang w:val="en-US"/>
          </w:rPr>
          <w:t>performance, motivation,</w:t>
        </w:r>
      </w:ins>
      <w:r w:rsidRPr="1F1470BD">
        <w:rPr>
          <w:rFonts w:ascii="Arial" w:hAnsi="Arial" w:cs="Arial"/>
          <w:sz w:val="24"/>
          <w:szCs w:val="24"/>
          <w:lang w:val="en-US"/>
        </w:rPr>
        <w:t xml:space="preserve"> and stress levels.</w:t>
      </w:r>
    </w:p>
    <w:p w:rsidRPr="00E144F3" w:rsidR="00E144F3" w:rsidP="00E144F3" w:rsidRDefault="00E144F3" w14:paraId="64DD8745" w14:textId="77777777">
      <w:pPr>
        <w:autoSpaceDE w:val="0"/>
        <w:autoSpaceDN w:val="0"/>
        <w:adjustRightInd w:val="0"/>
        <w:spacing w:after="0" w:line="240" w:lineRule="auto"/>
        <w:jc w:val="both"/>
        <w:rPr>
          <w:rFonts w:ascii="Arial" w:hAnsi="Arial" w:cs="Arial"/>
          <w:sz w:val="24"/>
          <w:szCs w:val="24"/>
          <w:lang w:val="en-US"/>
        </w:rPr>
      </w:pPr>
    </w:p>
    <w:p w:rsidRPr="00E144F3" w:rsidR="00E144F3" w:rsidP="00E144F3" w:rsidRDefault="00E144F3" w14:paraId="17CAA6E2" w14:textId="237F9502">
      <w:pPr>
        <w:autoSpaceDE w:val="0"/>
        <w:autoSpaceDN w:val="0"/>
        <w:adjustRightInd w:val="0"/>
        <w:spacing w:after="0" w:line="240" w:lineRule="auto"/>
        <w:jc w:val="both"/>
        <w:rPr>
          <w:rFonts w:ascii="Arial" w:hAnsi="Arial" w:cs="Arial"/>
          <w:b/>
          <w:bCs/>
          <w:sz w:val="24"/>
          <w:szCs w:val="24"/>
          <w:lang w:val="en-US"/>
        </w:rPr>
      </w:pPr>
      <w:r w:rsidRPr="00E144F3">
        <w:rPr>
          <w:rFonts w:ascii="Arial" w:hAnsi="Arial" w:cs="Arial"/>
          <w:b/>
          <w:bCs/>
          <w:sz w:val="24"/>
          <w:szCs w:val="24"/>
          <w:lang w:val="en-US"/>
        </w:rPr>
        <w:t>Independent Variables:</w:t>
      </w:r>
    </w:p>
    <w:p w:rsidRPr="002231B3" w:rsidR="002231B3" w:rsidP="002231B3" w:rsidRDefault="002231B3" w14:paraId="3A8C1958" w14:textId="77777777">
      <w:pPr>
        <w:pStyle w:val="ListParagraph"/>
        <w:numPr>
          <w:ilvl w:val="0"/>
          <w:numId w:val="19"/>
        </w:numPr>
        <w:autoSpaceDE w:val="0"/>
        <w:autoSpaceDN w:val="0"/>
        <w:adjustRightInd w:val="0"/>
        <w:spacing w:after="0" w:line="240" w:lineRule="auto"/>
        <w:jc w:val="both"/>
        <w:rPr>
          <w:rFonts w:ascii="Arial" w:hAnsi="Arial" w:cs="Arial"/>
          <w:sz w:val="24"/>
          <w:szCs w:val="24"/>
          <w:lang w:val="en-US"/>
        </w:rPr>
      </w:pPr>
      <w:r w:rsidRPr="1F1470BD">
        <w:rPr>
          <w:rFonts w:ascii="Arial" w:hAnsi="Arial" w:cs="Arial"/>
          <w:sz w:val="24"/>
          <w:szCs w:val="24"/>
          <w:lang w:val="en-US"/>
        </w:rPr>
        <w:t xml:space="preserve">Leadership Role: </w:t>
      </w:r>
      <w:commentRangeStart w:id="56"/>
      <w:r w:rsidRPr="1F1470BD">
        <w:rPr>
          <w:rFonts w:ascii="Arial" w:hAnsi="Arial" w:cs="Arial"/>
          <w:sz w:val="24"/>
          <w:szCs w:val="24"/>
          <w:lang w:val="en-US"/>
        </w:rPr>
        <w:t>Boss (1) vs. Non-Boss (0)</w:t>
      </w:r>
      <w:commentRangeEnd w:id="56"/>
      <w:r>
        <w:rPr>
          <w:rStyle w:val="CommentReference"/>
        </w:rPr>
        <w:commentReference w:id="56"/>
      </w:r>
    </w:p>
    <w:p w:rsidRPr="002231B3" w:rsidR="002231B3" w:rsidP="002231B3" w:rsidRDefault="002231B3" w14:paraId="2BB5076F" w14:textId="77777777">
      <w:pPr>
        <w:pStyle w:val="ListParagraph"/>
        <w:numPr>
          <w:ilvl w:val="0"/>
          <w:numId w:val="19"/>
        </w:numPr>
        <w:autoSpaceDE w:val="0"/>
        <w:autoSpaceDN w:val="0"/>
        <w:adjustRightInd w:val="0"/>
        <w:spacing w:after="0" w:line="240" w:lineRule="auto"/>
        <w:jc w:val="both"/>
        <w:rPr>
          <w:rFonts w:ascii="Arial" w:hAnsi="Arial" w:cs="Arial"/>
          <w:sz w:val="24"/>
          <w:szCs w:val="24"/>
          <w:lang w:val="en-US"/>
        </w:rPr>
      </w:pPr>
      <w:r w:rsidRPr="002231B3">
        <w:rPr>
          <w:rFonts w:ascii="Arial" w:hAnsi="Arial" w:cs="Arial"/>
          <w:sz w:val="24"/>
          <w:szCs w:val="24"/>
          <w:lang w:val="en-US"/>
        </w:rPr>
        <w:t>Company Type: Software Development (SW_D0), National Outsourcing (Out_NAL), International Outsourcing (Out_INT), Software Factory (Fabrica)</w:t>
      </w:r>
    </w:p>
    <w:p w:rsidRPr="002231B3" w:rsidR="002231B3" w:rsidP="002231B3" w:rsidRDefault="002231B3" w14:paraId="5AEAE538" w14:textId="77777777">
      <w:pPr>
        <w:pStyle w:val="ListParagraph"/>
        <w:numPr>
          <w:ilvl w:val="0"/>
          <w:numId w:val="19"/>
        </w:numPr>
        <w:autoSpaceDE w:val="0"/>
        <w:autoSpaceDN w:val="0"/>
        <w:adjustRightInd w:val="0"/>
        <w:spacing w:after="0" w:line="240" w:lineRule="auto"/>
        <w:jc w:val="both"/>
        <w:rPr>
          <w:rFonts w:ascii="Arial" w:hAnsi="Arial" w:cs="Arial"/>
          <w:sz w:val="24"/>
          <w:szCs w:val="24"/>
          <w:lang w:val="en-US"/>
        </w:rPr>
      </w:pPr>
      <w:r w:rsidRPr="1F1470BD">
        <w:rPr>
          <w:rFonts w:ascii="Arial" w:hAnsi="Arial" w:cs="Arial"/>
          <w:sz w:val="24"/>
          <w:szCs w:val="24"/>
          <w:lang w:val="en-US"/>
        </w:rPr>
        <w:t>Remote Work Level: High (Alto) vs. Low (</w:t>
      </w:r>
      <w:commentRangeStart w:id="57"/>
      <w:r w:rsidRPr="1F1470BD">
        <w:rPr>
          <w:rFonts w:ascii="Arial" w:hAnsi="Arial" w:cs="Arial"/>
          <w:sz w:val="24"/>
          <w:szCs w:val="24"/>
          <w:lang w:val="en-US"/>
        </w:rPr>
        <w:t>Bajo)</w:t>
      </w:r>
      <w:commentRangeEnd w:id="57"/>
      <w:r>
        <w:rPr>
          <w:rStyle w:val="CommentReference"/>
        </w:rPr>
        <w:commentReference w:id="57"/>
      </w:r>
    </w:p>
    <w:p w:rsidR="00E144F3" w:rsidP="002231B3" w:rsidRDefault="002231B3" w14:paraId="1D7D5E76" w14:textId="00688285">
      <w:pPr>
        <w:pStyle w:val="ListParagraph"/>
        <w:numPr>
          <w:ilvl w:val="0"/>
          <w:numId w:val="19"/>
        </w:numPr>
        <w:autoSpaceDE w:val="0"/>
        <w:autoSpaceDN w:val="0"/>
        <w:adjustRightInd w:val="0"/>
        <w:spacing w:after="0" w:line="240" w:lineRule="auto"/>
        <w:jc w:val="both"/>
        <w:rPr>
          <w:rFonts w:ascii="Arial" w:hAnsi="Arial" w:cs="Arial"/>
          <w:sz w:val="24"/>
          <w:szCs w:val="24"/>
          <w:lang w:val="en-US"/>
        </w:rPr>
      </w:pPr>
      <w:r w:rsidRPr="002231B3">
        <w:rPr>
          <w:rFonts w:ascii="Arial" w:hAnsi="Arial" w:cs="Arial"/>
          <w:sz w:val="24"/>
          <w:szCs w:val="24"/>
          <w:lang w:val="en-US"/>
        </w:rPr>
        <w:t>Country: Argentina, Colombia, Spain, Mexico</w:t>
      </w:r>
    </w:p>
    <w:p w:rsidRPr="00FC3242" w:rsidR="00FC3242" w:rsidP="00FC3242" w:rsidRDefault="00FC3242" w14:paraId="1E90D9EA" w14:textId="6373C992">
      <w:pPr>
        <w:pStyle w:val="ListParagraph"/>
        <w:numPr>
          <w:ilvl w:val="0"/>
          <w:numId w:val="19"/>
        </w:numPr>
        <w:rPr>
          <w:rFonts w:ascii="Arial" w:hAnsi="Arial" w:cs="Arial"/>
          <w:sz w:val="24"/>
          <w:szCs w:val="24"/>
          <w:lang w:val="en-US"/>
        </w:rPr>
      </w:pPr>
      <w:r w:rsidRPr="1F1470BD">
        <w:rPr>
          <w:rFonts w:ascii="Arial" w:hAnsi="Arial" w:cs="Arial"/>
          <w:sz w:val="24"/>
          <w:szCs w:val="24"/>
          <w:lang w:val="en-US"/>
        </w:rPr>
        <w:t>Gender: Male (Masculino) vs. Female (</w:t>
      </w:r>
      <w:commentRangeStart w:id="58"/>
      <w:r w:rsidRPr="1F1470BD">
        <w:rPr>
          <w:rFonts w:ascii="Arial" w:hAnsi="Arial" w:cs="Arial"/>
          <w:sz w:val="24"/>
          <w:szCs w:val="24"/>
          <w:lang w:val="en-US"/>
        </w:rPr>
        <w:t>Femenino)</w:t>
      </w:r>
      <w:commentRangeEnd w:id="58"/>
      <w:r>
        <w:rPr>
          <w:rStyle w:val="CommentReference"/>
        </w:rPr>
        <w:commentReference w:id="58"/>
      </w:r>
    </w:p>
    <w:p w:rsidRPr="002231B3" w:rsidR="002231B3" w:rsidP="002231B3" w:rsidRDefault="002231B3" w14:paraId="49A42874" w14:textId="77777777">
      <w:pPr>
        <w:pStyle w:val="ListParagraph"/>
        <w:autoSpaceDE w:val="0"/>
        <w:autoSpaceDN w:val="0"/>
        <w:adjustRightInd w:val="0"/>
        <w:spacing w:after="0" w:line="240" w:lineRule="auto"/>
        <w:jc w:val="both"/>
        <w:rPr>
          <w:rFonts w:ascii="Arial" w:hAnsi="Arial" w:cs="Arial"/>
          <w:sz w:val="24"/>
          <w:szCs w:val="24"/>
          <w:lang w:val="en-US"/>
        </w:rPr>
      </w:pPr>
    </w:p>
    <w:p w:rsidRPr="00E144F3" w:rsidR="00E144F3" w:rsidP="00E144F3" w:rsidRDefault="00E144F3" w14:paraId="157A9218" w14:textId="6D9D92AE">
      <w:pPr>
        <w:autoSpaceDE w:val="0"/>
        <w:autoSpaceDN w:val="0"/>
        <w:adjustRightInd w:val="0"/>
        <w:spacing w:after="0" w:line="240" w:lineRule="auto"/>
        <w:jc w:val="both"/>
        <w:rPr>
          <w:rFonts w:ascii="Arial" w:hAnsi="Arial" w:cs="Arial"/>
          <w:b/>
          <w:bCs/>
          <w:sz w:val="24"/>
          <w:szCs w:val="24"/>
          <w:lang w:val="en-US"/>
        </w:rPr>
      </w:pPr>
      <w:r w:rsidRPr="00E144F3">
        <w:rPr>
          <w:rFonts w:ascii="Arial" w:hAnsi="Arial" w:cs="Arial"/>
          <w:b/>
          <w:bCs/>
          <w:sz w:val="24"/>
          <w:szCs w:val="24"/>
          <w:lang w:val="en-US"/>
        </w:rPr>
        <w:t>Dependent Variables:</w:t>
      </w:r>
    </w:p>
    <w:p w:rsidRPr="00FC7594" w:rsidR="00FC7594" w:rsidP="00FC7594" w:rsidRDefault="00FC7594" w14:paraId="3053B7DD" w14:textId="1497029E">
      <w:pPr>
        <w:pStyle w:val="ListParagraph"/>
        <w:numPr>
          <w:ilvl w:val="0"/>
          <w:numId w:val="20"/>
        </w:numPr>
        <w:autoSpaceDE w:val="0"/>
        <w:autoSpaceDN w:val="0"/>
        <w:adjustRightInd w:val="0"/>
        <w:spacing w:after="0" w:line="240" w:lineRule="auto"/>
        <w:jc w:val="both"/>
        <w:rPr>
          <w:rFonts w:ascii="Arial" w:hAnsi="Arial" w:cs="Arial"/>
          <w:sz w:val="24"/>
          <w:szCs w:val="24"/>
          <w:lang w:val="en-US"/>
        </w:rPr>
      </w:pPr>
      <w:commentRangeStart w:id="59"/>
      <w:r w:rsidRPr="1F1470BD">
        <w:rPr>
          <w:rFonts w:ascii="Arial" w:hAnsi="Arial" w:cs="Arial"/>
          <w:sz w:val="24"/>
          <w:szCs w:val="24"/>
          <w:lang w:val="en-US"/>
        </w:rPr>
        <w:t>Performance Metrics: Performance, Team Productivity, Team Milestones, Concentration</w:t>
      </w:r>
      <w:r w:rsidRPr="1F1470BD" w:rsidR="008E728E">
        <w:rPr>
          <w:rFonts w:ascii="Arial" w:hAnsi="Arial" w:cs="Arial"/>
          <w:sz w:val="24"/>
          <w:szCs w:val="24"/>
          <w:lang w:val="en-US"/>
        </w:rPr>
        <w:t>, Knowledge</w:t>
      </w:r>
      <w:r w:rsidRPr="1F1470BD" w:rsidR="00243501">
        <w:rPr>
          <w:rFonts w:ascii="Arial" w:hAnsi="Arial" w:cs="Arial"/>
          <w:sz w:val="24"/>
          <w:szCs w:val="24"/>
          <w:lang w:val="en-US"/>
        </w:rPr>
        <w:t xml:space="preserve"> </w:t>
      </w:r>
      <w:r w:rsidRPr="1F1470BD" w:rsidR="008E728E">
        <w:rPr>
          <w:rFonts w:ascii="Arial" w:hAnsi="Arial" w:cs="Arial"/>
          <w:sz w:val="24"/>
          <w:szCs w:val="24"/>
          <w:lang w:val="en-US"/>
        </w:rPr>
        <w:t>Exchange,</w:t>
      </w:r>
      <w:r w:rsidRPr="1F1470BD" w:rsidR="00673207">
        <w:rPr>
          <w:rFonts w:ascii="Arial" w:hAnsi="Arial" w:cs="Arial"/>
          <w:sz w:val="24"/>
          <w:szCs w:val="24"/>
          <w:lang w:val="en-US"/>
        </w:rPr>
        <w:t xml:space="preserve"> </w:t>
      </w:r>
      <w:r w:rsidRPr="1F1470BD" w:rsidR="00C05E9B">
        <w:rPr>
          <w:rFonts w:ascii="Arial" w:hAnsi="Arial" w:cs="Arial"/>
          <w:sz w:val="24"/>
          <w:szCs w:val="24"/>
          <w:lang w:val="en-US"/>
        </w:rPr>
        <w:t>Communication</w:t>
      </w:r>
      <w:r w:rsidRPr="1F1470BD" w:rsidR="00243501">
        <w:rPr>
          <w:rFonts w:ascii="Arial" w:hAnsi="Arial" w:cs="Arial"/>
          <w:sz w:val="24"/>
          <w:szCs w:val="24"/>
          <w:lang w:val="en-US"/>
        </w:rPr>
        <w:t xml:space="preserve"> </w:t>
      </w:r>
      <w:r w:rsidRPr="1F1470BD" w:rsidR="00EB5299">
        <w:rPr>
          <w:rFonts w:ascii="Arial" w:hAnsi="Arial" w:cs="Arial"/>
          <w:sz w:val="24"/>
          <w:szCs w:val="24"/>
          <w:lang w:val="en-US"/>
        </w:rPr>
        <w:t>with</w:t>
      </w:r>
      <w:r w:rsidRPr="1F1470BD" w:rsidR="00243501">
        <w:rPr>
          <w:rFonts w:ascii="Arial" w:hAnsi="Arial" w:cs="Arial"/>
          <w:sz w:val="24"/>
          <w:szCs w:val="24"/>
          <w:lang w:val="en-US"/>
        </w:rPr>
        <w:t xml:space="preserve"> </w:t>
      </w:r>
      <w:r w:rsidRPr="1F1470BD" w:rsidR="00C05E9B">
        <w:rPr>
          <w:rFonts w:ascii="Arial" w:hAnsi="Arial" w:cs="Arial"/>
          <w:sz w:val="24"/>
          <w:szCs w:val="24"/>
          <w:lang w:val="en-US"/>
        </w:rPr>
        <w:t>Peers, Communication</w:t>
      </w:r>
      <w:r w:rsidRPr="1F1470BD" w:rsidR="00243501">
        <w:rPr>
          <w:rFonts w:ascii="Arial" w:hAnsi="Arial" w:cs="Arial"/>
          <w:sz w:val="24"/>
          <w:szCs w:val="24"/>
          <w:lang w:val="en-US"/>
        </w:rPr>
        <w:t xml:space="preserve"> </w:t>
      </w:r>
      <w:r w:rsidRPr="1F1470BD" w:rsidR="00EB5299">
        <w:rPr>
          <w:rFonts w:ascii="Arial" w:hAnsi="Arial" w:cs="Arial"/>
          <w:sz w:val="24"/>
          <w:szCs w:val="24"/>
          <w:lang w:val="en-US"/>
        </w:rPr>
        <w:t>with</w:t>
      </w:r>
      <w:r w:rsidRPr="1F1470BD" w:rsidR="00243501">
        <w:rPr>
          <w:rFonts w:ascii="Arial" w:hAnsi="Arial" w:cs="Arial"/>
          <w:sz w:val="24"/>
          <w:szCs w:val="24"/>
          <w:lang w:val="en-US"/>
        </w:rPr>
        <w:t xml:space="preserve"> </w:t>
      </w:r>
      <w:r w:rsidRPr="1F1470BD" w:rsidR="00C05E9B">
        <w:rPr>
          <w:rFonts w:ascii="Arial" w:hAnsi="Arial" w:cs="Arial"/>
          <w:sz w:val="24"/>
          <w:szCs w:val="24"/>
          <w:lang w:val="en-US"/>
        </w:rPr>
        <w:t xml:space="preserve">Boss, </w:t>
      </w:r>
      <w:r w:rsidRPr="1F1470BD" w:rsidR="00673207">
        <w:rPr>
          <w:rFonts w:ascii="Arial" w:hAnsi="Arial" w:cs="Arial"/>
          <w:sz w:val="24"/>
          <w:szCs w:val="24"/>
          <w:lang w:val="en-US"/>
        </w:rPr>
        <w:t>Lack</w:t>
      </w:r>
      <w:r w:rsidRPr="1F1470BD" w:rsidR="00243501">
        <w:rPr>
          <w:rFonts w:ascii="Arial" w:hAnsi="Arial" w:cs="Arial"/>
          <w:sz w:val="24"/>
          <w:szCs w:val="24"/>
          <w:lang w:val="en-US"/>
        </w:rPr>
        <w:t xml:space="preserve"> </w:t>
      </w:r>
      <w:r w:rsidRPr="1F1470BD" w:rsidR="00673207">
        <w:rPr>
          <w:rFonts w:ascii="Arial" w:hAnsi="Arial" w:cs="Arial"/>
          <w:sz w:val="24"/>
          <w:szCs w:val="24"/>
          <w:lang w:val="en-US"/>
        </w:rPr>
        <w:t>Employee</w:t>
      </w:r>
      <w:r w:rsidRPr="1F1470BD" w:rsidR="00243501">
        <w:rPr>
          <w:rFonts w:ascii="Arial" w:hAnsi="Arial" w:cs="Arial"/>
          <w:sz w:val="24"/>
          <w:szCs w:val="24"/>
          <w:lang w:val="en-US"/>
        </w:rPr>
        <w:t xml:space="preserve"> </w:t>
      </w:r>
      <w:r w:rsidRPr="1F1470BD" w:rsidR="00673207">
        <w:rPr>
          <w:rFonts w:ascii="Arial" w:hAnsi="Arial" w:cs="Arial"/>
          <w:sz w:val="24"/>
          <w:szCs w:val="24"/>
          <w:lang w:val="en-US"/>
        </w:rPr>
        <w:t>Engagement, Leadership</w:t>
      </w:r>
      <w:r w:rsidRPr="1F1470BD" w:rsidR="00243501">
        <w:rPr>
          <w:rFonts w:ascii="Arial" w:hAnsi="Arial" w:cs="Arial"/>
          <w:sz w:val="24"/>
          <w:szCs w:val="24"/>
          <w:lang w:val="en-US"/>
        </w:rPr>
        <w:t xml:space="preserve"> </w:t>
      </w:r>
      <w:r w:rsidRPr="1F1470BD" w:rsidR="00673207">
        <w:rPr>
          <w:rFonts w:ascii="Arial" w:hAnsi="Arial" w:cs="Arial"/>
          <w:sz w:val="24"/>
          <w:szCs w:val="24"/>
          <w:lang w:val="en-US"/>
        </w:rPr>
        <w:t xml:space="preserve">Problems, </w:t>
      </w:r>
      <w:r w:rsidRPr="1F1470BD" w:rsidR="009840C9">
        <w:rPr>
          <w:rFonts w:ascii="Arial" w:hAnsi="Arial" w:cs="Arial"/>
          <w:sz w:val="24"/>
          <w:szCs w:val="24"/>
          <w:lang w:val="en-US"/>
        </w:rPr>
        <w:t>AgileM</w:t>
      </w:r>
      <w:r w:rsidRPr="1F1470BD" w:rsidR="00243501">
        <w:rPr>
          <w:rFonts w:ascii="Arial" w:hAnsi="Arial" w:cs="Arial"/>
          <w:sz w:val="24"/>
          <w:szCs w:val="24"/>
          <w:lang w:val="en-US"/>
        </w:rPr>
        <w:t xml:space="preserve"> </w:t>
      </w:r>
      <w:r w:rsidRPr="1F1470BD" w:rsidR="009840C9">
        <w:rPr>
          <w:rFonts w:ascii="Arial" w:hAnsi="Arial" w:cs="Arial"/>
          <w:sz w:val="24"/>
          <w:szCs w:val="24"/>
          <w:lang w:val="en-US"/>
        </w:rPr>
        <w:t>Effectiveness, Tasks</w:t>
      </w:r>
      <w:r w:rsidRPr="1F1470BD" w:rsidR="00243501">
        <w:rPr>
          <w:rFonts w:ascii="Arial" w:hAnsi="Arial" w:cs="Arial"/>
          <w:sz w:val="24"/>
          <w:szCs w:val="24"/>
          <w:lang w:val="en-US"/>
        </w:rPr>
        <w:t xml:space="preserve"> </w:t>
      </w:r>
      <w:r w:rsidRPr="1F1470BD" w:rsidR="009840C9">
        <w:rPr>
          <w:rFonts w:ascii="Arial" w:hAnsi="Arial" w:cs="Arial"/>
          <w:sz w:val="24"/>
          <w:szCs w:val="24"/>
          <w:lang w:val="en-US"/>
        </w:rPr>
        <w:t>Assignment, Confidence</w:t>
      </w:r>
      <w:r w:rsidRPr="1F1470BD" w:rsidR="00243501">
        <w:rPr>
          <w:rFonts w:ascii="Arial" w:hAnsi="Arial" w:cs="Arial"/>
          <w:sz w:val="24"/>
          <w:szCs w:val="24"/>
          <w:lang w:val="en-US"/>
        </w:rPr>
        <w:t xml:space="preserve"> </w:t>
      </w:r>
      <w:r w:rsidRPr="1F1470BD" w:rsidR="009840C9">
        <w:rPr>
          <w:rFonts w:ascii="Arial" w:hAnsi="Arial" w:cs="Arial"/>
          <w:sz w:val="24"/>
          <w:szCs w:val="24"/>
          <w:lang w:val="en-US"/>
        </w:rPr>
        <w:t>Between</w:t>
      </w:r>
      <w:r w:rsidRPr="1F1470BD" w:rsidR="00243501">
        <w:rPr>
          <w:rFonts w:ascii="Arial" w:hAnsi="Arial" w:cs="Arial"/>
          <w:sz w:val="24"/>
          <w:szCs w:val="24"/>
          <w:lang w:val="en-US"/>
        </w:rPr>
        <w:t xml:space="preserve"> </w:t>
      </w:r>
      <w:r w:rsidRPr="1F1470BD" w:rsidR="009840C9">
        <w:rPr>
          <w:rFonts w:ascii="Arial" w:hAnsi="Arial" w:cs="Arial"/>
          <w:sz w:val="24"/>
          <w:szCs w:val="24"/>
          <w:lang w:val="en-US"/>
        </w:rPr>
        <w:t>Team</w:t>
      </w:r>
      <w:r w:rsidRPr="1F1470BD" w:rsidR="00D573AA">
        <w:rPr>
          <w:rFonts w:ascii="Arial" w:hAnsi="Arial" w:cs="Arial"/>
          <w:sz w:val="24"/>
          <w:szCs w:val="24"/>
          <w:lang w:val="en-US"/>
        </w:rPr>
        <w:t xml:space="preserve"> </w:t>
      </w:r>
      <w:r w:rsidRPr="1F1470BD" w:rsidR="009840C9">
        <w:rPr>
          <w:rFonts w:ascii="Arial" w:hAnsi="Arial" w:cs="Arial"/>
          <w:sz w:val="24"/>
          <w:szCs w:val="24"/>
          <w:lang w:val="en-US"/>
        </w:rPr>
        <w:t xml:space="preserve">Members, </w:t>
      </w:r>
      <w:r w:rsidRPr="1F1470BD" w:rsidR="004D0BD8">
        <w:rPr>
          <w:rFonts w:ascii="Arial" w:hAnsi="Arial" w:cs="Arial"/>
          <w:sz w:val="24"/>
          <w:szCs w:val="24"/>
          <w:lang w:val="en-US"/>
        </w:rPr>
        <w:t>Collaboration</w:t>
      </w:r>
      <w:r w:rsidRPr="1F1470BD" w:rsidR="00243501">
        <w:rPr>
          <w:rFonts w:ascii="Arial" w:hAnsi="Arial" w:cs="Arial"/>
          <w:sz w:val="24"/>
          <w:szCs w:val="24"/>
          <w:lang w:val="en-US"/>
        </w:rPr>
        <w:t xml:space="preserve"> </w:t>
      </w:r>
      <w:r w:rsidRPr="1F1470BD" w:rsidR="004D0BD8">
        <w:rPr>
          <w:rFonts w:ascii="Arial" w:hAnsi="Arial" w:cs="Arial"/>
          <w:sz w:val="24"/>
          <w:szCs w:val="24"/>
          <w:lang w:val="en-US"/>
        </w:rPr>
        <w:t>Between</w:t>
      </w:r>
      <w:r w:rsidRPr="1F1470BD" w:rsidR="00243501">
        <w:rPr>
          <w:rFonts w:ascii="Arial" w:hAnsi="Arial" w:cs="Arial"/>
          <w:sz w:val="24"/>
          <w:szCs w:val="24"/>
          <w:lang w:val="en-US"/>
        </w:rPr>
        <w:t xml:space="preserve"> </w:t>
      </w:r>
      <w:r w:rsidRPr="1F1470BD" w:rsidR="004D0BD8">
        <w:rPr>
          <w:rFonts w:ascii="Arial" w:hAnsi="Arial" w:cs="Arial"/>
          <w:sz w:val="24"/>
          <w:szCs w:val="24"/>
          <w:lang w:val="en-US"/>
        </w:rPr>
        <w:t>Team</w:t>
      </w:r>
      <w:r w:rsidRPr="1F1470BD" w:rsidR="00243501">
        <w:rPr>
          <w:rFonts w:ascii="Arial" w:hAnsi="Arial" w:cs="Arial"/>
          <w:sz w:val="24"/>
          <w:szCs w:val="24"/>
          <w:lang w:val="en-US"/>
        </w:rPr>
        <w:t xml:space="preserve"> </w:t>
      </w:r>
      <w:r w:rsidRPr="1F1470BD" w:rsidR="004D0BD8">
        <w:rPr>
          <w:rFonts w:ascii="Arial" w:hAnsi="Arial" w:cs="Arial"/>
          <w:sz w:val="24"/>
          <w:szCs w:val="24"/>
          <w:lang w:val="en-US"/>
        </w:rPr>
        <w:t>Members, Personal</w:t>
      </w:r>
      <w:r w:rsidRPr="1F1470BD" w:rsidR="00243501">
        <w:rPr>
          <w:rFonts w:ascii="Arial" w:hAnsi="Arial" w:cs="Arial"/>
          <w:sz w:val="24"/>
          <w:szCs w:val="24"/>
          <w:lang w:val="en-US"/>
        </w:rPr>
        <w:t xml:space="preserve"> </w:t>
      </w:r>
      <w:r w:rsidRPr="1F1470BD" w:rsidR="004D0BD8">
        <w:rPr>
          <w:rFonts w:ascii="Arial" w:hAnsi="Arial" w:cs="Arial"/>
          <w:sz w:val="24"/>
          <w:szCs w:val="24"/>
          <w:lang w:val="en-US"/>
        </w:rPr>
        <w:t>Relationships</w:t>
      </w:r>
      <w:r w:rsidRPr="1F1470BD" w:rsidR="00243501">
        <w:rPr>
          <w:rFonts w:ascii="Arial" w:hAnsi="Arial" w:cs="Arial"/>
          <w:sz w:val="24"/>
          <w:szCs w:val="24"/>
          <w:lang w:val="en-US"/>
        </w:rPr>
        <w:t xml:space="preserve"> </w:t>
      </w:r>
      <w:r w:rsidRPr="1F1470BD" w:rsidR="004D0BD8">
        <w:rPr>
          <w:rFonts w:ascii="Arial" w:hAnsi="Arial" w:cs="Arial"/>
          <w:sz w:val="24"/>
          <w:szCs w:val="24"/>
          <w:lang w:val="en-US"/>
        </w:rPr>
        <w:t>Over</w:t>
      </w:r>
      <w:r w:rsidRPr="1F1470BD" w:rsidR="00243501">
        <w:rPr>
          <w:rFonts w:ascii="Arial" w:hAnsi="Arial" w:cs="Arial"/>
          <w:sz w:val="24"/>
          <w:szCs w:val="24"/>
          <w:lang w:val="en-US"/>
        </w:rPr>
        <w:t xml:space="preserve"> </w:t>
      </w:r>
      <w:r w:rsidRPr="1F1470BD" w:rsidR="004D0BD8">
        <w:rPr>
          <w:rFonts w:ascii="Arial" w:hAnsi="Arial" w:cs="Arial"/>
          <w:sz w:val="24"/>
          <w:szCs w:val="24"/>
          <w:lang w:val="en-US"/>
        </w:rPr>
        <w:t>Performance,</w:t>
      </w:r>
      <w:r w:rsidRPr="1F1470BD" w:rsidR="00BF5F98">
        <w:rPr>
          <w:rFonts w:ascii="Arial" w:hAnsi="Arial" w:cs="Arial"/>
          <w:sz w:val="24"/>
          <w:szCs w:val="24"/>
          <w:lang w:val="en-US"/>
        </w:rPr>
        <w:t xml:space="preserve"> Qualified</w:t>
      </w:r>
      <w:r w:rsidRPr="1F1470BD" w:rsidR="00243501">
        <w:rPr>
          <w:rFonts w:ascii="Arial" w:hAnsi="Arial" w:cs="Arial"/>
          <w:sz w:val="24"/>
          <w:szCs w:val="24"/>
          <w:lang w:val="en-US"/>
        </w:rPr>
        <w:t xml:space="preserve"> </w:t>
      </w:r>
      <w:r w:rsidRPr="1F1470BD" w:rsidR="00BF5F98">
        <w:rPr>
          <w:rFonts w:ascii="Arial" w:hAnsi="Arial" w:cs="Arial"/>
          <w:sz w:val="24"/>
          <w:szCs w:val="24"/>
          <w:lang w:val="en-US"/>
        </w:rPr>
        <w:t>Personnel, ProjectMgmt</w:t>
      </w:r>
      <w:r w:rsidRPr="1F1470BD" w:rsidR="00243501">
        <w:rPr>
          <w:rFonts w:ascii="Arial" w:hAnsi="Arial" w:cs="Arial"/>
          <w:sz w:val="24"/>
          <w:szCs w:val="24"/>
          <w:lang w:val="en-US"/>
        </w:rPr>
        <w:t xml:space="preserve"> </w:t>
      </w:r>
      <w:r w:rsidRPr="1F1470BD" w:rsidR="00BF5F98">
        <w:rPr>
          <w:rFonts w:ascii="Arial" w:hAnsi="Arial" w:cs="Arial"/>
          <w:sz w:val="24"/>
          <w:szCs w:val="24"/>
          <w:lang w:val="en-US"/>
        </w:rPr>
        <w:t>Problems, Confidence</w:t>
      </w:r>
      <w:r w:rsidRPr="1F1470BD" w:rsidR="00243501">
        <w:rPr>
          <w:rFonts w:ascii="Arial" w:hAnsi="Arial" w:cs="Arial"/>
          <w:sz w:val="24"/>
          <w:szCs w:val="24"/>
          <w:lang w:val="en-US"/>
        </w:rPr>
        <w:t xml:space="preserve"> </w:t>
      </w:r>
      <w:r w:rsidRPr="1F1470BD" w:rsidR="00EB5299">
        <w:rPr>
          <w:rFonts w:ascii="Arial" w:hAnsi="Arial" w:cs="Arial"/>
          <w:sz w:val="24"/>
          <w:szCs w:val="24"/>
          <w:lang w:val="en-US"/>
        </w:rPr>
        <w:t>to</w:t>
      </w:r>
      <w:r w:rsidRPr="1F1470BD" w:rsidR="00243501">
        <w:rPr>
          <w:rFonts w:ascii="Arial" w:hAnsi="Arial" w:cs="Arial"/>
          <w:sz w:val="24"/>
          <w:szCs w:val="24"/>
          <w:lang w:val="en-US"/>
        </w:rPr>
        <w:t xml:space="preserve"> </w:t>
      </w:r>
      <w:r w:rsidRPr="1F1470BD" w:rsidR="00BF5F98">
        <w:rPr>
          <w:rFonts w:ascii="Arial" w:hAnsi="Arial" w:cs="Arial"/>
          <w:sz w:val="24"/>
          <w:szCs w:val="24"/>
          <w:lang w:val="en-US"/>
        </w:rPr>
        <w:t>Ask</w:t>
      </w:r>
      <w:r w:rsidRPr="1F1470BD" w:rsidR="00243501">
        <w:rPr>
          <w:rFonts w:ascii="Arial" w:hAnsi="Arial" w:cs="Arial"/>
          <w:sz w:val="24"/>
          <w:szCs w:val="24"/>
          <w:lang w:val="en-US"/>
        </w:rPr>
        <w:t xml:space="preserve"> </w:t>
      </w:r>
      <w:r w:rsidRPr="1F1470BD" w:rsidR="00BF5F98">
        <w:rPr>
          <w:rFonts w:ascii="Arial" w:hAnsi="Arial" w:cs="Arial"/>
          <w:sz w:val="24"/>
          <w:szCs w:val="24"/>
          <w:lang w:val="en-US"/>
        </w:rPr>
        <w:t xml:space="preserve">Questions, </w:t>
      </w:r>
      <w:r w:rsidRPr="1F1470BD" w:rsidR="00243501">
        <w:rPr>
          <w:rFonts w:ascii="Arial" w:hAnsi="Arial" w:cs="Arial"/>
          <w:sz w:val="24"/>
          <w:szCs w:val="24"/>
          <w:lang w:val="en-US"/>
        </w:rPr>
        <w:t xml:space="preserve">Knowledge </w:t>
      </w:r>
      <w:r w:rsidRPr="1F1470BD" w:rsidR="00C56B2D">
        <w:rPr>
          <w:rFonts w:ascii="Arial" w:hAnsi="Arial" w:cs="Arial"/>
          <w:sz w:val="24"/>
          <w:szCs w:val="24"/>
          <w:lang w:val="en-US"/>
        </w:rPr>
        <w:t>About Role and Shared Leadership.</w:t>
      </w:r>
    </w:p>
    <w:p w:rsidRPr="00FC7594" w:rsidR="00FC7594" w:rsidP="00FC7594" w:rsidRDefault="00FC7594" w14:paraId="16C15E39" w14:textId="2F407177">
      <w:pPr>
        <w:pStyle w:val="ListParagraph"/>
        <w:numPr>
          <w:ilvl w:val="0"/>
          <w:numId w:val="20"/>
        </w:numPr>
        <w:autoSpaceDE w:val="0"/>
        <w:autoSpaceDN w:val="0"/>
        <w:adjustRightInd w:val="0"/>
        <w:spacing w:after="0" w:line="240" w:lineRule="auto"/>
        <w:jc w:val="both"/>
        <w:rPr>
          <w:rFonts w:ascii="Arial" w:hAnsi="Arial" w:cs="Arial"/>
          <w:sz w:val="24"/>
          <w:szCs w:val="24"/>
          <w:lang w:val="en-US"/>
        </w:rPr>
      </w:pPr>
      <w:r w:rsidRPr="00FC7594">
        <w:rPr>
          <w:rFonts w:ascii="Arial" w:hAnsi="Arial" w:cs="Arial"/>
          <w:sz w:val="24"/>
          <w:szCs w:val="24"/>
          <w:lang w:val="en-US"/>
        </w:rPr>
        <w:t>Stress Metrics: Stress Level, Frustration, Task Pressure, Coordination Issues</w:t>
      </w:r>
      <w:r w:rsidR="00141739">
        <w:rPr>
          <w:rFonts w:ascii="Arial" w:hAnsi="Arial" w:cs="Arial"/>
          <w:sz w:val="24"/>
          <w:szCs w:val="24"/>
          <w:lang w:val="en-US"/>
        </w:rPr>
        <w:t xml:space="preserve">, Confidence Level, </w:t>
      </w:r>
      <w:r w:rsidR="008E1848">
        <w:rPr>
          <w:rFonts w:ascii="Arial" w:hAnsi="Arial" w:cs="Arial"/>
          <w:sz w:val="24"/>
          <w:szCs w:val="24"/>
          <w:lang w:val="en-US"/>
        </w:rPr>
        <w:t xml:space="preserve">Flexibility, Communication Issues, Team Trust, Time management, </w:t>
      </w:r>
      <w:r w:rsidR="001B6A86">
        <w:rPr>
          <w:rFonts w:ascii="Arial" w:hAnsi="Arial" w:cs="Arial"/>
          <w:sz w:val="24"/>
          <w:szCs w:val="24"/>
          <w:lang w:val="en-US"/>
        </w:rPr>
        <w:t>Amount Hours Worked and Anger Reactions.</w:t>
      </w:r>
    </w:p>
    <w:p w:rsidRPr="00FC7594" w:rsidR="00DF0633" w:rsidP="00FC7594" w:rsidRDefault="00FC7594" w14:paraId="15990708" w14:textId="2BE9EFFF">
      <w:pPr>
        <w:pStyle w:val="ListParagraph"/>
        <w:numPr>
          <w:ilvl w:val="0"/>
          <w:numId w:val="20"/>
        </w:numPr>
        <w:autoSpaceDE w:val="0"/>
        <w:autoSpaceDN w:val="0"/>
        <w:adjustRightInd w:val="0"/>
        <w:spacing w:after="0" w:line="240" w:lineRule="auto"/>
        <w:jc w:val="both"/>
        <w:rPr>
          <w:rFonts w:ascii="Arial" w:hAnsi="Arial" w:cs="Arial"/>
          <w:b/>
          <w:bCs/>
          <w:sz w:val="24"/>
          <w:szCs w:val="24"/>
          <w:lang w:val="en-US"/>
        </w:rPr>
      </w:pPr>
      <w:r w:rsidRPr="1F1470BD">
        <w:rPr>
          <w:rFonts w:ascii="Arial" w:hAnsi="Arial" w:cs="Arial"/>
          <w:sz w:val="24"/>
          <w:szCs w:val="24"/>
          <w:lang w:val="en-US"/>
        </w:rPr>
        <w:t xml:space="preserve">Motivation Metrics: Motivation, </w:t>
      </w:r>
      <w:r w:rsidRPr="1F1470BD" w:rsidR="00304ED3">
        <w:rPr>
          <w:rFonts w:ascii="Arial" w:hAnsi="Arial" w:cs="Arial"/>
          <w:sz w:val="24"/>
          <w:szCs w:val="24"/>
          <w:lang w:val="en-US"/>
        </w:rPr>
        <w:t xml:space="preserve">Comfort, </w:t>
      </w:r>
      <w:r w:rsidRPr="1F1470BD" w:rsidR="003735B6">
        <w:rPr>
          <w:rFonts w:ascii="Arial" w:hAnsi="Arial" w:cs="Arial"/>
          <w:sz w:val="24"/>
          <w:szCs w:val="24"/>
          <w:lang w:val="en-US"/>
        </w:rPr>
        <w:t xml:space="preserve">Trust In Superior, Problem Solving, </w:t>
      </w:r>
      <w:r w:rsidRPr="1F1470BD">
        <w:rPr>
          <w:rFonts w:ascii="Arial" w:hAnsi="Arial" w:cs="Arial"/>
          <w:sz w:val="24"/>
          <w:szCs w:val="24"/>
          <w:lang w:val="en-US"/>
        </w:rPr>
        <w:t>Work Enjoyment, Work Interest,</w:t>
      </w:r>
      <w:r w:rsidRPr="1F1470BD" w:rsidR="003735B6">
        <w:rPr>
          <w:rFonts w:ascii="Arial" w:hAnsi="Arial" w:cs="Arial"/>
          <w:sz w:val="24"/>
          <w:szCs w:val="24"/>
          <w:lang w:val="en-US"/>
        </w:rPr>
        <w:t xml:space="preserve"> Company appreciation,</w:t>
      </w:r>
      <w:r w:rsidRPr="1F1470BD">
        <w:rPr>
          <w:rFonts w:ascii="Arial" w:hAnsi="Arial" w:cs="Arial"/>
          <w:sz w:val="24"/>
          <w:szCs w:val="24"/>
          <w:lang w:val="en-US"/>
        </w:rPr>
        <w:t xml:space="preserve"> Work-Life Balance</w:t>
      </w:r>
      <w:r w:rsidRPr="1F1470BD" w:rsidR="003735B6">
        <w:rPr>
          <w:rFonts w:ascii="Arial" w:hAnsi="Arial" w:cs="Arial"/>
          <w:sz w:val="24"/>
          <w:szCs w:val="24"/>
          <w:lang w:val="en-US"/>
        </w:rPr>
        <w:t>,</w:t>
      </w:r>
      <w:r w:rsidRPr="1F1470BD" w:rsidR="00FA2678">
        <w:rPr>
          <w:rFonts w:ascii="Arial" w:hAnsi="Arial" w:cs="Arial"/>
          <w:sz w:val="24"/>
          <w:szCs w:val="24"/>
          <w:lang w:val="en-US"/>
        </w:rPr>
        <w:t xml:space="preserve"> Feedback, Boredom, </w:t>
      </w:r>
      <w:r w:rsidRPr="1F1470BD" w:rsidR="00D573AA">
        <w:rPr>
          <w:rFonts w:ascii="Arial" w:hAnsi="Arial" w:cs="Arial"/>
          <w:sz w:val="24"/>
          <w:szCs w:val="24"/>
          <w:lang w:val="en-US"/>
        </w:rPr>
        <w:t>Attention</w:t>
      </w:r>
      <w:r w:rsidRPr="1F1470BD" w:rsidR="00FA2678">
        <w:rPr>
          <w:rFonts w:ascii="Arial" w:hAnsi="Arial" w:cs="Arial"/>
          <w:sz w:val="24"/>
          <w:szCs w:val="24"/>
          <w:lang w:val="en-US"/>
        </w:rPr>
        <w:t xml:space="preserve"> to Others, Job Loss Fear, Work Environment, Team Influence, </w:t>
      </w:r>
      <w:r w:rsidRPr="1F1470BD" w:rsidR="00D573AA">
        <w:rPr>
          <w:rFonts w:ascii="Arial" w:hAnsi="Arial" w:cs="Arial"/>
          <w:sz w:val="24"/>
          <w:szCs w:val="24"/>
          <w:lang w:val="en-US"/>
        </w:rPr>
        <w:t>Personal Relationships, Autonomy, Conflict Relationships, Belonging</w:t>
      </w:r>
      <w:r w:rsidRPr="1F1470BD" w:rsidR="003735B6">
        <w:rPr>
          <w:rFonts w:ascii="Arial" w:hAnsi="Arial" w:cs="Arial"/>
          <w:sz w:val="24"/>
          <w:szCs w:val="24"/>
          <w:lang w:val="en-US"/>
        </w:rPr>
        <w:t xml:space="preserve"> </w:t>
      </w:r>
      <w:r w:rsidRPr="1F1470BD" w:rsidR="00EB5299">
        <w:rPr>
          <w:rFonts w:ascii="Arial" w:hAnsi="Arial" w:cs="Arial"/>
          <w:sz w:val="24"/>
          <w:szCs w:val="24"/>
          <w:lang w:val="en-US"/>
        </w:rPr>
        <w:t xml:space="preserve">and </w:t>
      </w:r>
      <w:r w:rsidRPr="1F1470BD" w:rsidR="003735B6">
        <w:rPr>
          <w:rFonts w:ascii="Arial" w:hAnsi="Arial" w:cs="Arial"/>
          <w:sz w:val="24"/>
          <w:szCs w:val="24"/>
          <w:lang w:val="en-US"/>
        </w:rPr>
        <w:t>Creativity</w:t>
      </w:r>
      <w:commentRangeEnd w:id="59"/>
      <w:r>
        <w:rPr>
          <w:rStyle w:val="CommentReference"/>
        </w:rPr>
        <w:commentReference w:id="59"/>
      </w:r>
    </w:p>
    <w:p w:rsidRPr="00FC7594" w:rsidR="00FC7594" w:rsidP="00FC7594" w:rsidRDefault="00FC7594" w14:paraId="5B26E7BC" w14:textId="77777777">
      <w:pPr>
        <w:pStyle w:val="ListParagraph"/>
        <w:autoSpaceDE w:val="0"/>
        <w:autoSpaceDN w:val="0"/>
        <w:adjustRightInd w:val="0"/>
        <w:spacing w:after="0" w:line="240" w:lineRule="auto"/>
        <w:jc w:val="both"/>
        <w:rPr>
          <w:rFonts w:ascii="Arial" w:hAnsi="Arial" w:cs="Arial"/>
          <w:b/>
          <w:bCs/>
          <w:sz w:val="24"/>
          <w:szCs w:val="24"/>
          <w:lang w:val="en-US"/>
        </w:rPr>
      </w:pPr>
    </w:p>
    <w:p w:rsidRPr="00DF0633" w:rsidR="00E144F3" w:rsidP="00DF0633" w:rsidRDefault="00DF0633" w14:paraId="49CA0C3D" w14:textId="7D7F2C23">
      <w:pPr>
        <w:autoSpaceDE w:val="0"/>
        <w:autoSpaceDN w:val="0"/>
        <w:adjustRightInd w:val="0"/>
        <w:spacing w:after="0" w:line="240" w:lineRule="auto"/>
        <w:jc w:val="both"/>
        <w:rPr>
          <w:rFonts w:ascii="Arial" w:hAnsi="Arial" w:cs="Arial"/>
          <w:b/>
          <w:bCs/>
          <w:sz w:val="24"/>
          <w:szCs w:val="24"/>
          <w:lang w:val="en-US"/>
        </w:rPr>
      </w:pPr>
      <w:r>
        <w:rPr>
          <w:rFonts w:ascii="Arial" w:hAnsi="Arial" w:cs="Arial"/>
          <w:b/>
          <w:bCs/>
          <w:sz w:val="24"/>
          <w:szCs w:val="24"/>
          <w:lang w:val="en-US"/>
        </w:rPr>
        <w:t>4</w:t>
      </w:r>
      <w:r w:rsidRPr="00DF0633" w:rsidR="00E144F3">
        <w:rPr>
          <w:rFonts w:ascii="Arial" w:hAnsi="Arial" w:cs="Arial"/>
          <w:b/>
          <w:bCs/>
          <w:sz w:val="24"/>
          <w:szCs w:val="24"/>
          <w:lang w:val="en-US"/>
        </w:rPr>
        <w:t>.</w:t>
      </w:r>
      <w:r>
        <w:rPr>
          <w:rFonts w:ascii="Arial" w:hAnsi="Arial" w:cs="Arial"/>
          <w:b/>
          <w:bCs/>
          <w:sz w:val="24"/>
          <w:szCs w:val="24"/>
          <w:lang w:val="en-US"/>
        </w:rPr>
        <w:t>3</w:t>
      </w:r>
      <w:r w:rsidRPr="00DF0633" w:rsidR="00E144F3">
        <w:rPr>
          <w:rFonts w:ascii="Arial" w:hAnsi="Arial" w:cs="Arial"/>
          <w:b/>
          <w:bCs/>
          <w:sz w:val="24"/>
          <w:szCs w:val="24"/>
          <w:lang w:val="en-US"/>
        </w:rPr>
        <w:t xml:space="preserve"> Data Analysis Approach</w:t>
      </w:r>
    </w:p>
    <w:p w:rsidR="00E144F3" w:rsidP="00E144F3" w:rsidRDefault="00E144F3" w14:paraId="0847EB27" w14:textId="77777777">
      <w:pPr>
        <w:autoSpaceDE w:val="0"/>
        <w:autoSpaceDN w:val="0"/>
        <w:adjustRightInd w:val="0"/>
        <w:spacing w:after="0" w:line="240" w:lineRule="auto"/>
        <w:jc w:val="both"/>
        <w:rPr>
          <w:rFonts w:ascii="Arial" w:hAnsi="Arial" w:cs="Arial"/>
          <w:b/>
          <w:bCs/>
          <w:sz w:val="24"/>
          <w:szCs w:val="24"/>
          <w:lang w:val="en-US"/>
        </w:rPr>
      </w:pPr>
    </w:p>
    <w:p w:rsidRPr="00D6500A" w:rsidR="00D6500A" w:rsidP="00D6500A" w:rsidRDefault="00D6500A" w14:paraId="3E46CF12" w14:textId="77777777">
      <w:pPr>
        <w:autoSpaceDE w:val="0"/>
        <w:autoSpaceDN w:val="0"/>
        <w:adjustRightInd w:val="0"/>
        <w:spacing w:after="0" w:line="240" w:lineRule="auto"/>
        <w:jc w:val="both"/>
        <w:rPr>
          <w:rFonts w:ascii="Arial" w:hAnsi="Arial" w:cs="Arial"/>
          <w:b/>
          <w:bCs/>
          <w:sz w:val="24"/>
          <w:szCs w:val="24"/>
          <w:lang w:val="en-US"/>
        </w:rPr>
      </w:pPr>
      <w:r w:rsidRPr="00D6500A">
        <w:rPr>
          <w:rFonts w:ascii="Arial" w:hAnsi="Arial" w:cs="Arial"/>
          <w:b/>
          <w:bCs/>
          <w:sz w:val="24"/>
          <w:szCs w:val="24"/>
          <w:lang w:val="en-US"/>
        </w:rPr>
        <w:t>The data analysis includes multiple complementary methods:</w:t>
      </w:r>
    </w:p>
    <w:p w:rsidRPr="00D6500A" w:rsidR="00D6500A" w:rsidP="00D6500A" w:rsidRDefault="00D6500A" w14:paraId="3D82AB99" w14:textId="77777777">
      <w:pPr>
        <w:autoSpaceDE w:val="0"/>
        <w:autoSpaceDN w:val="0"/>
        <w:adjustRightInd w:val="0"/>
        <w:spacing w:after="0" w:line="240" w:lineRule="auto"/>
        <w:jc w:val="both"/>
        <w:rPr>
          <w:rFonts w:ascii="Arial" w:hAnsi="Arial" w:cs="Arial"/>
          <w:b/>
          <w:bCs/>
          <w:sz w:val="24"/>
          <w:szCs w:val="24"/>
          <w:lang w:val="en-US"/>
        </w:rPr>
      </w:pPr>
    </w:p>
    <w:p w:rsidRPr="00A10A80" w:rsidR="00D6500A" w:rsidP="00A10A80" w:rsidRDefault="00D6500A" w14:paraId="58FDE00D" w14:textId="77777777">
      <w:pPr>
        <w:pStyle w:val="ListParagraph"/>
        <w:numPr>
          <w:ilvl w:val="0"/>
          <w:numId w:val="21"/>
        </w:numPr>
        <w:autoSpaceDE w:val="0"/>
        <w:autoSpaceDN w:val="0"/>
        <w:adjustRightInd w:val="0"/>
        <w:spacing w:after="0" w:line="240" w:lineRule="auto"/>
        <w:jc w:val="both"/>
        <w:rPr>
          <w:rFonts w:ascii="Arial" w:hAnsi="Arial" w:cs="Arial"/>
          <w:sz w:val="24"/>
          <w:szCs w:val="24"/>
          <w:lang w:val="en-US"/>
        </w:rPr>
      </w:pPr>
      <w:r w:rsidRPr="00A10A80">
        <w:rPr>
          <w:rFonts w:ascii="Arial" w:hAnsi="Arial" w:cs="Arial"/>
          <w:sz w:val="24"/>
          <w:szCs w:val="24"/>
          <w:lang w:val="en-US"/>
        </w:rPr>
        <w:t>Descriptive Statistics: Calculating means, standard deviations, and distributions for all variables across demographic groups.</w:t>
      </w:r>
    </w:p>
    <w:p w:rsidRPr="00A10A80" w:rsidR="00D6500A" w:rsidP="00A10A80" w:rsidRDefault="00D6500A" w14:paraId="1E8939E7" w14:textId="77777777">
      <w:pPr>
        <w:pStyle w:val="ListParagraph"/>
        <w:numPr>
          <w:ilvl w:val="0"/>
          <w:numId w:val="21"/>
        </w:numPr>
        <w:autoSpaceDE w:val="0"/>
        <w:autoSpaceDN w:val="0"/>
        <w:adjustRightInd w:val="0"/>
        <w:spacing w:after="0" w:line="240" w:lineRule="auto"/>
        <w:jc w:val="both"/>
        <w:rPr>
          <w:rFonts w:ascii="Arial" w:hAnsi="Arial" w:cs="Arial"/>
          <w:sz w:val="24"/>
          <w:szCs w:val="24"/>
          <w:lang w:val="en-US"/>
        </w:rPr>
      </w:pPr>
      <w:r w:rsidRPr="00A10A80">
        <w:rPr>
          <w:rFonts w:ascii="Arial" w:hAnsi="Arial" w:cs="Arial"/>
          <w:sz w:val="24"/>
          <w:szCs w:val="24"/>
          <w:lang w:val="en-US"/>
        </w:rPr>
        <w:t>Correlation Analysis: Examining relationships between performance, stress, and motivation variables for the entire sample and for different remote work levels.</w:t>
      </w:r>
    </w:p>
    <w:p w:rsidRPr="00A10A80" w:rsidR="00D6500A" w:rsidP="00A10A80" w:rsidRDefault="00D6500A" w14:paraId="117F0AF8" w14:textId="77777777">
      <w:pPr>
        <w:pStyle w:val="ListParagraph"/>
        <w:numPr>
          <w:ilvl w:val="0"/>
          <w:numId w:val="21"/>
        </w:numPr>
        <w:autoSpaceDE w:val="0"/>
        <w:autoSpaceDN w:val="0"/>
        <w:adjustRightInd w:val="0"/>
        <w:spacing w:after="0" w:line="240" w:lineRule="auto"/>
        <w:jc w:val="both"/>
        <w:rPr>
          <w:rFonts w:ascii="Arial" w:hAnsi="Arial" w:cs="Arial"/>
          <w:sz w:val="24"/>
          <w:szCs w:val="24"/>
          <w:lang w:val="en-US"/>
        </w:rPr>
      </w:pPr>
      <w:r w:rsidRPr="00A10A80">
        <w:rPr>
          <w:rFonts w:ascii="Arial" w:hAnsi="Arial" w:cs="Arial"/>
          <w:sz w:val="24"/>
          <w:szCs w:val="24"/>
          <w:lang w:val="en-US"/>
        </w:rPr>
        <w:t>T-tests: Comparing means between leadership roles (Boss vs. Non-Boss) and between remote work levels (High vs. Low).</w:t>
      </w:r>
    </w:p>
    <w:p w:rsidRPr="00A10A80" w:rsidR="00D6500A" w:rsidP="00A10A80" w:rsidRDefault="00D6500A" w14:paraId="51D47A79" w14:textId="77777777">
      <w:pPr>
        <w:pStyle w:val="ListParagraph"/>
        <w:numPr>
          <w:ilvl w:val="0"/>
          <w:numId w:val="21"/>
        </w:numPr>
        <w:autoSpaceDE w:val="0"/>
        <w:autoSpaceDN w:val="0"/>
        <w:adjustRightInd w:val="0"/>
        <w:spacing w:after="0" w:line="240" w:lineRule="auto"/>
        <w:jc w:val="both"/>
        <w:rPr>
          <w:rFonts w:ascii="Arial" w:hAnsi="Arial" w:cs="Arial"/>
          <w:sz w:val="24"/>
          <w:szCs w:val="24"/>
          <w:lang w:val="en-US"/>
        </w:rPr>
      </w:pPr>
      <w:r w:rsidRPr="00A10A80">
        <w:rPr>
          <w:rFonts w:ascii="Arial" w:hAnsi="Arial" w:cs="Arial"/>
          <w:sz w:val="24"/>
          <w:szCs w:val="24"/>
          <w:lang w:val="en-US"/>
        </w:rPr>
        <w:t>ANOVA: Analyzing differences in outcomes across multiple company types and countries.</w:t>
      </w:r>
    </w:p>
    <w:p w:rsidRPr="00A10A80" w:rsidR="00D6500A" w:rsidP="00A10A80" w:rsidRDefault="00D6500A" w14:paraId="5F6B5E81" w14:textId="7AE204EF">
      <w:pPr>
        <w:pStyle w:val="ListParagraph"/>
        <w:numPr>
          <w:ilvl w:val="0"/>
          <w:numId w:val="21"/>
        </w:numPr>
        <w:autoSpaceDE w:val="0"/>
        <w:autoSpaceDN w:val="0"/>
        <w:adjustRightInd w:val="0"/>
        <w:spacing w:after="0" w:line="240" w:lineRule="auto"/>
        <w:jc w:val="both"/>
        <w:rPr>
          <w:rFonts w:ascii="Arial" w:hAnsi="Arial" w:cs="Arial"/>
          <w:sz w:val="24"/>
          <w:szCs w:val="24"/>
          <w:lang w:val="en-US"/>
        </w:rPr>
      </w:pPr>
      <w:r w:rsidRPr="00A10A80">
        <w:rPr>
          <w:rFonts w:ascii="Arial" w:hAnsi="Arial" w:cs="Arial"/>
          <w:sz w:val="24"/>
          <w:szCs w:val="24"/>
          <w:lang w:val="en-US"/>
        </w:rPr>
        <w:t xml:space="preserve">Interaction Analysis: Examining how remote </w:t>
      </w:r>
      <w:r w:rsidRPr="00A10A80" w:rsidR="00B915B5">
        <w:rPr>
          <w:rFonts w:ascii="Arial" w:hAnsi="Arial" w:cs="Arial"/>
          <w:sz w:val="24"/>
          <w:szCs w:val="24"/>
          <w:lang w:val="en-US"/>
        </w:rPr>
        <w:t>wor</w:t>
      </w:r>
      <w:r w:rsidR="00B915B5">
        <w:rPr>
          <w:rFonts w:ascii="Arial" w:hAnsi="Arial" w:cs="Arial"/>
          <w:sz w:val="24"/>
          <w:szCs w:val="24"/>
          <w:lang w:val="en-US"/>
        </w:rPr>
        <w:t>k</w:t>
      </w:r>
      <w:r w:rsidRPr="00A10A80">
        <w:rPr>
          <w:rFonts w:ascii="Arial" w:hAnsi="Arial" w:cs="Arial"/>
          <w:sz w:val="24"/>
          <w:szCs w:val="24"/>
          <w:lang w:val="en-US"/>
        </w:rPr>
        <w:t xml:space="preserve"> effects vary by leadership role, company type, and country.</w:t>
      </w:r>
    </w:p>
    <w:p w:rsidRPr="00D6500A" w:rsidR="00D6500A" w:rsidP="00D6500A" w:rsidRDefault="00D6500A" w14:paraId="35155FF1" w14:textId="77777777">
      <w:pPr>
        <w:autoSpaceDE w:val="0"/>
        <w:autoSpaceDN w:val="0"/>
        <w:adjustRightInd w:val="0"/>
        <w:spacing w:after="0" w:line="240" w:lineRule="auto"/>
        <w:jc w:val="both"/>
        <w:rPr>
          <w:rFonts w:ascii="Arial" w:hAnsi="Arial" w:cs="Arial"/>
          <w:sz w:val="24"/>
          <w:szCs w:val="24"/>
          <w:lang w:val="en-US"/>
        </w:rPr>
      </w:pPr>
    </w:p>
    <w:p w:rsidRPr="00D6500A" w:rsidR="00E144F3" w:rsidP="00D6500A" w:rsidRDefault="00D6500A" w14:paraId="1E54D3B8" w14:textId="4A8977D9">
      <w:pPr>
        <w:autoSpaceDE w:val="0"/>
        <w:autoSpaceDN w:val="0"/>
        <w:adjustRightInd w:val="0"/>
        <w:spacing w:after="0" w:line="240" w:lineRule="auto"/>
        <w:jc w:val="both"/>
        <w:rPr>
          <w:rFonts w:ascii="Arial" w:hAnsi="Arial" w:cs="Arial"/>
          <w:sz w:val="24"/>
          <w:szCs w:val="24"/>
          <w:lang w:val="en-US"/>
        </w:rPr>
      </w:pPr>
      <w:r w:rsidRPr="00D6500A">
        <w:rPr>
          <w:rFonts w:ascii="Arial" w:hAnsi="Arial" w:cs="Arial"/>
          <w:sz w:val="24"/>
          <w:szCs w:val="24"/>
          <w:lang w:val="en-US"/>
        </w:rPr>
        <w:t>The analysis was conducted using Python with specialized libraries for statistical analysis, including Pandas, NumPy, SciPy, and Seaborn.</w:t>
      </w:r>
      <w:r w:rsidR="001F13C8">
        <w:rPr>
          <w:rFonts w:ascii="Arial" w:hAnsi="Arial" w:cs="Arial"/>
          <w:sz w:val="24"/>
          <w:szCs w:val="24"/>
          <w:lang w:val="en-US"/>
        </w:rPr>
        <w:t xml:space="preserve"> </w:t>
      </w:r>
      <w:r w:rsidRPr="001F13C8" w:rsidR="001F13C8">
        <w:rPr>
          <w:rFonts w:ascii="Arial" w:hAnsi="Arial" w:cs="Arial"/>
          <w:sz w:val="24"/>
          <w:szCs w:val="24"/>
          <w:lang w:val="en-US"/>
        </w:rPr>
        <w:t xml:space="preserve">For each demographic group, we performed separate analyses of remote work effects to identify group-specific patterns. We placed particular emphasis on examining the interaction between leadership role and remote work level, as differences between managers and </w:t>
      </w:r>
      <w:r w:rsidR="00C31995">
        <w:rPr>
          <w:rFonts w:ascii="Arial" w:hAnsi="Arial" w:cs="Arial"/>
          <w:sz w:val="24"/>
          <w:szCs w:val="24"/>
          <w:lang w:val="en-US"/>
        </w:rPr>
        <w:t>individual contributors</w:t>
      </w:r>
      <w:r w:rsidRPr="001F13C8" w:rsidR="001F13C8">
        <w:rPr>
          <w:rFonts w:ascii="Arial" w:hAnsi="Arial" w:cs="Arial"/>
          <w:sz w:val="24"/>
          <w:szCs w:val="24"/>
          <w:lang w:val="en-US"/>
        </w:rPr>
        <w:t xml:space="preserve"> represent a key focus of this study.</w:t>
      </w:r>
    </w:p>
    <w:p w:rsidR="00D6500A" w:rsidP="00D6500A" w:rsidRDefault="00D6500A" w14:paraId="4A091567" w14:textId="77777777">
      <w:pPr>
        <w:autoSpaceDE w:val="0"/>
        <w:autoSpaceDN w:val="0"/>
        <w:adjustRightInd w:val="0"/>
        <w:spacing w:after="0" w:line="240" w:lineRule="auto"/>
        <w:jc w:val="both"/>
        <w:rPr>
          <w:rFonts w:ascii="Arial" w:hAnsi="Arial" w:cs="Arial"/>
          <w:b/>
          <w:bCs/>
          <w:sz w:val="24"/>
          <w:szCs w:val="24"/>
          <w:lang w:val="en-US"/>
        </w:rPr>
      </w:pPr>
    </w:p>
    <w:p w:rsidRPr="007F5D24" w:rsidR="00E144F3" w:rsidP="00E144F3" w:rsidRDefault="00E144F3" w14:paraId="2AAEA5B9" w14:textId="1A733420">
      <w:pPr>
        <w:autoSpaceDE w:val="0"/>
        <w:autoSpaceDN w:val="0"/>
        <w:adjustRightInd w:val="0"/>
        <w:spacing w:after="0" w:line="240" w:lineRule="auto"/>
        <w:rPr>
          <w:rFonts w:ascii="Arial" w:hAnsi="Arial" w:cs="Arial"/>
          <w:b/>
          <w:bCs/>
          <w:sz w:val="28"/>
          <w:szCs w:val="28"/>
          <w:lang w:val="en-US"/>
        </w:rPr>
      </w:pPr>
      <w:r>
        <w:rPr>
          <w:rFonts w:ascii="Arial" w:hAnsi="Arial" w:cs="Arial"/>
          <w:b/>
          <w:bCs/>
          <w:sz w:val="28"/>
          <w:szCs w:val="28"/>
          <w:lang w:val="en-US"/>
        </w:rPr>
        <w:t xml:space="preserve">5. </w:t>
      </w:r>
      <w:r w:rsidR="00DF0633">
        <w:rPr>
          <w:rFonts w:ascii="Arial" w:hAnsi="Arial" w:cs="Arial"/>
          <w:b/>
          <w:bCs/>
          <w:sz w:val="28"/>
          <w:szCs w:val="28"/>
          <w:lang w:val="en-US"/>
        </w:rPr>
        <w:t>RESULTS</w:t>
      </w:r>
    </w:p>
    <w:p w:rsidR="00395BF3" w:rsidP="00395BF3" w:rsidRDefault="00395BF3" w14:paraId="07BA4D3F" w14:textId="77777777">
      <w:pPr>
        <w:autoSpaceDE w:val="0"/>
        <w:autoSpaceDN w:val="0"/>
        <w:adjustRightInd w:val="0"/>
        <w:spacing w:after="0" w:line="240" w:lineRule="auto"/>
        <w:jc w:val="both"/>
        <w:rPr>
          <w:rFonts w:ascii="Arial" w:hAnsi="Arial" w:cs="Arial"/>
          <w:b/>
          <w:bCs/>
          <w:sz w:val="24"/>
          <w:szCs w:val="24"/>
          <w:lang w:val="en-US"/>
        </w:rPr>
      </w:pPr>
    </w:p>
    <w:p w:rsidRPr="00E97388" w:rsidR="00E97388" w:rsidP="00E144F3" w:rsidRDefault="00E97388" w14:paraId="399E3415" w14:textId="085DC8DA">
      <w:pPr>
        <w:autoSpaceDE w:val="0"/>
        <w:autoSpaceDN w:val="0"/>
        <w:adjustRightInd w:val="0"/>
        <w:spacing w:after="0" w:line="240" w:lineRule="auto"/>
        <w:jc w:val="both"/>
        <w:rPr>
          <w:rFonts w:ascii="Arial" w:hAnsi="Arial" w:cs="Arial"/>
          <w:b/>
          <w:bCs/>
          <w:sz w:val="24"/>
          <w:szCs w:val="24"/>
          <w:lang w:val="en-US"/>
        </w:rPr>
      </w:pPr>
      <w:r w:rsidRPr="00E97388">
        <w:rPr>
          <w:rFonts w:ascii="Arial" w:hAnsi="Arial" w:cs="Arial"/>
          <w:b/>
          <w:bCs/>
          <w:sz w:val="24"/>
          <w:szCs w:val="24"/>
          <w:lang w:val="en-US"/>
        </w:rPr>
        <w:t xml:space="preserve">5.1 </w:t>
      </w:r>
      <w:r w:rsidR="00EA1072">
        <w:rPr>
          <w:rFonts w:ascii="Arial" w:hAnsi="Arial" w:cs="Arial"/>
          <w:b/>
          <w:bCs/>
          <w:sz w:val="24"/>
          <w:szCs w:val="24"/>
          <w:lang w:val="en-US"/>
        </w:rPr>
        <w:t>Descriptive Analysis</w:t>
      </w:r>
    </w:p>
    <w:p w:rsidR="00523BAC" w:rsidP="006D1152" w:rsidRDefault="0037757E" w14:paraId="1B064B4F" w14:textId="46D57096">
      <w:pPr>
        <w:autoSpaceDE w:val="0"/>
        <w:autoSpaceDN w:val="0"/>
        <w:adjustRightInd w:val="0"/>
        <w:spacing w:after="0" w:line="240" w:lineRule="auto"/>
        <w:jc w:val="both"/>
        <w:rPr>
          <w:rFonts w:ascii="Arial" w:hAnsi="Arial" w:cs="Arial"/>
          <w:sz w:val="24"/>
          <w:szCs w:val="24"/>
          <w:lang w:val="en-US"/>
        </w:rPr>
      </w:pPr>
      <w:r w:rsidRPr="1F1470BD">
        <w:rPr>
          <w:rFonts w:ascii="Arial" w:hAnsi="Arial" w:cs="Arial"/>
          <w:sz w:val="24"/>
          <w:szCs w:val="24"/>
          <w:lang w:val="en-US"/>
        </w:rPr>
        <w:t xml:space="preserve">The analysis focuses on how remote work affects </w:t>
      </w:r>
      <w:del w:author="Kelly Johany Garces Pernett" w:date="2025-05-22T16:17:00Z" w:id="60">
        <w:r w:rsidRPr="1F1470BD" w:rsidDel="0037757E">
          <w:rPr>
            <w:rFonts w:ascii="Arial" w:hAnsi="Arial" w:cs="Arial"/>
            <w:sz w:val="24"/>
            <w:szCs w:val="24"/>
            <w:lang w:val="en-US"/>
          </w:rPr>
          <w:delText>software developers across different demographic groups, with particular emphasis on</w:delText>
        </w:r>
      </w:del>
      <w:r w:rsidRPr="1F1470BD">
        <w:rPr>
          <w:rFonts w:ascii="Arial" w:hAnsi="Arial" w:cs="Arial"/>
          <w:sz w:val="24"/>
          <w:szCs w:val="24"/>
          <w:lang w:val="en-US"/>
        </w:rPr>
        <w:t xml:space="preserve"> </w:t>
      </w:r>
      <w:del w:author="Kelly Johany Garces Pernett" w:date="2025-05-22T16:17:00Z" w:id="61">
        <w:r w:rsidRPr="1F1470BD" w:rsidDel="0037757E">
          <w:rPr>
            <w:rFonts w:ascii="Arial" w:hAnsi="Arial" w:cs="Arial"/>
            <w:sz w:val="24"/>
            <w:szCs w:val="24"/>
            <w:lang w:val="en-US"/>
          </w:rPr>
          <w:delText>leadership roles (</w:delText>
        </w:r>
      </w:del>
      <w:r w:rsidRPr="1F1470BD">
        <w:rPr>
          <w:rFonts w:ascii="Arial" w:hAnsi="Arial" w:cs="Arial"/>
          <w:sz w:val="24"/>
          <w:szCs w:val="24"/>
          <w:lang w:val="en-US"/>
        </w:rPr>
        <w:t xml:space="preserve">managers vs. </w:t>
      </w:r>
      <w:r w:rsidRPr="1F1470BD" w:rsidR="00C31995">
        <w:rPr>
          <w:rFonts w:ascii="Arial" w:hAnsi="Arial" w:cs="Arial"/>
          <w:sz w:val="24"/>
          <w:szCs w:val="24"/>
          <w:lang w:val="en-US"/>
        </w:rPr>
        <w:t>individual contributors</w:t>
      </w:r>
      <w:del w:author="Kelly Johany Garces Pernett" w:date="2025-05-22T16:17:00Z" w:id="62">
        <w:r w:rsidRPr="1F1470BD" w:rsidDel="0037757E">
          <w:rPr>
            <w:rFonts w:ascii="Arial" w:hAnsi="Arial" w:cs="Arial"/>
            <w:sz w:val="24"/>
            <w:szCs w:val="24"/>
            <w:lang w:val="en-US"/>
          </w:rPr>
          <w:delText>)</w:delText>
        </w:r>
      </w:del>
      <w:ins w:author="Kelly Johany Garces Pernett" w:date="2025-05-22T16:17:00Z" w:id="63">
        <w:r w:rsidRPr="1F1470BD" w:rsidR="1B4DED1B">
          <w:rPr>
            <w:rFonts w:ascii="Arial" w:hAnsi="Arial" w:cs="Arial"/>
            <w:sz w:val="24"/>
            <w:szCs w:val="24"/>
            <w:lang w:val="en-US"/>
          </w:rPr>
          <w:t xml:space="preserve"> role</w:t>
        </w:r>
      </w:ins>
      <w:ins w:author="Kelly Johany Garces Pernett" w:date="2025-05-22T16:18:00Z" w:id="64">
        <w:r w:rsidRPr="1F1470BD" w:rsidR="1B4DED1B">
          <w:rPr>
            <w:rFonts w:ascii="Arial" w:hAnsi="Arial" w:cs="Arial"/>
            <w:sz w:val="24"/>
            <w:szCs w:val="24"/>
            <w:lang w:val="en-US"/>
          </w:rPr>
          <w:t>s</w:t>
        </w:r>
      </w:ins>
      <w:ins w:author="Kelly Johany Garces Pernett" w:date="2025-05-22T16:17:00Z" w:id="65">
        <w:r w:rsidRPr="1F1470BD" w:rsidR="1B4DED1B">
          <w:rPr>
            <w:rFonts w:ascii="Arial" w:hAnsi="Arial" w:cs="Arial"/>
            <w:sz w:val="24"/>
            <w:szCs w:val="24"/>
            <w:lang w:val="en-US"/>
          </w:rPr>
          <w:t xml:space="preserve"> across different demographic groups</w:t>
        </w:r>
      </w:ins>
      <w:r w:rsidRPr="1F1470BD">
        <w:rPr>
          <w:rFonts w:ascii="Arial" w:hAnsi="Arial" w:cs="Arial"/>
          <w:sz w:val="24"/>
          <w:szCs w:val="24"/>
          <w:lang w:val="en-US"/>
        </w:rPr>
        <w:t xml:space="preserve">. Data was collected from participants across four countries (Argentina, Colombia, Spain, and Mexico) with varying company types and remote work arrangements. </w:t>
      </w:r>
    </w:p>
    <w:p w:rsidRPr="006D1152" w:rsidR="006D1152" w:rsidP="006D1152" w:rsidRDefault="006D1152" w14:paraId="42A00061" w14:textId="77777777">
      <w:pPr>
        <w:autoSpaceDE w:val="0"/>
        <w:autoSpaceDN w:val="0"/>
        <w:adjustRightInd w:val="0"/>
        <w:spacing w:after="0" w:line="240" w:lineRule="auto"/>
        <w:jc w:val="both"/>
        <w:rPr>
          <w:rFonts w:ascii="Arial" w:hAnsi="Arial" w:cs="Arial"/>
          <w:sz w:val="24"/>
          <w:szCs w:val="24"/>
          <w:lang w:val="en-US"/>
        </w:rPr>
      </w:pPr>
    </w:p>
    <w:p w:rsidR="00523BAC" w:rsidP="00523BAC" w:rsidRDefault="00523BAC" w14:paraId="2F2E57D4" w14:textId="72289C6F">
      <w:pPr>
        <w:autoSpaceDE w:val="0"/>
        <w:autoSpaceDN w:val="0"/>
        <w:adjustRightInd w:val="0"/>
        <w:spacing w:after="0" w:line="240" w:lineRule="auto"/>
        <w:jc w:val="both"/>
        <w:rPr>
          <w:rFonts w:ascii="Arial" w:hAnsi="Arial" w:cs="Arial"/>
          <w:b/>
          <w:bCs/>
          <w:sz w:val="24"/>
          <w:szCs w:val="24"/>
          <w:lang w:val="en-US"/>
        </w:rPr>
      </w:pPr>
      <w:r w:rsidRPr="00646645">
        <w:rPr>
          <w:rFonts w:ascii="Arial" w:hAnsi="Arial" w:cs="Arial"/>
          <w:b/>
          <w:bCs/>
          <w:sz w:val="24"/>
          <w:szCs w:val="24"/>
          <w:lang w:val="en-US"/>
        </w:rPr>
        <w:t>5.1.1 Demographic Distribution</w:t>
      </w:r>
    </w:p>
    <w:p w:rsidR="00E025D7" w:rsidP="00523BAC" w:rsidRDefault="00E025D7" w14:paraId="78C6C274" w14:textId="77777777">
      <w:pPr>
        <w:autoSpaceDE w:val="0"/>
        <w:autoSpaceDN w:val="0"/>
        <w:adjustRightInd w:val="0"/>
        <w:spacing w:after="0" w:line="240" w:lineRule="auto"/>
        <w:jc w:val="both"/>
        <w:rPr>
          <w:rFonts w:ascii="Arial" w:hAnsi="Arial" w:cs="Arial"/>
          <w:b/>
          <w:bCs/>
          <w:sz w:val="24"/>
          <w:szCs w:val="24"/>
          <w:lang w:val="en-US"/>
        </w:rPr>
      </w:pPr>
    </w:p>
    <w:p w:rsidRPr="00646645" w:rsidR="00C14348" w:rsidP="00C14348" w:rsidRDefault="00C14348" w14:paraId="2DDF87E3" w14:textId="77777777">
      <w:pPr>
        <w:spacing w:after="160" w:line="278" w:lineRule="auto"/>
        <w:rPr>
          <w:rFonts w:ascii="Arial" w:hAnsi="Arial" w:cs="Arial"/>
          <w:lang w:val="en-US"/>
        </w:rPr>
      </w:pPr>
      <w:r w:rsidRPr="00646645">
        <w:rPr>
          <w:rFonts w:ascii="Arial" w:hAnsi="Arial" w:cs="Arial"/>
          <w:b/>
          <w:bCs/>
          <w:lang w:val="en-US"/>
        </w:rPr>
        <w:t>Table 1: Demographic Distribution of Study Participants</w:t>
      </w:r>
    </w:p>
    <w:tbl>
      <w:tblPr>
        <w:tblStyle w:val="PlainTable1"/>
        <w:tblW w:w="0" w:type="auto"/>
        <w:tblLook w:val="04A0" w:firstRow="1" w:lastRow="0" w:firstColumn="1" w:lastColumn="0" w:noHBand="0" w:noVBand="1"/>
      </w:tblPr>
      <w:tblGrid>
        <w:gridCol w:w="2535"/>
        <w:gridCol w:w="3704"/>
        <w:gridCol w:w="852"/>
        <w:gridCol w:w="1403"/>
      </w:tblGrid>
      <w:tr w:rsidRPr="00646645" w:rsidR="007B2776" w:rsidTr="1F1470BD" w14:paraId="7BA05CB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2776" w:rsidP="00133F0C" w:rsidRDefault="007B2776" w14:paraId="26C80732" w14:textId="77777777">
            <w:pPr>
              <w:spacing w:after="160" w:line="278" w:lineRule="auto"/>
              <w:rPr>
                <w:rFonts w:ascii="Arial" w:hAnsi="Arial" w:cs="Arial"/>
              </w:rPr>
            </w:pPr>
            <w:r w:rsidRPr="00646645">
              <w:rPr>
                <w:rFonts w:ascii="Arial" w:hAnsi="Arial" w:cs="Arial"/>
              </w:rPr>
              <w:t>Demographic Variable</w:t>
            </w:r>
          </w:p>
        </w:tc>
        <w:tc>
          <w:tcPr>
            <w:tcW w:w="0" w:type="auto"/>
            <w:hideMark/>
          </w:tcPr>
          <w:p w:rsidRPr="00646645" w:rsidR="007B2776" w:rsidP="00133F0C" w:rsidRDefault="007B2776" w14:paraId="62C8E0D4"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Category</w:t>
            </w:r>
          </w:p>
        </w:tc>
        <w:tc>
          <w:tcPr>
            <w:tcW w:w="0" w:type="auto"/>
            <w:hideMark/>
          </w:tcPr>
          <w:p w:rsidRPr="00646645" w:rsidR="007B2776" w:rsidP="00133F0C" w:rsidRDefault="007B2776" w14:paraId="4F6612C9"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Count</w:t>
            </w:r>
          </w:p>
        </w:tc>
        <w:tc>
          <w:tcPr>
            <w:tcW w:w="0" w:type="auto"/>
            <w:hideMark/>
          </w:tcPr>
          <w:p w:rsidRPr="00646645" w:rsidR="007B2776" w:rsidP="00133F0C" w:rsidRDefault="007B2776" w14:paraId="19EB86D5"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Percentage</w:t>
            </w:r>
          </w:p>
        </w:tc>
      </w:tr>
      <w:tr w:rsidRPr="00646645" w:rsidR="007B2776" w:rsidTr="1F1470BD" w14:paraId="5C55F85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2776" w:rsidP="00133F0C" w:rsidRDefault="007B2776" w14:paraId="5212A3D0" w14:textId="77777777">
            <w:pPr>
              <w:spacing w:after="160" w:line="278" w:lineRule="auto"/>
              <w:rPr>
                <w:rFonts w:ascii="Arial" w:hAnsi="Arial" w:cs="Arial"/>
              </w:rPr>
            </w:pPr>
            <w:r w:rsidRPr="00646645">
              <w:rPr>
                <w:rFonts w:ascii="Arial" w:hAnsi="Arial" w:cs="Arial"/>
              </w:rPr>
              <w:t>Leadership Role</w:t>
            </w:r>
          </w:p>
        </w:tc>
        <w:tc>
          <w:tcPr>
            <w:tcW w:w="0" w:type="auto"/>
            <w:hideMark/>
          </w:tcPr>
          <w:p w:rsidRPr="00646645" w:rsidR="007B2776" w:rsidP="00133F0C" w:rsidRDefault="20A8072C" w14:paraId="302344CB"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commentRangeStart w:id="66"/>
            <w:r w:rsidRPr="1F1470BD">
              <w:rPr>
                <w:rFonts w:ascii="Arial" w:hAnsi="Arial" w:cs="Arial"/>
              </w:rPr>
              <w:t>Managers (Boss)</w:t>
            </w:r>
            <w:commentRangeEnd w:id="66"/>
            <w:r w:rsidR="007B2776">
              <w:rPr>
                <w:rStyle w:val="CommentReference"/>
              </w:rPr>
              <w:commentReference w:id="66"/>
            </w:r>
          </w:p>
        </w:tc>
        <w:tc>
          <w:tcPr>
            <w:tcW w:w="0" w:type="auto"/>
            <w:hideMark/>
          </w:tcPr>
          <w:p w:rsidRPr="00646645" w:rsidR="007B2776" w:rsidP="00133F0C" w:rsidRDefault="007B2776" w14:paraId="5412FE9B"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57</w:t>
            </w:r>
          </w:p>
        </w:tc>
        <w:tc>
          <w:tcPr>
            <w:tcW w:w="0" w:type="auto"/>
            <w:hideMark/>
          </w:tcPr>
          <w:p w:rsidRPr="00646645" w:rsidR="007B2776" w:rsidP="00133F0C" w:rsidRDefault="007B2776" w14:paraId="77BE587F"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24.8%</w:t>
            </w:r>
          </w:p>
        </w:tc>
      </w:tr>
      <w:tr w:rsidRPr="00646645" w:rsidR="007B2776" w:rsidTr="1F1470BD" w14:paraId="109E329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2776" w:rsidP="00133F0C" w:rsidRDefault="007B2776" w14:paraId="6924491D" w14:textId="77777777">
            <w:pPr>
              <w:spacing w:after="160" w:line="278" w:lineRule="auto"/>
              <w:rPr>
                <w:rFonts w:ascii="Arial" w:hAnsi="Arial" w:cs="Arial"/>
              </w:rPr>
            </w:pPr>
          </w:p>
        </w:tc>
        <w:tc>
          <w:tcPr>
            <w:tcW w:w="0" w:type="auto"/>
            <w:hideMark/>
          </w:tcPr>
          <w:p w:rsidRPr="00646645" w:rsidR="007B2776" w:rsidP="00133F0C" w:rsidRDefault="00C31995" w14:paraId="3015C9E2" w14:textId="25AA9F35">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Individual contributors</w:t>
            </w:r>
            <w:r w:rsidRPr="00646645" w:rsidR="007B2776">
              <w:rPr>
                <w:rFonts w:ascii="Arial" w:hAnsi="Arial" w:cs="Arial"/>
              </w:rPr>
              <w:t xml:space="preserve"> (Non-Boss)</w:t>
            </w:r>
          </w:p>
        </w:tc>
        <w:tc>
          <w:tcPr>
            <w:tcW w:w="0" w:type="auto"/>
            <w:hideMark/>
          </w:tcPr>
          <w:p w:rsidRPr="00646645" w:rsidR="007B2776" w:rsidP="00133F0C" w:rsidRDefault="007B2776" w14:paraId="4EEEAF9A"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175</w:t>
            </w:r>
          </w:p>
        </w:tc>
        <w:tc>
          <w:tcPr>
            <w:tcW w:w="0" w:type="auto"/>
            <w:hideMark/>
          </w:tcPr>
          <w:p w:rsidRPr="00646645" w:rsidR="007B2776" w:rsidP="00133F0C" w:rsidRDefault="007B2776" w14:paraId="35D3923E"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75.2%</w:t>
            </w:r>
          </w:p>
        </w:tc>
      </w:tr>
      <w:tr w:rsidRPr="00646645" w:rsidR="007B2776" w:rsidTr="1F1470BD" w14:paraId="606DCFD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2776" w:rsidP="00133F0C" w:rsidRDefault="007B2776" w14:paraId="20067038" w14:textId="77777777">
            <w:pPr>
              <w:spacing w:after="160" w:line="278" w:lineRule="auto"/>
              <w:rPr>
                <w:rFonts w:ascii="Arial" w:hAnsi="Arial" w:cs="Arial"/>
              </w:rPr>
            </w:pPr>
            <w:r w:rsidRPr="00646645">
              <w:rPr>
                <w:rFonts w:ascii="Arial" w:hAnsi="Arial" w:cs="Arial"/>
              </w:rPr>
              <w:t>Remote Work Level</w:t>
            </w:r>
          </w:p>
        </w:tc>
        <w:tc>
          <w:tcPr>
            <w:tcW w:w="0" w:type="auto"/>
            <w:hideMark/>
          </w:tcPr>
          <w:p w:rsidRPr="00646645" w:rsidR="007B2776" w:rsidP="00133F0C" w:rsidRDefault="007B2776" w14:paraId="320BC6C6"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High (Alto)</w:t>
            </w:r>
          </w:p>
        </w:tc>
        <w:tc>
          <w:tcPr>
            <w:tcW w:w="0" w:type="auto"/>
            <w:hideMark/>
          </w:tcPr>
          <w:p w:rsidRPr="00646645" w:rsidR="007B2776" w:rsidP="00133F0C" w:rsidRDefault="007B2776" w14:paraId="08D556C6"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194</w:t>
            </w:r>
          </w:p>
        </w:tc>
        <w:tc>
          <w:tcPr>
            <w:tcW w:w="0" w:type="auto"/>
            <w:hideMark/>
          </w:tcPr>
          <w:p w:rsidRPr="00646645" w:rsidR="007B2776" w:rsidP="00133F0C" w:rsidRDefault="007B2776" w14:paraId="7B6EB049"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83.6%</w:t>
            </w:r>
          </w:p>
        </w:tc>
      </w:tr>
      <w:tr w:rsidRPr="00646645" w:rsidR="007B2776" w:rsidTr="1F1470BD" w14:paraId="52C890F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2776" w:rsidP="00133F0C" w:rsidRDefault="007B2776" w14:paraId="6FCC2820" w14:textId="77777777">
            <w:pPr>
              <w:spacing w:after="160" w:line="278" w:lineRule="auto"/>
              <w:rPr>
                <w:rFonts w:ascii="Arial" w:hAnsi="Arial" w:cs="Arial"/>
              </w:rPr>
            </w:pPr>
          </w:p>
        </w:tc>
        <w:tc>
          <w:tcPr>
            <w:tcW w:w="0" w:type="auto"/>
            <w:hideMark/>
          </w:tcPr>
          <w:p w:rsidRPr="00646645" w:rsidR="007B2776" w:rsidP="00133F0C" w:rsidRDefault="007B2776" w14:paraId="062C4179"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Low (Bajo)</w:t>
            </w:r>
          </w:p>
        </w:tc>
        <w:tc>
          <w:tcPr>
            <w:tcW w:w="0" w:type="auto"/>
            <w:hideMark/>
          </w:tcPr>
          <w:p w:rsidRPr="00646645" w:rsidR="007B2776" w:rsidP="00133F0C" w:rsidRDefault="007B2776" w14:paraId="6AD87D85"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38</w:t>
            </w:r>
          </w:p>
        </w:tc>
        <w:tc>
          <w:tcPr>
            <w:tcW w:w="0" w:type="auto"/>
            <w:hideMark/>
          </w:tcPr>
          <w:p w:rsidRPr="00646645" w:rsidR="007B2776" w:rsidP="00133F0C" w:rsidRDefault="007B2776" w14:paraId="0E544ADC"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16.4%</w:t>
            </w:r>
          </w:p>
        </w:tc>
      </w:tr>
      <w:tr w:rsidRPr="00646645" w:rsidR="007B2776" w:rsidTr="1F1470BD" w14:paraId="4BA4B9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2776" w:rsidP="00133F0C" w:rsidRDefault="007B2776" w14:paraId="736F4D84" w14:textId="77777777">
            <w:pPr>
              <w:spacing w:after="160" w:line="278" w:lineRule="auto"/>
              <w:rPr>
                <w:rFonts w:ascii="Arial" w:hAnsi="Arial" w:cs="Arial"/>
              </w:rPr>
            </w:pPr>
            <w:r w:rsidRPr="00646645">
              <w:rPr>
                <w:rFonts w:ascii="Arial" w:hAnsi="Arial" w:cs="Arial"/>
              </w:rPr>
              <w:t>Company Type</w:t>
            </w:r>
          </w:p>
        </w:tc>
        <w:tc>
          <w:tcPr>
            <w:tcW w:w="0" w:type="auto"/>
            <w:hideMark/>
          </w:tcPr>
          <w:p w:rsidRPr="00646645" w:rsidR="007B2776" w:rsidP="00133F0C" w:rsidRDefault="007B2776" w14:paraId="0FFDBAB7"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Software Development (SW_D0)</w:t>
            </w:r>
          </w:p>
        </w:tc>
        <w:tc>
          <w:tcPr>
            <w:tcW w:w="0" w:type="auto"/>
            <w:hideMark/>
          </w:tcPr>
          <w:p w:rsidRPr="00646645" w:rsidR="007B2776" w:rsidP="00133F0C" w:rsidRDefault="007B2776" w14:paraId="13F0B867"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107</w:t>
            </w:r>
          </w:p>
        </w:tc>
        <w:tc>
          <w:tcPr>
            <w:tcW w:w="0" w:type="auto"/>
            <w:hideMark/>
          </w:tcPr>
          <w:p w:rsidRPr="00646645" w:rsidR="007B2776" w:rsidP="00133F0C" w:rsidRDefault="007B2776" w14:paraId="14DF0A8F"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46.1%</w:t>
            </w:r>
          </w:p>
        </w:tc>
      </w:tr>
      <w:tr w:rsidRPr="00646645" w:rsidR="007B2776" w:rsidTr="1F1470BD" w14:paraId="325D78E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2776" w:rsidP="00133F0C" w:rsidRDefault="007B2776" w14:paraId="097A0ED4" w14:textId="77777777">
            <w:pPr>
              <w:spacing w:after="160" w:line="278" w:lineRule="auto"/>
              <w:rPr>
                <w:rFonts w:ascii="Arial" w:hAnsi="Arial" w:cs="Arial"/>
              </w:rPr>
            </w:pPr>
          </w:p>
        </w:tc>
        <w:tc>
          <w:tcPr>
            <w:tcW w:w="0" w:type="auto"/>
            <w:hideMark/>
          </w:tcPr>
          <w:p w:rsidRPr="00646645" w:rsidR="007B2776" w:rsidP="00133F0C" w:rsidRDefault="007B2776" w14:paraId="2A978474"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National Outsourcing (Out_NAL)</w:t>
            </w:r>
          </w:p>
        </w:tc>
        <w:tc>
          <w:tcPr>
            <w:tcW w:w="0" w:type="auto"/>
            <w:hideMark/>
          </w:tcPr>
          <w:p w:rsidRPr="00646645" w:rsidR="007B2776" w:rsidP="00133F0C" w:rsidRDefault="007B2776" w14:paraId="11C11AC7"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31</w:t>
            </w:r>
          </w:p>
        </w:tc>
        <w:tc>
          <w:tcPr>
            <w:tcW w:w="0" w:type="auto"/>
            <w:hideMark/>
          </w:tcPr>
          <w:p w:rsidRPr="00646645" w:rsidR="007B2776" w:rsidP="00133F0C" w:rsidRDefault="007B2776" w14:paraId="382D0675"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13.4%</w:t>
            </w:r>
          </w:p>
        </w:tc>
      </w:tr>
      <w:tr w:rsidRPr="00646645" w:rsidR="007B2776" w:rsidTr="1F1470BD" w14:paraId="22C368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2776" w:rsidP="00133F0C" w:rsidRDefault="007B2776" w14:paraId="46F39A1F" w14:textId="77777777">
            <w:pPr>
              <w:spacing w:after="160" w:line="278" w:lineRule="auto"/>
              <w:rPr>
                <w:rFonts w:ascii="Arial" w:hAnsi="Arial" w:cs="Arial"/>
              </w:rPr>
            </w:pPr>
          </w:p>
        </w:tc>
        <w:tc>
          <w:tcPr>
            <w:tcW w:w="0" w:type="auto"/>
            <w:hideMark/>
          </w:tcPr>
          <w:p w:rsidRPr="00646645" w:rsidR="007B2776" w:rsidP="00133F0C" w:rsidRDefault="007B2776" w14:paraId="0A6C6232"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International Outsourcing (Out_INT)</w:t>
            </w:r>
          </w:p>
        </w:tc>
        <w:tc>
          <w:tcPr>
            <w:tcW w:w="0" w:type="auto"/>
            <w:hideMark/>
          </w:tcPr>
          <w:p w:rsidRPr="00646645" w:rsidR="007B2776" w:rsidP="00133F0C" w:rsidRDefault="007B2776" w14:paraId="7AFFBDDA"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33</w:t>
            </w:r>
          </w:p>
        </w:tc>
        <w:tc>
          <w:tcPr>
            <w:tcW w:w="0" w:type="auto"/>
            <w:hideMark/>
          </w:tcPr>
          <w:p w:rsidRPr="00646645" w:rsidR="007B2776" w:rsidP="00133F0C" w:rsidRDefault="007B2776" w14:paraId="40233C0C"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14.2%</w:t>
            </w:r>
          </w:p>
        </w:tc>
      </w:tr>
      <w:tr w:rsidRPr="00646645" w:rsidR="007B2776" w:rsidTr="1F1470BD" w14:paraId="144BB9D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2776" w:rsidP="00133F0C" w:rsidRDefault="007B2776" w14:paraId="3D9C703C" w14:textId="77777777">
            <w:pPr>
              <w:spacing w:after="160" w:line="278" w:lineRule="auto"/>
              <w:rPr>
                <w:rFonts w:ascii="Arial" w:hAnsi="Arial" w:cs="Arial"/>
              </w:rPr>
            </w:pPr>
          </w:p>
        </w:tc>
        <w:tc>
          <w:tcPr>
            <w:tcW w:w="0" w:type="auto"/>
            <w:hideMark/>
          </w:tcPr>
          <w:p w:rsidRPr="00646645" w:rsidR="007B2776" w:rsidP="00133F0C" w:rsidRDefault="007B2776" w14:paraId="358A937A"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Software Factory (Fabrica)</w:t>
            </w:r>
          </w:p>
        </w:tc>
        <w:tc>
          <w:tcPr>
            <w:tcW w:w="0" w:type="auto"/>
            <w:hideMark/>
          </w:tcPr>
          <w:p w:rsidRPr="00646645" w:rsidR="007B2776" w:rsidP="00133F0C" w:rsidRDefault="007B2776" w14:paraId="20487575"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61</w:t>
            </w:r>
          </w:p>
        </w:tc>
        <w:tc>
          <w:tcPr>
            <w:tcW w:w="0" w:type="auto"/>
            <w:hideMark/>
          </w:tcPr>
          <w:p w:rsidRPr="00646645" w:rsidR="007B2776" w:rsidP="00133F0C" w:rsidRDefault="007B2776" w14:paraId="16CEBD95"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26.3%</w:t>
            </w:r>
          </w:p>
        </w:tc>
      </w:tr>
      <w:tr w:rsidRPr="00646645" w:rsidR="007B2776" w:rsidTr="1F1470BD" w14:paraId="6A9F4DD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2776" w:rsidP="00133F0C" w:rsidRDefault="007B2776" w14:paraId="38248C13" w14:textId="77777777">
            <w:pPr>
              <w:spacing w:after="160" w:line="278" w:lineRule="auto"/>
              <w:rPr>
                <w:rFonts w:ascii="Arial" w:hAnsi="Arial" w:cs="Arial"/>
              </w:rPr>
            </w:pPr>
            <w:r w:rsidRPr="00646645">
              <w:rPr>
                <w:rFonts w:ascii="Arial" w:hAnsi="Arial" w:cs="Arial"/>
              </w:rPr>
              <w:t>Country</w:t>
            </w:r>
          </w:p>
        </w:tc>
        <w:tc>
          <w:tcPr>
            <w:tcW w:w="0" w:type="auto"/>
            <w:hideMark/>
          </w:tcPr>
          <w:p w:rsidRPr="00646645" w:rsidR="007B2776" w:rsidP="00133F0C" w:rsidRDefault="007B2776" w14:paraId="6D1E861F"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Argentina</w:t>
            </w:r>
          </w:p>
        </w:tc>
        <w:tc>
          <w:tcPr>
            <w:tcW w:w="0" w:type="auto"/>
            <w:hideMark/>
          </w:tcPr>
          <w:p w:rsidRPr="00646645" w:rsidR="007B2776" w:rsidP="00133F0C" w:rsidRDefault="007B2776" w14:paraId="470C4F91"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36</w:t>
            </w:r>
          </w:p>
        </w:tc>
        <w:tc>
          <w:tcPr>
            <w:tcW w:w="0" w:type="auto"/>
            <w:hideMark/>
          </w:tcPr>
          <w:p w:rsidRPr="00646645" w:rsidR="007B2776" w:rsidP="00133F0C" w:rsidRDefault="007B2776" w14:paraId="3E5554B4"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15.5%</w:t>
            </w:r>
          </w:p>
        </w:tc>
      </w:tr>
      <w:tr w:rsidRPr="00646645" w:rsidR="007B2776" w:rsidTr="1F1470BD" w14:paraId="021A5F7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2776" w:rsidP="00133F0C" w:rsidRDefault="007B2776" w14:paraId="7C7AF445" w14:textId="77777777">
            <w:pPr>
              <w:spacing w:after="160" w:line="278" w:lineRule="auto"/>
              <w:rPr>
                <w:rFonts w:ascii="Arial" w:hAnsi="Arial" w:cs="Arial"/>
              </w:rPr>
            </w:pPr>
          </w:p>
        </w:tc>
        <w:tc>
          <w:tcPr>
            <w:tcW w:w="0" w:type="auto"/>
            <w:hideMark/>
          </w:tcPr>
          <w:p w:rsidRPr="00646645" w:rsidR="007B2776" w:rsidP="00133F0C" w:rsidRDefault="007B2776" w14:paraId="13F9E4DE"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Colombia</w:t>
            </w:r>
          </w:p>
        </w:tc>
        <w:tc>
          <w:tcPr>
            <w:tcW w:w="0" w:type="auto"/>
            <w:hideMark/>
          </w:tcPr>
          <w:p w:rsidRPr="00646645" w:rsidR="007B2776" w:rsidP="00133F0C" w:rsidRDefault="007B2776" w14:paraId="74CDDE67"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42</w:t>
            </w:r>
          </w:p>
        </w:tc>
        <w:tc>
          <w:tcPr>
            <w:tcW w:w="0" w:type="auto"/>
            <w:hideMark/>
          </w:tcPr>
          <w:p w:rsidRPr="00646645" w:rsidR="007B2776" w:rsidP="00133F0C" w:rsidRDefault="007B2776" w14:paraId="18DA19BE"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18.1%</w:t>
            </w:r>
          </w:p>
        </w:tc>
      </w:tr>
      <w:tr w:rsidRPr="00646645" w:rsidR="007B2776" w:rsidTr="1F1470BD" w14:paraId="7AFE1F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2776" w:rsidP="00133F0C" w:rsidRDefault="007B2776" w14:paraId="48CD6971" w14:textId="77777777">
            <w:pPr>
              <w:spacing w:after="160" w:line="278" w:lineRule="auto"/>
              <w:rPr>
                <w:rFonts w:ascii="Arial" w:hAnsi="Arial" w:cs="Arial"/>
              </w:rPr>
            </w:pPr>
          </w:p>
        </w:tc>
        <w:tc>
          <w:tcPr>
            <w:tcW w:w="0" w:type="auto"/>
            <w:hideMark/>
          </w:tcPr>
          <w:p w:rsidRPr="00646645" w:rsidR="007B2776" w:rsidP="00133F0C" w:rsidRDefault="007B2776" w14:paraId="0B52EEA5"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España</w:t>
            </w:r>
          </w:p>
        </w:tc>
        <w:tc>
          <w:tcPr>
            <w:tcW w:w="0" w:type="auto"/>
            <w:hideMark/>
          </w:tcPr>
          <w:p w:rsidRPr="00646645" w:rsidR="007B2776" w:rsidP="00133F0C" w:rsidRDefault="007B2776" w14:paraId="0799EB37"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56</w:t>
            </w:r>
          </w:p>
        </w:tc>
        <w:tc>
          <w:tcPr>
            <w:tcW w:w="0" w:type="auto"/>
            <w:hideMark/>
          </w:tcPr>
          <w:p w:rsidRPr="00646645" w:rsidR="007B2776" w:rsidP="00133F0C" w:rsidRDefault="007B2776" w14:paraId="36E14418"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24.1%</w:t>
            </w:r>
          </w:p>
        </w:tc>
      </w:tr>
      <w:tr w:rsidRPr="00646645" w:rsidR="007B2776" w:rsidTr="1F1470BD" w14:paraId="510E927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2776" w:rsidP="00133F0C" w:rsidRDefault="007B2776" w14:paraId="020BD9C8" w14:textId="77777777">
            <w:pPr>
              <w:spacing w:after="160" w:line="278" w:lineRule="auto"/>
              <w:rPr>
                <w:rFonts w:ascii="Arial" w:hAnsi="Arial" w:cs="Arial"/>
              </w:rPr>
            </w:pPr>
          </w:p>
        </w:tc>
        <w:tc>
          <w:tcPr>
            <w:tcW w:w="0" w:type="auto"/>
            <w:hideMark/>
          </w:tcPr>
          <w:p w:rsidRPr="00646645" w:rsidR="007B2776" w:rsidP="00133F0C" w:rsidRDefault="007B2776" w14:paraId="1BAE846E"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México</w:t>
            </w:r>
          </w:p>
        </w:tc>
        <w:tc>
          <w:tcPr>
            <w:tcW w:w="0" w:type="auto"/>
            <w:hideMark/>
          </w:tcPr>
          <w:p w:rsidRPr="00646645" w:rsidR="007B2776" w:rsidP="00133F0C" w:rsidRDefault="007B2776" w14:paraId="111B4157"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98</w:t>
            </w:r>
          </w:p>
        </w:tc>
        <w:tc>
          <w:tcPr>
            <w:tcW w:w="0" w:type="auto"/>
            <w:hideMark/>
          </w:tcPr>
          <w:p w:rsidRPr="00646645" w:rsidR="007B2776" w:rsidP="00133F0C" w:rsidRDefault="007B2776" w14:paraId="5DA654C3"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42.2%</w:t>
            </w:r>
          </w:p>
        </w:tc>
      </w:tr>
      <w:tr w:rsidRPr="007B4782" w:rsidR="007319CF" w:rsidTr="1F1470BD" w14:paraId="2ADADE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7B4782" w:rsidR="007319CF" w:rsidP="007319CF" w:rsidRDefault="007319CF" w14:paraId="132E637E" w14:textId="59105A8E">
            <w:pPr>
              <w:spacing w:after="160" w:line="278" w:lineRule="auto"/>
              <w:rPr>
                <w:rFonts w:ascii="Arial" w:hAnsi="Arial" w:cs="Arial"/>
              </w:rPr>
            </w:pPr>
            <w:r w:rsidRPr="007B4782">
              <w:rPr>
                <w:rFonts w:ascii="Arial" w:hAnsi="Arial" w:cs="Arial"/>
              </w:rPr>
              <w:t>Gender</w:t>
            </w:r>
          </w:p>
        </w:tc>
        <w:tc>
          <w:tcPr>
            <w:tcW w:w="0" w:type="auto"/>
          </w:tcPr>
          <w:p w:rsidRPr="007B4782" w:rsidR="007319CF" w:rsidP="007319CF" w:rsidRDefault="007319CF" w14:paraId="75ABA01A" w14:textId="0DE70D86">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7B4782">
              <w:rPr>
                <w:rFonts w:ascii="Arial" w:hAnsi="Arial" w:cs="Arial"/>
              </w:rPr>
              <w:t>Male</w:t>
            </w:r>
          </w:p>
        </w:tc>
        <w:tc>
          <w:tcPr>
            <w:tcW w:w="0" w:type="auto"/>
          </w:tcPr>
          <w:p w:rsidRPr="007B4782" w:rsidR="007319CF" w:rsidP="007319CF" w:rsidRDefault="0066176F" w14:paraId="542A02A6" w14:textId="6BD3350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7B4782">
              <w:rPr>
                <w:rFonts w:ascii="Arial" w:hAnsi="Arial" w:cs="Arial"/>
              </w:rPr>
              <w:t>184</w:t>
            </w:r>
          </w:p>
        </w:tc>
        <w:tc>
          <w:tcPr>
            <w:tcW w:w="0" w:type="auto"/>
          </w:tcPr>
          <w:p w:rsidRPr="007B4782" w:rsidR="007319CF" w:rsidP="007319CF" w:rsidRDefault="008C17FF" w14:paraId="6AB48839" w14:textId="2593CE21">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7B4782">
              <w:rPr>
                <w:rFonts w:ascii="Arial" w:hAnsi="Arial" w:cs="Arial"/>
              </w:rPr>
              <w:t>79</w:t>
            </w:r>
            <w:r w:rsidRPr="00646645" w:rsidR="007319CF">
              <w:rPr>
                <w:rFonts w:ascii="Arial" w:hAnsi="Arial" w:cs="Arial"/>
              </w:rPr>
              <w:t>.</w:t>
            </w:r>
            <w:r w:rsidRPr="007B4782">
              <w:rPr>
                <w:rFonts w:ascii="Arial" w:hAnsi="Arial" w:cs="Arial"/>
              </w:rPr>
              <w:t>3</w:t>
            </w:r>
            <w:r w:rsidRPr="00646645" w:rsidR="007319CF">
              <w:rPr>
                <w:rFonts w:ascii="Arial" w:hAnsi="Arial" w:cs="Arial"/>
              </w:rPr>
              <w:t>%</w:t>
            </w:r>
          </w:p>
        </w:tc>
      </w:tr>
      <w:tr w:rsidRPr="007B4782" w:rsidR="007319CF" w:rsidTr="1F1470BD" w14:paraId="62C29940" w14:textId="77777777">
        <w:tc>
          <w:tcPr>
            <w:cnfStyle w:val="001000000000" w:firstRow="0" w:lastRow="0" w:firstColumn="1" w:lastColumn="0" w:oddVBand="0" w:evenVBand="0" w:oddHBand="0" w:evenHBand="0" w:firstRowFirstColumn="0" w:firstRowLastColumn="0" w:lastRowFirstColumn="0" w:lastRowLastColumn="0"/>
            <w:tcW w:w="0" w:type="auto"/>
          </w:tcPr>
          <w:p w:rsidRPr="007B4782" w:rsidR="007319CF" w:rsidP="007319CF" w:rsidRDefault="007319CF" w14:paraId="2994E9A0" w14:textId="77777777">
            <w:pPr>
              <w:spacing w:after="160" w:line="278" w:lineRule="auto"/>
              <w:rPr>
                <w:rFonts w:ascii="Arial" w:hAnsi="Arial" w:cs="Arial"/>
              </w:rPr>
            </w:pPr>
          </w:p>
        </w:tc>
        <w:tc>
          <w:tcPr>
            <w:tcW w:w="0" w:type="auto"/>
          </w:tcPr>
          <w:p w:rsidRPr="007B4782" w:rsidR="007319CF" w:rsidP="007319CF" w:rsidRDefault="007319CF" w14:paraId="50D35EAA" w14:textId="5520AC35">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7B4782">
              <w:rPr>
                <w:rFonts w:ascii="Arial" w:hAnsi="Arial" w:cs="Arial"/>
              </w:rPr>
              <w:t>Female</w:t>
            </w:r>
          </w:p>
        </w:tc>
        <w:tc>
          <w:tcPr>
            <w:tcW w:w="0" w:type="auto"/>
          </w:tcPr>
          <w:p w:rsidRPr="007B4782" w:rsidR="007319CF" w:rsidP="007319CF" w:rsidRDefault="007319CF" w14:paraId="57E37ACB" w14:textId="5FBCA5C6">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4</w:t>
            </w:r>
            <w:r w:rsidRPr="007B4782" w:rsidR="002D3B49">
              <w:rPr>
                <w:rFonts w:ascii="Arial" w:hAnsi="Arial" w:cs="Arial"/>
              </w:rPr>
              <w:t>7</w:t>
            </w:r>
          </w:p>
        </w:tc>
        <w:tc>
          <w:tcPr>
            <w:tcW w:w="0" w:type="auto"/>
          </w:tcPr>
          <w:p w:rsidRPr="007B4782" w:rsidR="007319CF" w:rsidP="007319CF" w:rsidRDefault="001343E4" w14:paraId="4CEAB22F" w14:textId="19A1A26B">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7B4782">
              <w:rPr>
                <w:rFonts w:ascii="Arial" w:hAnsi="Arial" w:cs="Arial"/>
              </w:rPr>
              <w:t>20</w:t>
            </w:r>
            <w:r w:rsidRPr="00646645" w:rsidR="007319CF">
              <w:rPr>
                <w:rFonts w:ascii="Arial" w:hAnsi="Arial" w:cs="Arial"/>
              </w:rPr>
              <w:t>.</w:t>
            </w:r>
            <w:r w:rsidRPr="007B4782">
              <w:rPr>
                <w:rFonts w:ascii="Arial" w:hAnsi="Arial" w:cs="Arial"/>
              </w:rPr>
              <w:t>2</w:t>
            </w:r>
            <w:r w:rsidRPr="00646645" w:rsidR="007319CF">
              <w:rPr>
                <w:rFonts w:ascii="Arial" w:hAnsi="Arial" w:cs="Arial"/>
              </w:rPr>
              <w:t>%</w:t>
            </w:r>
          </w:p>
        </w:tc>
      </w:tr>
      <w:tr w:rsidRPr="007B4782" w:rsidR="00AB31D7" w:rsidTr="1F1470BD" w14:paraId="28436AE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7B4782" w:rsidR="00AB31D7" w:rsidP="007319CF" w:rsidRDefault="00AB31D7" w14:paraId="2E83C4A8" w14:textId="77777777">
            <w:pPr>
              <w:spacing w:after="160" w:line="278" w:lineRule="auto"/>
              <w:rPr>
                <w:rFonts w:ascii="Arial" w:hAnsi="Arial" w:cs="Arial"/>
              </w:rPr>
            </w:pPr>
          </w:p>
        </w:tc>
        <w:tc>
          <w:tcPr>
            <w:tcW w:w="0" w:type="auto"/>
          </w:tcPr>
          <w:p w:rsidRPr="007B4782" w:rsidR="00AB31D7" w:rsidP="007319CF" w:rsidRDefault="00AB31D7" w14:paraId="101C1DA7" w14:textId="3C78DDAB">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7B4782">
              <w:rPr>
                <w:rFonts w:ascii="Arial" w:hAnsi="Arial" w:cs="Arial"/>
              </w:rPr>
              <w:t>Other</w:t>
            </w:r>
          </w:p>
        </w:tc>
        <w:tc>
          <w:tcPr>
            <w:tcW w:w="0" w:type="auto"/>
          </w:tcPr>
          <w:p w:rsidRPr="007B4782" w:rsidR="00AB31D7" w:rsidP="007319CF" w:rsidRDefault="00AB31D7" w14:paraId="21AA411F" w14:textId="03DCB9E6">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7B4782">
              <w:rPr>
                <w:rFonts w:ascii="Arial" w:hAnsi="Arial" w:cs="Arial"/>
              </w:rPr>
              <w:t>1</w:t>
            </w:r>
          </w:p>
        </w:tc>
        <w:tc>
          <w:tcPr>
            <w:tcW w:w="0" w:type="auto"/>
          </w:tcPr>
          <w:p w:rsidRPr="007B4782" w:rsidR="00AB31D7" w:rsidP="007319CF" w:rsidRDefault="001343E4" w14:paraId="1B91179C" w14:textId="490EF36E">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7B4782">
              <w:rPr>
                <w:rFonts w:ascii="Arial" w:hAnsi="Arial" w:cs="Arial"/>
              </w:rPr>
              <w:t>0</w:t>
            </w:r>
            <w:r w:rsidRPr="00646645">
              <w:rPr>
                <w:rFonts w:ascii="Arial" w:hAnsi="Arial" w:cs="Arial"/>
              </w:rPr>
              <w:t>.</w:t>
            </w:r>
            <w:r w:rsidRPr="007B4782">
              <w:rPr>
                <w:rFonts w:ascii="Arial" w:hAnsi="Arial" w:cs="Arial"/>
              </w:rPr>
              <w:t>5</w:t>
            </w:r>
            <w:r w:rsidRPr="00646645">
              <w:rPr>
                <w:rFonts w:ascii="Arial" w:hAnsi="Arial" w:cs="Arial"/>
              </w:rPr>
              <w:t>%</w:t>
            </w:r>
          </w:p>
        </w:tc>
      </w:tr>
    </w:tbl>
    <w:p w:rsidRPr="00646645" w:rsidR="00C14348" w:rsidP="00523BAC" w:rsidRDefault="00C14348" w14:paraId="7055FD33" w14:textId="77777777">
      <w:pPr>
        <w:autoSpaceDE w:val="0"/>
        <w:autoSpaceDN w:val="0"/>
        <w:adjustRightInd w:val="0"/>
        <w:spacing w:after="0" w:line="240" w:lineRule="auto"/>
        <w:jc w:val="both"/>
        <w:rPr>
          <w:rFonts w:ascii="Arial" w:hAnsi="Arial" w:cs="Arial"/>
          <w:b/>
          <w:bCs/>
          <w:sz w:val="24"/>
          <w:szCs w:val="24"/>
          <w:lang w:val="en-US"/>
        </w:rPr>
      </w:pPr>
    </w:p>
    <w:p w:rsidRPr="007B4782" w:rsidR="00A94A36" w:rsidP="00E144F3" w:rsidRDefault="006D1152" w14:paraId="2690D475" w14:textId="4D9C3C9B">
      <w:pPr>
        <w:autoSpaceDE w:val="0"/>
        <w:autoSpaceDN w:val="0"/>
        <w:adjustRightInd w:val="0"/>
        <w:spacing w:after="0" w:line="240" w:lineRule="auto"/>
        <w:jc w:val="both"/>
        <w:rPr>
          <w:rFonts w:ascii="Arial" w:hAnsi="Arial" w:cs="Arial"/>
          <w:sz w:val="24"/>
          <w:szCs w:val="24"/>
          <w:lang w:val="en-US"/>
        </w:rPr>
      </w:pPr>
      <w:r w:rsidRPr="1F1470BD">
        <w:rPr>
          <w:rFonts w:ascii="Arial" w:hAnsi="Arial" w:cs="Arial"/>
          <w:sz w:val="24"/>
          <w:szCs w:val="24"/>
          <w:lang w:val="en-US"/>
        </w:rPr>
        <w:t xml:space="preserve">The sample demonstrates good representation across key demographic variables, with sufficient data points in each category to enable meaningful comparisons. Leadership roles show an imbalance between managers (24.8%) and </w:t>
      </w:r>
      <w:r w:rsidRPr="1F1470BD" w:rsidR="00C31995">
        <w:rPr>
          <w:rFonts w:ascii="Arial" w:hAnsi="Arial" w:cs="Arial"/>
          <w:sz w:val="24"/>
          <w:szCs w:val="24"/>
          <w:lang w:val="en-US"/>
        </w:rPr>
        <w:t>individual contributors</w:t>
      </w:r>
      <w:r w:rsidRPr="1F1470BD">
        <w:rPr>
          <w:rFonts w:ascii="Arial" w:hAnsi="Arial" w:cs="Arial"/>
          <w:sz w:val="24"/>
          <w:szCs w:val="24"/>
          <w:lang w:val="en-US"/>
        </w:rPr>
        <w:t xml:space="preserve"> (75.2%), which reflects typical organizational structures in the software industry. This distribution allows for robust analysis of how leadership roles influence </w:t>
      </w:r>
      <w:del w:author="Kelly Johany Garces Pernett" w:date="2025-05-22T16:20:00Z" w:id="67">
        <w:r w:rsidRPr="1F1470BD" w:rsidDel="006D1152">
          <w:rPr>
            <w:rFonts w:ascii="Arial" w:hAnsi="Arial" w:cs="Arial"/>
            <w:sz w:val="24"/>
            <w:szCs w:val="24"/>
            <w:lang w:val="en-US"/>
          </w:rPr>
          <w:delText>the remote</w:delText>
        </w:r>
      </w:del>
      <w:ins w:author="Kelly Johany Garces Pernett" w:date="2025-05-22T16:20:00Z" w:id="68">
        <w:r w:rsidRPr="1F1470BD" w:rsidR="00EAF8F5">
          <w:rPr>
            <w:rFonts w:ascii="Arial" w:hAnsi="Arial" w:cs="Arial"/>
            <w:sz w:val="24"/>
            <w:szCs w:val="24"/>
            <w:lang w:val="en-US"/>
          </w:rPr>
          <w:t>remote</w:t>
        </w:r>
      </w:ins>
      <w:r w:rsidRPr="1F1470BD">
        <w:rPr>
          <w:rFonts w:ascii="Arial" w:hAnsi="Arial" w:cs="Arial"/>
          <w:sz w:val="24"/>
          <w:szCs w:val="24"/>
          <w:lang w:val="en-US"/>
        </w:rPr>
        <w:t xml:space="preserve"> work experience.</w:t>
      </w:r>
    </w:p>
    <w:p w:rsidRPr="007B4782" w:rsidR="009022E9" w:rsidP="00E144F3" w:rsidRDefault="009022E9" w14:paraId="1073CD57" w14:textId="77777777">
      <w:pPr>
        <w:autoSpaceDE w:val="0"/>
        <w:autoSpaceDN w:val="0"/>
        <w:adjustRightInd w:val="0"/>
        <w:spacing w:after="0" w:line="240" w:lineRule="auto"/>
        <w:jc w:val="both"/>
        <w:rPr>
          <w:rFonts w:ascii="Arial" w:hAnsi="Arial" w:cs="Arial"/>
          <w:sz w:val="24"/>
          <w:szCs w:val="24"/>
          <w:lang w:val="en-US"/>
        </w:rPr>
      </w:pPr>
    </w:p>
    <w:p w:rsidRPr="007B4782" w:rsidR="009022E9" w:rsidP="00E144F3" w:rsidRDefault="009022E9" w14:paraId="2271AD28" w14:textId="18209EE3">
      <w:pPr>
        <w:autoSpaceDE w:val="0"/>
        <w:autoSpaceDN w:val="0"/>
        <w:adjustRightInd w:val="0"/>
        <w:spacing w:after="0" w:line="240" w:lineRule="auto"/>
        <w:jc w:val="both"/>
        <w:rPr>
          <w:rFonts w:ascii="Arial" w:hAnsi="Arial" w:cs="Arial"/>
          <w:b/>
          <w:bCs/>
          <w:sz w:val="24"/>
          <w:szCs w:val="24"/>
          <w:lang w:val="en-US"/>
        </w:rPr>
      </w:pPr>
      <w:r w:rsidRPr="007B4782">
        <w:rPr>
          <w:rFonts w:ascii="Arial" w:hAnsi="Arial" w:cs="Arial"/>
          <w:b/>
          <w:bCs/>
          <w:sz w:val="24"/>
          <w:szCs w:val="24"/>
          <w:lang w:val="en-US"/>
        </w:rPr>
        <w:t>5.1.2 Overall Metrics by Leadership Role</w:t>
      </w:r>
    </w:p>
    <w:p w:rsidRPr="007B4782" w:rsidR="007B4782" w:rsidP="00E144F3" w:rsidRDefault="007B4782" w14:paraId="26BB7D26" w14:textId="77777777">
      <w:pPr>
        <w:autoSpaceDE w:val="0"/>
        <w:autoSpaceDN w:val="0"/>
        <w:adjustRightInd w:val="0"/>
        <w:spacing w:after="0" w:line="240" w:lineRule="auto"/>
        <w:jc w:val="both"/>
        <w:rPr>
          <w:rFonts w:ascii="Arial" w:hAnsi="Arial" w:cs="Arial"/>
          <w:b/>
          <w:bCs/>
          <w:sz w:val="24"/>
          <w:szCs w:val="24"/>
          <w:lang w:val="en-US"/>
        </w:rPr>
      </w:pPr>
    </w:p>
    <w:p w:rsidRPr="00646645" w:rsidR="007B4782" w:rsidP="007B4782" w:rsidRDefault="007B4782" w14:paraId="2B00B8DE" w14:textId="77777777">
      <w:pPr>
        <w:spacing w:after="160" w:line="278" w:lineRule="auto"/>
        <w:rPr>
          <w:rFonts w:ascii="Arial" w:hAnsi="Arial" w:cs="Arial"/>
          <w:lang w:val="en-US"/>
        </w:rPr>
      </w:pPr>
      <w:r w:rsidRPr="00646645">
        <w:rPr>
          <w:rFonts w:ascii="Arial" w:hAnsi="Arial" w:cs="Arial"/>
          <w:b/>
          <w:bCs/>
          <w:lang w:val="en-US"/>
        </w:rPr>
        <w:t>Table 2: Performance Metrics by Leadership Role</w:t>
      </w:r>
    </w:p>
    <w:tbl>
      <w:tblPr>
        <w:tblStyle w:val="PlainTable1"/>
        <w:tblW w:w="0" w:type="auto"/>
        <w:tblLook w:val="04A0" w:firstRow="1" w:lastRow="0" w:firstColumn="1" w:lastColumn="0" w:noHBand="0" w:noVBand="1"/>
      </w:tblPr>
      <w:tblGrid>
        <w:gridCol w:w="2236"/>
        <w:gridCol w:w="1474"/>
        <w:gridCol w:w="1850"/>
        <w:gridCol w:w="1292"/>
        <w:gridCol w:w="1642"/>
      </w:tblGrid>
      <w:tr w:rsidRPr="00646645" w:rsidR="007B4782" w:rsidTr="00332A18" w14:paraId="12CF95A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4782" w:rsidP="00133F0C" w:rsidRDefault="007B4782" w14:paraId="55C0F344" w14:textId="77777777">
            <w:pPr>
              <w:spacing w:after="160" w:line="278" w:lineRule="auto"/>
              <w:rPr>
                <w:rFonts w:ascii="Arial" w:hAnsi="Arial" w:cs="Arial"/>
              </w:rPr>
            </w:pPr>
            <w:r w:rsidRPr="00646645">
              <w:rPr>
                <w:rFonts w:ascii="Arial" w:hAnsi="Arial" w:cs="Arial"/>
              </w:rPr>
              <w:t>Metric</w:t>
            </w:r>
          </w:p>
        </w:tc>
        <w:tc>
          <w:tcPr>
            <w:tcW w:w="0" w:type="auto"/>
            <w:hideMark/>
          </w:tcPr>
          <w:p w:rsidRPr="00646645" w:rsidR="007B4782" w:rsidP="00133F0C" w:rsidRDefault="007B4782" w14:paraId="664150A4"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Managers (Mean)</w:t>
            </w:r>
          </w:p>
        </w:tc>
        <w:tc>
          <w:tcPr>
            <w:tcW w:w="1850" w:type="dxa"/>
            <w:hideMark/>
          </w:tcPr>
          <w:p w:rsidRPr="00646645" w:rsidR="007B4782" w:rsidP="00133F0C" w:rsidRDefault="00C31995" w14:paraId="72BF94B8" w14:textId="5B8729BC">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Individual contributors</w:t>
            </w:r>
            <w:r w:rsidRPr="00646645" w:rsidR="007B4782">
              <w:rPr>
                <w:rFonts w:ascii="Arial" w:hAnsi="Arial" w:cs="Arial"/>
              </w:rPr>
              <w:t xml:space="preserve"> (Mean)</w:t>
            </w:r>
          </w:p>
        </w:tc>
        <w:tc>
          <w:tcPr>
            <w:tcW w:w="1133" w:type="dxa"/>
            <w:hideMark/>
          </w:tcPr>
          <w:p w:rsidRPr="00646645" w:rsidR="007B4782" w:rsidP="00133F0C" w:rsidRDefault="007B4782" w14:paraId="3AB93B53"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Difference</w:t>
            </w:r>
          </w:p>
        </w:tc>
        <w:tc>
          <w:tcPr>
            <w:tcW w:w="0" w:type="auto"/>
            <w:hideMark/>
          </w:tcPr>
          <w:p w:rsidRPr="00646645" w:rsidR="007B4782" w:rsidP="00133F0C" w:rsidRDefault="007B4782" w14:paraId="6F25A8F4"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Significant at α=0.05</w:t>
            </w:r>
          </w:p>
        </w:tc>
      </w:tr>
      <w:tr w:rsidRPr="00646645" w:rsidR="007B4782" w:rsidTr="00332A18" w14:paraId="0A042EB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4782" w:rsidP="00133F0C" w:rsidRDefault="007B4782" w14:paraId="40ABCDB4" w14:textId="77777777">
            <w:pPr>
              <w:spacing w:after="160" w:line="278" w:lineRule="auto"/>
              <w:rPr>
                <w:rFonts w:ascii="Arial" w:hAnsi="Arial" w:cs="Arial"/>
              </w:rPr>
            </w:pPr>
            <w:r w:rsidRPr="00646645">
              <w:rPr>
                <w:rFonts w:ascii="Arial" w:hAnsi="Arial" w:cs="Arial"/>
              </w:rPr>
              <w:t>Performance</w:t>
            </w:r>
          </w:p>
        </w:tc>
        <w:tc>
          <w:tcPr>
            <w:tcW w:w="0" w:type="auto"/>
            <w:hideMark/>
          </w:tcPr>
          <w:p w:rsidRPr="00646645" w:rsidR="007B4782" w:rsidP="00133F0C" w:rsidRDefault="007B4782" w14:paraId="19FF3D2C"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3.79</w:t>
            </w:r>
          </w:p>
        </w:tc>
        <w:tc>
          <w:tcPr>
            <w:tcW w:w="1850" w:type="dxa"/>
            <w:hideMark/>
          </w:tcPr>
          <w:p w:rsidRPr="00646645" w:rsidR="007B4782" w:rsidP="00133F0C" w:rsidRDefault="007B4782" w14:paraId="6FDA7F19"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3.84</w:t>
            </w:r>
          </w:p>
        </w:tc>
        <w:tc>
          <w:tcPr>
            <w:tcW w:w="1133" w:type="dxa"/>
            <w:hideMark/>
          </w:tcPr>
          <w:p w:rsidRPr="00646645" w:rsidR="007B4782" w:rsidP="00133F0C" w:rsidRDefault="007B4782" w14:paraId="2C4AD22D"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-0.05</w:t>
            </w:r>
          </w:p>
        </w:tc>
        <w:tc>
          <w:tcPr>
            <w:tcW w:w="0" w:type="auto"/>
            <w:hideMark/>
          </w:tcPr>
          <w:p w:rsidRPr="00646645" w:rsidR="007B4782" w:rsidP="00133F0C" w:rsidRDefault="007B4782" w14:paraId="4D6DD7FF"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Pr="00646645" w:rsidR="007B4782" w:rsidTr="00332A18" w14:paraId="046CADC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4782" w:rsidP="00133F0C" w:rsidRDefault="007B4782" w14:paraId="5D80536E" w14:textId="77777777">
            <w:pPr>
              <w:spacing w:after="160" w:line="278" w:lineRule="auto"/>
              <w:rPr>
                <w:rFonts w:ascii="Arial" w:hAnsi="Arial" w:cs="Arial"/>
              </w:rPr>
            </w:pPr>
            <w:r w:rsidRPr="00646645">
              <w:rPr>
                <w:rFonts w:ascii="Arial" w:hAnsi="Arial" w:cs="Arial"/>
              </w:rPr>
              <w:t>Team Productivity</w:t>
            </w:r>
          </w:p>
        </w:tc>
        <w:tc>
          <w:tcPr>
            <w:tcW w:w="0" w:type="auto"/>
            <w:hideMark/>
          </w:tcPr>
          <w:p w:rsidRPr="00646645" w:rsidR="007B4782" w:rsidP="00133F0C" w:rsidRDefault="007B4782" w14:paraId="1F0D8AF7"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3.56</w:t>
            </w:r>
          </w:p>
        </w:tc>
        <w:tc>
          <w:tcPr>
            <w:tcW w:w="1850" w:type="dxa"/>
            <w:hideMark/>
          </w:tcPr>
          <w:p w:rsidRPr="00646645" w:rsidR="007B4782" w:rsidP="00133F0C" w:rsidRDefault="007B4782" w14:paraId="6598DDB3"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3.70</w:t>
            </w:r>
          </w:p>
        </w:tc>
        <w:tc>
          <w:tcPr>
            <w:tcW w:w="1133" w:type="dxa"/>
            <w:hideMark/>
          </w:tcPr>
          <w:p w:rsidRPr="00646645" w:rsidR="007B4782" w:rsidP="00133F0C" w:rsidRDefault="007B4782" w14:paraId="347E102B"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-0.14</w:t>
            </w:r>
          </w:p>
        </w:tc>
        <w:tc>
          <w:tcPr>
            <w:tcW w:w="0" w:type="auto"/>
            <w:hideMark/>
          </w:tcPr>
          <w:p w:rsidRPr="00646645" w:rsidR="007B4782" w:rsidP="00133F0C" w:rsidRDefault="007B4782" w14:paraId="633F09ED"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No</w:t>
            </w:r>
          </w:p>
        </w:tc>
      </w:tr>
      <w:tr w:rsidRPr="00646645" w:rsidR="007B4782" w:rsidTr="00332A18" w14:paraId="7C42C8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4782" w:rsidP="00133F0C" w:rsidRDefault="007B4782" w14:paraId="5854701B" w14:textId="77777777">
            <w:pPr>
              <w:spacing w:after="160" w:line="278" w:lineRule="auto"/>
              <w:rPr>
                <w:rFonts w:ascii="Arial" w:hAnsi="Arial" w:cs="Arial"/>
              </w:rPr>
            </w:pPr>
            <w:r w:rsidRPr="00646645">
              <w:rPr>
                <w:rFonts w:ascii="Arial" w:hAnsi="Arial" w:cs="Arial"/>
              </w:rPr>
              <w:t>Team Milestones</w:t>
            </w:r>
          </w:p>
        </w:tc>
        <w:tc>
          <w:tcPr>
            <w:tcW w:w="0" w:type="auto"/>
            <w:hideMark/>
          </w:tcPr>
          <w:p w:rsidRPr="00646645" w:rsidR="007B4782" w:rsidP="00133F0C" w:rsidRDefault="007B4782" w14:paraId="3A5DA575"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3.40</w:t>
            </w:r>
          </w:p>
        </w:tc>
        <w:tc>
          <w:tcPr>
            <w:tcW w:w="1850" w:type="dxa"/>
            <w:hideMark/>
          </w:tcPr>
          <w:p w:rsidRPr="00646645" w:rsidR="007B4782" w:rsidP="00133F0C" w:rsidRDefault="007B4782" w14:paraId="35A157B1"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3.58</w:t>
            </w:r>
          </w:p>
        </w:tc>
        <w:tc>
          <w:tcPr>
            <w:tcW w:w="1133" w:type="dxa"/>
            <w:hideMark/>
          </w:tcPr>
          <w:p w:rsidRPr="00646645" w:rsidR="007B4782" w:rsidP="00133F0C" w:rsidRDefault="007B4782" w14:paraId="09ADE125"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-0.18</w:t>
            </w:r>
          </w:p>
        </w:tc>
        <w:tc>
          <w:tcPr>
            <w:tcW w:w="0" w:type="auto"/>
            <w:hideMark/>
          </w:tcPr>
          <w:p w:rsidRPr="00646645" w:rsidR="007B4782" w:rsidP="00133F0C" w:rsidRDefault="007B4782" w14:paraId="6EA2F2A0"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Pr="00646645" w:rsidR="007B4782" w:rsidTr="00332A18" w14:paraId="0D61F76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4782" w:rsidP="00133F0C" w:rsidRDefault="007B4782" w14:paraId="29028D18" w14:textId="77777777">
            <w:pPr>
              <w:spacing w:after="160" w:line="278" w:lineRule="auto"/>
              <w:rPr>
                <w:rFonts w:ascii="Arial" w:hAnsi="Arial" w:cs="Arial"/>
              </w:rPr>
            </w:pPr>
            <w:r w:rsidRPr="00646645">
              <w:rPr>
                <w:rFonts w:ascii="Arial" w:hAnsi="Arial" w:cs="Arial"/>
              </w:rPr>
              <w:t>Concentration</w:t>
            </w:r>
          </w:p>
        </w:tc>
        <w:tc>
          <w:tcPr>
            <w:tcW w:w="0" w:type="auto"/>
            <w:hideMark/>
          </w:tcPr>
          <w:p w:rsidRPr="00646645" w:rsidR="007B4782" w:rsidP="00133F0C" w:rsidRDefault="007B4782" w14:paraId="61EBA5DD"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3.74</w:t>
            </w:r>
          </w:p>
        </w:tc>
        <w:tc>
          <w:tcPr>
            <w:tcW w:w="1850" w:type="dxa"/>
            <w:hideMark/>
          </w:tcPr>
          <w:p w:rsidRPr="00646645" w:rsidR="007B4782" w:rsidP="00133F0C" w:rsidRDefault="007B4782" w14:paraId="2846E874"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3.59</w:t>
            </w:r>
          </w:p>
        </w:tc>
        <w:tc>
          <w:tcPr>
            <w:tcW w:w="1133" w:type="dxa"/>
            <w:hideMark/>
          </w:tcPr>
          <w:p w:rsidRPr="00646645" w:rsidR="007B4782" w:rsidP="00133F0C" w:rsidRDefault="007B4782" w14:paraId="43506376"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0.14</w:t>
            </w:r>
          </w:p>
        </w:tc>
        <w:tc>
          <w:tcPr>
            <w:tcW w:w="0" w:type="auto"/>
            <w:hideMark/>
          </w:tcPr>
          <w:p w:rsidRPr="00646645" w:rsidR="007B4782" w:rsidP="00133F0C" w:rsidRDefault="007B4782" w14:paraId="7E047DFB"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No</w:t>
            </w:r>
          </w:p>
        </w:tc>
      </w:tr>
      <w:tr w:rsidRPr="00646645" w:rsidR="007B4782" w:rsidTr="00332A18" w14:paraId="33A918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4782" w:rsidP="00133F0C" w:rsidRDefault="007B4782" w14:paraId="025CEF95" w14:textId="77777777">
            <w:pPr>
              <w:spacing w:after="160" w:line="278" w:lineRule="auto"/>
              <w:rPr>
                <w:rFonts w:ascii="Arial" w:hAnsi="Arial" w:cs="Arial"/>
              </w:rPr>
            </w:pPr>
            <w:r w:rsidRPr="00646645">
              <w:rPr>
                <w:rFonts w:ascii="Arial" w:hAnsi="Arial" w:cs="Arial"/>
              </w:rPr>
              <w:t>Knowledge Exchange</w:t>
            </w:r>
          </w:p>
        </w:tc>
        <w:tc>
          <w:tcPr>
            <w:tcW w:w="0" w:type="auto"/>
            <w:hideMark/>
          </w:tcPr>
          <w:p w:rsidRPr="00646645" w:rsidR="007B4782" w:rsidP="00133F0C" w:rsidRDefault="007B4782" w14:paraId="425FCD58"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2.81</w:t>
            </w:r>
          </w:p>
        </w:tc>
        <w:tc>
          <w:tcPr>
            <w:tcW w:w="1850" w:type="dxa"/>
            <w:hideMark/>
          </w:tcPr>
          <w:p w:rsidRPr="00646645" w:rsidR="007B4782" w:rsidP="00133F0C" w:rsidRDefault="007B4782" w14:paraId="705574DF"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2.90</w:t>
            </w:r>
          </w:p>
        </w:tc>
        <w:tc>
          <w:tcPr>
            <w:tcW w:w="1133" w:type="dxa"/>
            <w:hideMark/>
          </w:tcPr>
          <w:p w:rsidRPr="00646645" w:rsidR="007B4782" w:rsidP="00133F0C" w:rsidRDefault="007B4782" w14:paraId="19717FEE"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-0.09</w:t>
            </w:r>
          </w:p>
        </w:tc>
        <w:tc>
          <w:tcPr>
            <w:tcW w:w="0" w:type="auto"/>
            <w:hideMark/>
          </w:tcPr>
          <w:p w:rsidRPr="00646645" w:rsidR="007B4782" w:rsidP="00133F0C" w:rsidRDefault="007B4782" w14:paraId="32459D1C"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Pr="00646645" w:rsidR="007B4782" w:rsidTr="00332A18" w14:paraId="01BD15F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4782" w:rsidP="00133F0C" w:rsidRDefault="007B4782" w14:paraId="79138033" w14:textId="77777777">
            <w:pPr>
              <w:spacing w:after="160" w:line="278" w:lineRule="auto"/>
              <w:rPr>
                <w:rFonts w:ascii="Arial" w:hAnsi="Arial" w:cs="Arial"/>
              </w:rPr>
            </w:pPr>
            <w:r w:rsidRPr="00646645">
              <w:rPr>
                <w:rFonts w:ascii="Arial" w:hAnsi="Arial" w:cs="Arial"/>
              </w:rPr>
              <w:t>Communication With Peers</w:t>
            </w:r>
          </w:p>
        </w:tc>
        <w:tc>
          <w:tcPr>
            <w:tcW w:w="0" w:type="auto"/>
            <w:hideMark/>
          </w:tcPr>
          <w:p w:rsidRPr="00646645" w:rsidR="007B4782" w:rsidP="00133F0C" w:rsidRDefault="007B4782" w14:paraId="7C2A0C86"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2.84</w:t>
            </w:r>
          </w:p>
        </w:tc>
        <w:tc>
          <w:tcPr>
            <w:tcW w:w="1850" w:type="dxa"/>
            <w:hideMark/>
          </w:tcPr>
          <w:p w:rsidRPr="00646645" w:rsidR="007B4782" w:rsidP="00133F0C" w:rsidRDefault="007B4782" w14:paraId="742F7560"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2.77</w:t>
            </w:r>
          </w:p>
        </w:tc>
        <w:tc>
          <w:tcPr>
            <w:tcW w:w="1133" w:type="dxa"/>
            <w:hideMark/>
          </w:tcPr>
          <w:p w:rsidRPr="00646645" w:rsidR="007B4782" w:rsidP="00133F0C" w:rsidRDefault="007B4782" w14:paraId="5BB6D816"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0.08</w:t>
            </w:r>
          </w:p>
        </w:tc>
        <w:tc>
          <w:tcPr>
            <w:tcW w:w="0" w:type="auto"/>
            <w:hideMark/>
          </w:tcPr>
          <w:p w:rsidRPr="00646645" w:rsidR="007B4782" w:rsidP="00133F0C" w:rsidRDefault="007B4782" w14:paraId="108CB9B5"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No</w:t>
            </w:r>
          </w:p>
        </w:tc>
      </w:tr>
      <w:tr w:rsidRPr="00646645" w:rsidR="007B4782" w:rsidTr="00332A18" w14:paraId="28FC30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4782" w:rsidP="00133F0C" w:rsidRDefault="007B4782" w14:paraId="4DFF9970" w14:textId="77777777">
            <w:pPr>
              <w:spacing w:after="160" w:line="278" w:lineRule="auto"/>
              <w:rPr>
                <w:rFonts w:ascii="Arial" w:hAnsi="Arial" w:cs="Arial"/>
              </w:rPr>
            </w:pPr>
            <w:r w:rsidRPr="00646645">
              <w:rPr>
                <w:rFonts w:ascii="Arial" w:hAnsi="Arial" w:cs="Arial"/>
              </w:rPr>
              <w:t>Communication With Boss</w:t>
            </w:r>
          </w:p>
        </w:tc>
        <w:tc>
          <w:tcPr>
            <w:tcW w:w="0" w:type="auto"/>
            <w:hideMark/>
          </w:tcPr>
          <w:p w:rsidRPr="00646645" w:rsidR="007B4782" w:rsidP="00133F0C" w:rsidRDefault="007B4782" w14:paraId="61AE4431"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2.86</w:t>
            </w:r>
          </w:p>
        </w:tc>
        <w:tc>
          <w:tcPr>
            <w:tcW w:w="1850" w:type="dxa"/>
            <w:hideMark/>
          </w:tcPr>
          <w:p w:rsidRPr="00646645" w:rsidR="007B4782" w:rsidP="00133F0C" w:rsidRDefault="007B4782" w14:paraId="757AE8DC"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2.89</w:t>
            </w:r>
          </w:p>
        </w:tc>
        <w:tc>
          <w:tcPr>
            <w:tcW w:w="1133" w:type="dxa"/>
            <w:hideMark/>
          </w:tcPr>
          <w:p w:rsidRPr="00646645" w:rsidR="007B4782" w:rsidP="00133F0C" w:rsidRDefault="007B4782" w14:paraId="074430B1"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-0.03</w:t>
            </w:r>
          </w:p>
        </w:tc>
        <w:tc>
          <w:tcPr>
            <w:tcW w:w="0" w:type="auto"/>
            <w:hideMark/>
          </w:tcPr>
          <w:p w:rsidRPr="00646645" w:rsidR="007B4782" w:rsidP="00133F0C" w:rsidRDefault="007B4782" w14:paraId="5E0CB803"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bl>
    <w:p w:rsidR="00332A18" w:rsidP="007B4782" w:rsidRDefault="00332A18" w14:paraId="0626E863" w14:textId="77777777">
      <w:pPr>
        <w:spacing w:after="160" w:line="278" w:lineRule="auto"/>
        <w:rPr>
          <w:rFonts w:ascii="Arial" w:hAnsi="Arial" w:cs="Arial"/>
          <w:b/>
          <w:bCs/>
          <w:lang w:val="en-US"/>
        </w:rPr>
      </w:pPr>
    </w:p>
    <w:p w:rsidR="00332A18" w:rsidP="007B4782" w:rsidRDefault="00332A18" w14:paraId="308DAA9F" w14:textId="77777777">
      <w:pPr>
        <w:spacing w:after="160" w:line="278" w:lineRule="auto"/>
        <w:rPr>
          <w:rFonts w:ascii="Arial" w:hAnsi="Arial" w:cs="Arial"/>
          <w:b/>
          <w:bCs/>
          <w:lang w:val="en-US"/>
        </w:rPr>
      </w:pPr>
    </w:p>
    <w:p w:rsidR="00332A18" w:rsidP="007B4782" w:rsidRDefault="00332A18" w14:paraId="717D1FAC" w14:textId="77777777">
      <w:pPr>
        <w:spacing w:after="160" w:line="278" w:lineRule="auto"/>
        <w:rPr>
          <w:rFonts w:ascii="Arial" w:hAnsi="Arial" w:cs="Arial"/>
          <w:b/>
          <w:bCs/>
          <w:lang w:val="en-US"/>
        </w:rPr>
      </w:pPr>
    </w:p>
    <w:p w:rsidR="00332A18" w:rsidP="007B4782" w:rsidRDefault="00332A18" w14:paraId="527A1C72" w14:textId="77777777">
      <w:pPr>
        <w:spacing w:after="160" w:line="278" w:lineRule="auto"/>
        <w:rPr>
          <w:rFonts w:ascii="Arial" w:hAnsi="Arial" w:cs="Arial"/>
          <w:b/>
          <w:bCs/>
          <w:lang w:val="en-US"/>
        </w:rPr>
      </w:pPr>
    </w:p>
    <w:p w:rsidRPr="00646645" w:rsidR="007B4782" w:rsidP="007B4782" w:rsidRDefault="007B4782" w14:paraId="6DD95C58" w14:textId="6834F3CE">
      <w:pPr>
        <w:spacing w:after="160" w:line="278" w:lineRule="auto"/>
        <w:rPr>
          <w:rFonts w:ascii="Arial" w:hAnsi="Arial" w:cs="Arial"/>
          <w:lang w:val="en-US"/>
        </w:rPr>
      </w:pPr>
      <w:r w:rsidRPr="00646645">
        <w:rPr>
          <w:rFonts w:ascii="Arial" w:hAnsi="Arial" w:cs="Arial"/>
          <w:b/>
          <w:bCs/>
          <w:lang w:val="en-US"/>
        </w:rPr>
        <w:t>Table 3: Stress Metrics by Leadership Role</w:t>
      </w:r>
    </w:p>
    <w:tbl>
      <w:tblPr>
        <w:tblStyle w:val="PlainTable1"/>
        <w:tblW w:w="0" w:type="auto"/>
        <w:tblLook w:val="04A0" w:firstRow="1" w:lastRow="0" w:firstColumn="1" w:lastColumn="0" w:noHBand="0" w:noVBand="1"/>
      </w:tblPr>
      <w:tblGrid>
        <w:gridCol w:w="2088"/>
        <w:gridCol w:w="1459"/>
        <w:gridCol w:w="2032"/>
        <w:gridCol w:w="1292"/>
        <w:gridCol w:w="1623"/>
      </w:tblGrid>
      <w:tr w:rsidRPr="00646645" w:rsidR="007B4782" w:rsidTr="007B4782" w14:paraId="04A4AEE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4782" w:rsidP="00133F0C" w:rsidRDefault="007B4782" w14:paraId="46B88B03" w14:textId="77777777">
            <w:pPr>
              <w:spacing w:after="160" w:line="278" w:lineRule="auto"/>
              <w:rPr>
                <w:rFonts w:ascii="Arial" w:hAnsi="Arial" w:cs="Arial"/>
              </w:rPr>
            </w:pPr>
            <w:r w:rsidRPr="00646645">
              <w:rPr>
                <w:rFonts w:ascii="Arial" w:hAnsi="Arial" w:cs="Arial"/>
              </w:rPr>
              <w:t>Metric</w:t>
            </w:r>
          </w:p>
        </w:tc>
        <w:tc>
          <w:tcPr>
            <w:tcW w:w="0" w:type="auto"/>
            <w:hideMark/>
          </w:tcPr>
          <w:p w:rsidRPr="00646645" w:rsidR="007B4782" w:rsidP="00133F0C" w:rsidRDefault="007B4782" w14:paraId="30B9D36C"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Managers (Mean)</w:t>
            </w:r>
          </w:p>
        </w:tc>
        <w:tc>
          <w:tcPr>
            <w:tcW w:w="0" w:type="auto"/>
            <w:hideMark/>
          </w:tcPr>
          <w:p w:rsidRPr="00646645" w:rsidR="007B4782" w:rsidP="00133F0C" w:rsidRDefault="00C31995" w14:paraId="63F0AE33" w14:textId="50FBC473">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Individual contributors</w:t>
            </w:r>
            <w:r w:rsidRPr="00646645" w:rsidR="007B4782">
              <w:rPr>
                <w:rFonts w:ascii="Arial" w:hAnsi="Arial" w:cs="Arial"/>
              </w:rPr>
              <w:t xml:space="preserve"> (Mean)</w:t>
            </w:r>
          </w:p>
        </w:tc>
        <w:tc>
          <w:tcPr>
            <w:tcW w:w="0" w:type="auto"/>
            <w:hideMark/>
          </w:tcPr>
          <w:p w:rsidRPr="00646645" w:rsidR="007B4782" w:rsidP="00133F0C" w:rsidRDefault="007B4782" w14:paraId="2357BDCF"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Difference</w:t>
            </w:r>
          </w:p>
        </w:tc>
        <w:tc>
          <w:tcPr>
            <w:tcW w:w="0" w:type="auto"/>
            <w:hideMark/>
          </w:tcPr>
          <w:p w:rsidRPr="00646645" w:rsidR="007B4782" w:rsidP="00133F0C" w:rsidRDefault="007B4782" w14:paraId="78197B86"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Significant at α=0.05</w:t>
            </w:r>
          </w:p>
        </w:tc>
      </w:tr>
      <w:tr w:rsidRPr="007B4782" w:rsidR="007B4782" w:rsidTr="007B4782" w14:paraId="052FE0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4782" w:rsidP="00133F0C" w:rsidRDefault="007B4782" w14:paraId="3CD6AB0F" w14:textId="77777777">
            <w:pPr>
              <w:spacing w:after="160" w:line="278" w:lineRule="auto"/>
              <w:rPr>
                <w:rFonts w:ascii="Arial" w:hAnsi="Arial" w:cs="Arial"/>
              </w:rPr>
            </w:pPr>
            <w:r w:rsidRPr="00646645">
              <w:rPr>
                <w:rFonts w:ascii="Arial" w:hAnsi="Arial" w:cs="Arial"/>
              </w:rPr>
              <w:t>Stress Level</w:t>
            </w:r>
          </w:p>
        </w:tc>
        <w:tc>
          <w:tcPr>
            <w:tcW w:w="0" w:type="auto"/>
            <w:hideMark/>
          </w:tcPr>
          <w:p w:rsidRPr="00646645" w:rsidR="007B4782" w:rsidP="00133F0C" w:rsidRDefault="007B4782" w14:paraId="126D41CF"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2.61</w:t>
            </w:r>
          </w:p>
        </w:tc>
        <w:tc>
          <w:tcPr>
            <w:tcW w:w="0" w:type="auto"/>
            <w:hideMark/>
          </w:tcPr>
          <w:p w:rsidRPr="00646645" w:rsidR="007B4782" w:rsidP="00133F0C" w:rsidRDefault="007B4782" w14:paraId="04825022"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2.25</w:t>
            </w:r>
          </w:p>
        </w:tc>
        <w:tc>
          <w:tcPr>
            <w:tcW w:w="0" w:type="auto"/>
            <w:hideMark/>
          </w:tcPr>
          <w:p w:rsidRPr="00646645" w:rsidR="007B4782" w:rsidP="00133F0C" w:rsidRDefault="007B4782" w14:paraId="1648E918"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0.36</w:t>
            </w:r>
          </w:p>
        </w:tc>
        <w:tc>
          <w:tcPr>
            <w:tcW w:w="0" w:type="auto"/>
            <w:hideMark/>
          </w:tcPr>
          <w:p w:rsidRPr="00646645" w:rsidR="007B4782" w:rsidP="00133F0C" w:rsidRDefault="007B4782" w14:paraId="0622EECD"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Yes</w:t>
            </w:r>
          </w:p>
        </w:tc>
      </w:tr>
      <w:tr w:rsidRPr="00646645" w:rsidR="007B4782" w:rsidTr="007B4782" w14:paraId="4A8D30D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4782" w:rsidP="00133F0C" w:rsidRDefault="007B4782" w14:paraId="18D69AA2" w14:textId="77777777">
            <w:pPr>
              <w:spacing w:after="160" w:line="278" w:lineRule="auto"/>
              <w:rPr>
                <w:rFonts w:ascii="Arial" w:hAnsi="Arial" w:cs="Arial"/>
              </w:rPr>
            </w:pPr>
            <w:r w:rsidRPr="00646645">
              <w:rPr>
                <w:rFonts w:ascii="Arial" w:hAnsi="Arial" w:cs="Arial"/>
              </w:rPr>
              <w:t>Confidence Level</w:t>
            </w:r>
          </w:p>
        </w:tc>
        <w:tc>
          <w:tcPr>
            <w:tcW w:w="0" w:type="auto"/>
            <w:hideMark/>
          </w:tcPr>
          <w:p w:rsidRPr="00646645" w:rsidR="007B4782" w:rsidP="00133F0C" w:rsidRDefault="007B4782" w14:paraId="7BF6FB16"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3.35</w:t>
            </w:r>
          </w:p>
        </w:tc>
        <w:tc>
          <w:tcPr>
            <w:tcW w:w="0" w:type="auto"/>
            <w:hideMark/>
          </w:tcPr>
          <w:p w:rsidRPr="00646645" w:rsidR="007B4782" w:rsidP="00133F0C" w:rsidRDefault="007B4782" w14:paraId="4D0B6AB6"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3.61</w:t>
            </w:r>
          </w:p>
        </w:tc>
        <w:tc>
          <w:tcPr>
            <w:tcW w:w="0" w:type="auto"/>
            <w:hideMark/>
          </w:tcPr>
          <w:p w:rsidRPr="00646645" w:rsidR="007B4782" w:rsidP="00133F0C" w:rsidRDefault="007B4782" w14:paraId="4A099B5D"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-0.26</w:t>
            </w:r>
          </w:p>
        </w:tc>
        <w:tc>
          <w:tcPr>
            <w:tcW w:w="0" w:type="auto"/>
            <w:hideMark/>
          </w:tcPr>
          <w:p w:rsidRPr="00646645" w:rsidR="007B4782" w:rsidP="00133F0C" w:rsidRDefault="007B4782" w14:paraId="6D9A110E"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Yes</w:t>
            </w:r>
          </w:p>
        </w:tc>
      </w:tr>
      <w:tr w:rsidRPr="007B4782" w:rsidR="007B4782" w:rsidTr="007B4782" w14:paraId="00649C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4782" w:rsidP="00133F0C" w:rsidRDefault="007B4782" w14:paraId="25983B9E" w14:textId="77777777">
            <w:pPr>
              <w:spacing w:after="160" w:line="278" w:lineRule="auto"/>
              <w:rPr>
                <w:rFonts w:ascii="Arial" w:hAnsi="Arial" w:cs="Arial"/>
              </w:rPr>
            </w:pPr>
            <w:r w:rsidRPr="00646645">
              <w:rPr>
                <w:rFonts w:ascii="Arial" w:hAnsi="Arial" w:cs="Arial"/>
              </w:rPr>
              <w:t>Frustration</w:t>
            </w:r>
          </w:p>
        </w:tc>
        <w:tc>
          <w:tcPr>
            <w:tcW w:w="0" w:type="auto"/>
            <w:hideMark/>
          </w:tcPr>
          <w:p w:rsidRPr="00646645" w:rsidR="007B4782" w:rsidP="00133F0C" w:rsidRDefault="007B4782" w14:paraId="5C33F21D"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2.77</w:t>
            </w:r>
          </w:p>
        </w:tc>
        <w:tc>
          <w:tcPr>
            <w:tcW w:w="0" w:type="auto"/>
            <w:hideMark/>
          </w:tcPr>
          <w:p w:rsidRPr="00646645" w:rsidR="007B4782" w:rsidP="00133F0C" w:rsidRDefault="007B4782" w14:paraId="4FDC3AF2"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2.50</w:t>
            </w:r>
          </w:p>
        </w:tc>
        <w:tc>
          <w:tcPr>
            <w:tcW w:w="0" w:type="auto"/>
            <w:hideMark/>
          </w:tcPr>
          <w:p w:rsidRPr="00646645" w:rsidR="007B4782" w:rsidP="00133F0C" w:rsidRDefault="007B4782" w14:paraId="4ECE2BC8"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0.28</w:t>
            </w:r>
          </w:p>
        </w:tc>
        <w:tc>
          <w:tcPr>
            <w:tcW w:w="0" w:type="auto"/>
            <w:hideMark/>
          </w:tcPr>
          <w:p w:rsidRPr="00646645" w:rsidR="007B4782" w:rsidP="00133F0C" w:rsidRDefault="007B4782" w14:paraId="567277A3"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Pr="00646645" w:rsidR="007B4782" w:rsidTr="007B4782" w14:paraId="4B61A25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4782" w:rsidP="00133F0C" w:rsidRDefault="007B4782" w14:paraId="2EC957A0" w14:textId="77777777">
            <w:pPr>
              <w:spacing w:after="160" w:line="278" w:lineRule="auto"/>
              <w:rPr>
                <w:rFonts w:ascii="Arial" w:hAnsi="Arial" w:cs="Arial"/>
              </w:rPr>
            </w:pPr>
            <w:r w:rsidRPr="00646645">
              <w:rPr>
                <w:rFonts w:ascii="Arial" w:hAnsi="Arial" w:cs="Arial"/>
              </w:rPr>
              <w:t>Task Pressure</w:t>
            </w:r>
          </w:p>
        </w:tc>
        <w:tc>
          <w:tcPr>
            <w:tcW w:w="0" w:type="auto"/>
            <w:hideMark/>
          </w:tcPr>
          <w:p w:rsidRPr="00646645" w:rsidR="007B4782" w:rsidP="00133F0C" w:rsidRDefault="007B4782" w14:paraId="7D335BB5"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3.07</w:t>
            </w:r>
          </w:p>
        </w:tc>
        <w:tc>
          <w:tcPr>
            <w:tcW w:w="0" w:type="auto"/>
            <w:hideMark/>
          </w:tcPr>
          <w:p w:rsidRPr="00646645" w:rsidR="007B4782" w:rsidP="00133F0C" w:rsidRDefault="007B4782" w14:paraId="36521B07"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2.94</w:t>
            </w:r>
          </w:p>
        </w:tc>
        <w:tc>
          <w:tcPr>
            <w:tcW w:w="0" w:type="auto"/>
            <w:hideMark/>
          </w:tcPr>
          <w:p w:rsidRPr="00646645" w:rsidR="007B4782" w:rsidP="00133F0C" w:rsidRDefault="007B4782" w14:paraId="06E3A128"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0.13</w:t>
            </w:r>
          </w:p>
        </w:tc>
        <w:tc>
          <w:tcPr>
            <w:tcW w:w="0" w:type="auto"/>
            <w:hideMark/>
          </w:tcPr>
          <w:p w:rsidRPr="00646645" w:rsidR="007B4782" w:rsidP="00133F0C" w:rsidRDefault="007B4782" w14:paraId="65AA2530"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No</w:t>
            </w:r>
          </w:p>
        </w:tc>
      </w:tr>
      <w:tr w:rsidRPr="007B4782" w:rsidR="007B4782" w:rsidTr="007B4782" w14:paraId="10F4E3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4782" w:rsidP="00133F0C" w:rsidRDefault="007B4782" w14:paraId="7B9DBFC4" w14:textId="77777777">
            <w:pPr>
              <w:spacing w:after="160" w:line="278" w:lineRule="auto"/>
              <w:rPr>
                <w:rFonts w:ascii="Arial" w:hAnsi="Arial" w:cs="Arial"/>
              </w:rPr>
            </w:pPr>
            <w:r w:rsidRPr="00646645">
              <w:rPr>
                <w:rFonts w:ascii="Arial" w:hAnsi="Arial" w:cs="Arial"/>
              </w:rPr>
              <w:t>Flexibility</w:t>
            </w:r>
          </w:p>
        </w:tc>
        <w:tc>
          <w:tcPr>
            <w:tcW w:w="0" w:type="auto"/>
            <w:hideMark/>
          </w:tcPr>
          <w:p w:rsidRPr="00646645" w:rsidR="007B4782" w:rsidP="00133F0C" w:rsidRDefault="007B4782" w14:paraId="6DD2AC13"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4.42</w:t>
            </w:r>
          </w:p>
        </w:tc>
        <w:tc>
          <w:tcPr>
            <w:tcW w:w="0" w:type="auto"/>
            <w:hideMark/>
          </w:tcPr>
          <w:p w:rsidRPr="00646645" w:rsidR="007B4782" w:rsidP="00133F0C" w:rsidRDefault="007B4782" w14:paraId="46204811"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4.22</w:t>
            </w:r>
          </w:p>
        </w:tc>
        <w:tc>
          <w:tcPr>
            <w:tcW w:w="0" w:type="auto"/>
            <w:hideMark/>
          </w:tcPr>
          <w:p w:rsidRPr="00646645" w:rsidR="007B4782" w:rsidP="00133F0C" w:rsidRDefault="007B4782" w14:paraId="5F79950E"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0.20</w:t>
            </w:r>
          </w:p>
        </w:tc>
        <w:tc>
          <w:tcPr>
            <w:tcW w:w="0" w:type="auto"/>
            <w:hideMark/>
          </w:tcPr>
          <w:p w:rsidRPr="00646645" w:rsidR="007B4782" w:rsidP="00133F0C" w:rsidRDefault="007B4782" w14:paraId="565834F8"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Pr="00646645" w:rsidR="007B4782" w:rsidTr="007B4782" w14:paraId="56D0D61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4782" w:rsidP="00133F0C" w:rsidRDefault="007B4782" w14:paraId="1DD194BE" w14:textId="77777777">
            <w:pPr>
              <w:spacing w:after="160" w:line="278" w:lineRule="auto"/>
              <w:rPr>
                <w:rFonts w:ascii="Arial" w:hAnsi="Arial" w:cs="Arial"/>
              </w:rPr>
            </w:pPr>
            <w:r w:rsidRPr="00646645">
              <w:rPr>
                <w:rFonts w:ascii="Arial" w:hAnsi="Arial" w:cs="Arial"/>
              </w:rPr>
              <w:t>Communication Issues</w:t>
            </w:r>
          </w:p>
        </w:tc>
        <w:tc>
          <w:tcPr>
            <w:tcW w:w="0" w:type="auto"/>
            <w:hideMark/>
          </w:tcPr>
          <w:p w:rsidRPr="00646645" w:rsidR="007B4782" w:rsidP="00133F0C" w:rsidRDefault="007B4782" w14:paraId="0C43F0A7"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3.44</w:t>
            </w:r>
          </w:p>
        </w:tc>
        <w:tc>
          <w:tcPr>
            <w:tcW w:w="0" w:type="auto"/>
            <w:hideMark/>
          </w:tcPr>
          <w:p w:rsidRPr="00646645" w:rsidR="007B4782" w:rsidP="00133F0C" w:rsidRDefault="007B4782" w14:paraId="2573EFEA"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3.02</w:t>
            </w:r>
          </w:p>
        </w:tc>
        <w:tc>
          <w:tcPr>
            <w:tcW w:w="0" w:type="auto"/>
            <w:hideMark/>
          </w:tcPr>
          <w:p w:rsidRPr="00646645" w:rsidR="007B4782" w:rsidP="00133F0C" w:rsidRDefault="007B4782" w14:paraId="6BC7B527"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0.42</w:t>
            </w:r>
          </w:p>
        </w:tc>
        <w:tc>
          <w:tcPr>
            <w:tcW w:w="0" w:type="auto"/>
            <w:hideMark/>
          </w:tcPr>
          <w:p w:rsidRPr="00646645" w:rsidR="007B4782" w:rsidP="00133F0C" w:rsidRDefault="007B4782" w14:paraId="677D8E81"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Yes</w:t>
            </w:r>
          </w:p>
        </w:tc>
      </w:tr>
      <w:tr w:rsidRPr="007B4782" w:rsidR="007B4782" w:rsidTr="007B4782" w14:paraId="725AA1A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4782" w:rsidP="00133F0C" w:rsidRDefault="007B4782" w14:paraId="24B1E110" w14:textId="77777777">
            <w:pPr>
              <w:spacing w:after="160" w:line="278" w:lineRule="auto"/>
              <w:rPr>
                <w:rFonts w:ascii="Arial" w:hAnsi="Arial" w:cs="Arial"/>
              </w:rPr>
            </w:pPr>
            <w:r w:rsidRPr="00646645">
              <w:rPr>
                <w:rFonts w:ascii="Arial" w:hAnsi="Arial" w:cs="Arial"/>
              </w:rPr>
              <w:t>Team Trust</w:t>
            </w:r>
          </w:p>
        </w:tc>
        <w:tc>
          <w:tcPr>
            <w:tcW w:w="0" w:type="auto"/>
            <w:hideMark/>
          </w:tcPr>
          <w:p w:rsidRPr="00646645" w:rsidR="007B4782" w:rsidP="00133F0C" w:rsidRDefault="007B4782" w14:paraId="5713D8D6"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2.77</w:t>
            </w:r>
          </w:p>
        </w:tc>
        <w:tc>
          <w:tcPr>
            <w:tcW w:w="0" w:type="auto"/>
            <w:hideMark/>
          </w:tcPr>
          <w:p w:rsidRPr="00646645" w:rsidR="007B4782" w:rsidP="00133F0C" w:rsidRDefault="007B4782" w14:paraId="2F726229"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2.97</w:t>
            </w:r>
          </w:p>
        </w:tc>
        <w:tc>
          <w:tcPr>
            <w:tcW w:w="0" w:type="auto"/>
            <w:hideMark/>
          </w:tcPr>
          <w:p w:rsidRPr="00646645" w:rsidR="007B4782" w:rsidP="00133F0C" w:rsidRDefault="007B4782" w14:paraId="522C7F42"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-0.19</w:t>
            </w:r>
          </w:p>
        </w:tc>
        <w:tc>
          <w:tcPr>
            <w:tcW w:w="0" w:type="auto"/>
            <w:hideMark/>
          </w:tcPr>
          <w:p w:rsidRPr="00646645" w:rsidR="007B4782" w:rsidP="00133F0C" w:rsidRDefault="007B4782" w14:paraId="101AE1F1"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Pr="00646645" w:rsidR="007B4782" w:rsidTr="007B4782" w14:paraId="1B7D132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4782" w:rsidP="00133F0C" w:rsidRDefault="007B4782" w14:paraId="19F89256" w14:textId="77777777">
            <w:pPr>
              <w:spacing w:after="160" w:line="278" w:lineRule="auto"/>
              <w:rPr>
                <w:rFonts w:ascii="Arial" w:hAnsi="Arial" w:cs="Arial"/>
              </w:rPr>
            </w:pPr>
            <w:r w:rsidRPr="00646645">
              <w:rPr>
                <w:rFonts w:ascii="Arial" w:hAnsi="Arial" w:cs="Arial"/>
              </w:rPr>
              <w:t>Time Management</w:t>
            </w:r>
          </w:p>
        </w:tc>
        <w:tc>
          <w:tcPr>
            <w:tcW w:w="0" w:type="auto"/>
            <w:hideMark/>
          </w:tcPr>
          <w:p w:rsidRPr="00646645" w:rsidR="007B4782" w:rsidP="00133F0C" w:rsidRDefault="007B4782" w14:paraId="70129AB9"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3.86</w:t>
            </w:r>
          </w:p>
        </w:tc>
        <w:tc>
          <w:tcPr>
            <w:tcW w:w="0" w:type="auto"/>
            <w:hideMark/>
          </w:tcPr>
          <w:p w:rsidRPr="00646645" w:rsidR="007B4782" w:rsidP="00133F0C" w:rsidRDefault="007B4782" w14:paraId="14C68EDD"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3.78</w:t>
            </w:r>
          </w:p>
        </w:tc>
        <w:tc>
          <w:tcPr>
            <w:tcW w:w="0" w:type="auto"/>
            <w:hideMark/>
          </w:tcPr>
          <w:p w:rsidRPr="00646645" w:rsidR="007B4782" w:rsidP="00133F0C" w:rsidRDefault="007B4782" w14:paraId="20637E3E"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0.08</w:t>
            </w:r>
          </w:p>
        </w:tc>
        <w:tc>
          <w:tcPr>
            <w:tcW w:w="0" w:type="auto"/>
            <w:hideMark/>
          </w:tcPr>
          <w:p w:rsidRPr="00646645" w:rsidR="007B4782" w:rsidP="00133F0C" w:rsidRDefault="007B4782" w14:paraId="23EECEB7"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No</w:t>
            </w:r>
          </w:p>
        </w:tc>
      </w:tr>
      <w:tr w:rsidRPr="007B4782" w:rsidR="007B4782" w:rsidTr="007B4782" w14:paraId="4550AD3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4782" w:rsidP="00133F0C" w:rsidRDefault="007B4782" w14:paraId="2855973E" w14:textId="77777777">
            <w:pPr>
              <w:spacing w:after="160" w:line="278" w:lineRule="auto"/>
              <w:rPr>
                <w:rFonts w:ascii="Arial" w:hAnsi="Arial" w:cs="Arial"/>
              </w:rPr>
            </w:pPr>
            <w:r w:rsidRPr="00646645">
              <w:rPr>
                <w:rFonts w:ascii="Arial" w:hAnsi="Arial" w:cs="Arial"/>
              </w:rPr>
              <w:t>Coordination Issues</w:t>
            </w:r>
          </w:p>
        </w:tc>
        <w:tc>
          <w:tcPr>
            <w:tcW w:w="0" w:type="auto"/>
            <w:hideMark/>
          </w:tcPr>
          <w:p w:rsidRPr="00646645" w:rsidR="007B4782" w:rsidP="00133F0C" w:rsidRDefault="007B4782" w14:paraId="7697DC98"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3.11</w:t>
            </w:r>
          </w:p>
        </w:tc>
        <w:tc>
          <w:tcPr>
            <w:tcW w:w="0" w:type="auto"/>
            <w:hideMark/>
          </w:tcPr>
          <w:p w:rsidRPr="00646645" w:rsidR="007B4782" w:rsidP="00133F0C" w:rsidRDefault="007B4782" w14:paraId="3AF6A077"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2.97</w:t>
            </w:r>
          </w:p>
        </w:tc>
        <w:tc>
          <w:tcPr>
            <w:tcW w:w="0" w:type="auto"/>
            <w:hideMark/>
          </w:tcPr>
          <w:p w:rsidRPr="00646645" w:rsidR="007B4782" w:rsidP="00133F0C" w:rsidRDefault="007B4782" w14:paraId="2276C8C7"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0.13</w:t>
            </w:r>
          </w:p>
        </w:tc>
        <w:tc>
          <w:tcPr>
            <w:tcW w:w="0" w:type="auto"/>
            <w:hideMark/>
          </w:tcPr>
          <w:p w:rsidRPr="00646645" w:rsidR="007B4782" w:rsidP="00133F0C" w:rsidRDefault="007B4782" w14:paraId="42014213"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bl>
    <w:p w:rsidR="00332A18" w:rsidP="007B4782" w:rsidRDefault="00332A18" w14:paraId="3612DAB9" w14:textId="77777777">
      <w:pPr>
        <w:spacing w:after="160" w:line="278" w:lineRule="auto"/>
        <w:rPr>
          <w:rFonts w:ascii="Arial" w:hAnsi="Arial" w:cs="Arial"/>
          <w:b/>
          <w:bCs/>
          <w:lang w:val="en-US"/>
        </w:rPr>
      </w:pPr>
    </w:p>
    <w:p w:rsidRPr="00646645" w:rsidR="007B4782" w:rsidP="007B4782" w:rsidRDefault="007B4782" w14:paraId="431105EB" w14:textId="31A22FDC">
      <w:pPr>
        <w:spacing w:after="160" w:line="278" w:lineRule="auto"/>
        <w:rPr>
          <w:rFonts w:ascii="Arial" w:hAnsi="Arial" w:cs="Arial"/>
          <w:lang w:val="en-US"/>
        </w:rPr>
      </w:pPr>
      <w:r w:rsidRPr="00646645">
        <w:rPr>
          <w:rFonts w:ascii="Arial" w:hAnsi="Arial" w:cs="Arial"/>
          <w:b/>
          <w:bCs/>
          <w:lang w:val="en-US"/>
        </w:rPr>
        <w:t>Table 4: Motivation Metrics by Leadership Role</w:t>
      </w:r>
    </w:p>
    <w:tbl>
      <w:tblPr>
        <w:tblStyle w:val="PlainTable1"/>
        <w:tblW w:w="0" w:type="auto"/>
        <w:tblLook w:val="04A0" w:firstRow="1" w:lastRow="0" w:firstColumn="1" w:lastColumn="0" w:noHBand="0" w:noVBand="1"/>
      </w:tblPr>
      <w:tblGrid>
        <w:gridCol w:w="1783"/>
        <w:gridCol w:w="1524"/>
        <w:gridCol w:w="2187"/>
        <w:gridCol w:w="1292"/>
        <w:gridCol w:w="1708"/>
      </w:tblGrid>
      <w:tr w:rsidRPr="00646645" w:rsidR="007B4782" w:rsidTr="007B4782" w14:paraId="04D3A8F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4782" w:rsidP="00133F0C" w:rsidRDefault="007B4782" w14:paraId="7F1CEF65" w14:textId="77777777">
            <w:pPr>
              <w:spacing w:after="160" w:line="278" w:lineRule="auto"/>
              <w:rPr>
                <w:rFonts w:ascii="Arial" w:hAnsi="Arial" w:cs="Arial"/>
              </w:rPr>
            </w:pPr>
            <w:r w:rsidRPr="00646645">
              <w:rPr>
                <w:rFonts w:ascii="Arial" w:hAnsi="Arial" w:cs="Arial"/>
              </w:rPr>
              <w:t>Metric</w:t>
            </w:r>
          </w:p>
        </w:tc>
        <w:tc>
          <w:tcPr>
            <w:tcW w:w="0" w:type="auto"/>
            <w:hideMark/>
          </w:tcPr>
          <w:p w:rsidRPr="00646645" w:rsidR="007B4782" w:rsidP="00133F0C" w:rsidRDefault="007B4782" w14:paraId="1418EC88"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Managers (Mean)</w:t>
            </w:r>
          </w:p>
        </w:tc>
        <w:tc>
          <w:tcPr>
            <w:tcW w:w="0" w:type="auto"/>
            <w:hideMark/>
          </w:tcPr>
          <w:p w:rsidRPr="00646645" w:rsidR="007B4782" w:rsidP="00133F0C" w:rsidRDefault="00C31995" w14:paraId="1B36D42E" w14:textId="1F73EE59">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Individual contributors</w:t>
            </w:r>
            <w:r w:rsidRPr="00646645" w:rsidR="007B4782">
              <w:rPr>
                <w:rFonts w:ascii="Arial" w:hAnsi="Arial" w:cs="Arial"/>
              </w:rPr>
              <w:t xml:space="preserve"> (Mean)</w:t>
            </w:r>
          </w:p>
        </w:tc>
        <w:tc>
          <w:tcPr>
            <w:tcW w:w="0" w:type="auto"/>
            <w:hideMark/>
          </w:tcPr>
          <w:p w:rsidRPr="00646645" w:rsidR="007B4782" w:rsidP="00133F0C" w:rsidRDefault="007B4782" w14:paraId="2176BA16"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Difference</w:t>
            </w:r>
          </w:p>
        </w:tc>
        <w:tc>
          <w:tcPr>
            <w:tcW w:w="0" w:type="auto"/>
            <w:hideMark/>
          </w:tcPr>
          <w:p w:rsidRPr="00646645" w:rsidR="007B4782" w:rsidP="00133F0C" w:rsidRDefault="007B4782" w14:paraId="62CD9B82"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Significant at α=0.05</w:t>
            </w:r>
          </w:p>
        </w:tc>
      </w:tr>
      <w:tr w:rsidRPr="00646645" w:rsidR="007B4782" w:rsidTr="007B4782" w14:paraId="22E5A7F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4782" w:rsidP="00133F0C" w:rsidRDefault="007B4782" w14:paraId="4704C971" w14:textId="77777777">
            <w:pPr>
              <w:spacing w:after="160" w:line="278" w:lineRule="auto"/>
              <w:rPr>
                <w:rFonts w:ascii="Arial" w:hAnsi="Arial" w:cs="Arial"/>
              </w:rPr>
            </w:pPr>
            <w:r w:rsidRPr="00646645">
              <w:rPr>
                <w:rFonts w:ascii="Arial" w:hAnsi="Arial" w:cs="Arial"/>
              </w:rPr>
              <w:t>Motivation</w:t>
            </w:r>
          </w:p>
        </w:tc>
        <w:tc>
          <w:tcPr>
            <w:tcW w:w="0" w:type="auto"/>
            <w:hideMark/>
          </w:tcPr>
          <w:p w:rsidRPr="00646645" w:rsidR="007B4782" w:rsidP="00133F0C" w:rsidRDefault="007B4782" w14:paraId="1DB0CE1E"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3.49</w:t>
            </w:r>
          </w:p>
        </w:tc>
        <w:tc>
          <w:tcPr>
            <w:tcW w:w="0" w:type="auto"/>
            <w:hideMark/>
          </w:tcPr>
          <w:p w:rsidRPr="00646645" w:rsidR="007B4782" w:rsidP="00133F0C" w:rsidRDefault="007B4782" w14:paraId="22E0151D"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3.65</w:t>
            </w:r>
          </w:p>
        </w:tc>
        <w:tc>
          <w:tcPr>
            <w:tcW w:w="0" w:type="auto"/>
            <w:hideMark/>
          </w:tcPr>
          <w:p w:rsidRPr="00646645" w:rsidR="007B4782" w:rsidP="00133F0C" w:rsidRDefault="007B4782" w14:paraId="0996C691"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-0.15</w:t>
            </w:r>
          </w:p>
        </w:tc>
        <w:tc>
          <w:tcPr>
            <w:tcW w:w="0" w:type="auto"/>
            <w:hideMark/>
          </w:tcPr>
          <w:p w:rsidRPr="00646645" w:rsidR="007B4782" w:rsidP="00133F0C" w:rsidRDefault="007B4782" w14:paraId="784C51A9"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Pr="00646645" w:rsidR="007B4782" w:rsidTr="007B4782" w14:paraId="1F5DBA3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4782" w:rsidP="00133F0C" w:rsidRDefault="007B4782" w14:paraId="5F68C9F3" w14:textId="77777777">
            <w:pPr>
              <w:spacing w:after="160" w:line="278" w:lineRule="auto"/>
              <w:rPr>
                <w:rFonts w:ascii="Arial" w:hAnsi="Arial" w:cs="Arial"/>
              </w:rPr>
            </w:pPr>
            <w:r w:rsidRPr="00646645">
              <w:rPr>
                <w:rFonts w:ascii="Arial" w:hAnsi="Arial" w:cs="Arial"/>
              </w:rPr>
              <w:t>Comfort</w:t>
            </w:r>
          </w:p>
        </w:tc>
        <w:tc>
          <w:tcPr>
            <w:tcW w:w="0" w:type="auto"/>
            <w:hideMark/>
          </w:tcPr>
          <w:p w:rsidRPr="00646645" w:rsidR="007B4782" w:rsidP="00133F0C" w:rsidRDefault="007B4782" w14:paraId="521863B7"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4.40</w:t>
            </w:r>
          </w:p>
        </w:tc>
        <w:tc>
          <w:tcPr>
            <w:tcW w:w="0" w:type="auto"/>
            <w:hideMark/>
          </w:tcPr>
          <w:p w:rsidRPr="00646645" w:rsidR="007B4782" w:rsidP="00133F0C" w:rsidRDefault="007B4782" w14:paraId="0CB647AA"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4.52</w:t>
            </w:r>
          </w:p>
        </w:tc>
        <w:tc>
          <w:tcPr>
            <w:tcW w:w="0" w:type="auto"/>
            <w:hideMark/>
          </w:tcPr>
          <w:p w:rsidRPr="00646645" w:rsidR="007B4782" w:rsidP="00133F0C" w:rsidRDefault="007B4782" w14:paraId="47E7F29D"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-0.12</w:t>
            </w:r>
          </w:p>
        </w:tc>
        <w:tc>
          <w:tcPr>
            <w:tcW w:w="0" w:type="auto"/>
            <w:hideMark/>
          </w:tcPr>
          <w:p w:rsidRPr="00646645" w:rsidR="007B4782" w:rsidP="00133F0C" w:rsidRDefault="007B4782" w14:paraId="2853512C"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No</w:t>
            </w:r>
          </w:p>
        </w:tc>
      </w:tr>
      <w:tr w:rsidRPr="00646645" w:rsidR="007B4782" w:rsidTr="007B4782" w14:paraId="3C4B99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4782" w:rsidP="00133F0C" w:rsidRDefault="007B4782" w14:paraId="69BC7590" w14:textId="77777777">
            <w:pPr>
              <w:spacing w:after="160" w:line="278" w:lineRule="auto"/>
              <w:rPr>
                <w:rFonts w:ascii="Arial" w:hAnsi="Arial" w:cs="Arial"/>
              </w:rPr>
            </w:pPr>
            <w:r w:rsidRPr="00646645">
              <w:rPr>
                <w:rFonts w:ascii="Arial" w:hAnsi="Arial" w:cs="Arial"/>
              </w:rPr>
              <w:t>Trust in Superior</w:t>
            </w:r>
          </w:p>
        </w:tc>
        <w:tc>
          <w:tcPr>
            <w:tcW w:w="0" w:type="auto"/>
            <w:hideMark/>
          </w:tcPr>
          <w:p w:rsidRPr="00646645" w:rsidR="007B4782" w:rsidP="00133F0C" w:rsidRDefault="007B4782" w14:paraId="7DF70301"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3.35</w:t>
            </w:r>
          </w:p>
        </w:tc>
        <w:tc>
          <w:tcPr>
            <w:tcW w:w="0" w:type="auto"/>
            <w:hideMark/>
          </w:tcPr>
          <w:p w:rsidRPr="00646645" w:rsidR="007B4782" w:rsidP="00133F0C" w:rsidRDefault="007B4782" w14:paraId="083B3A92"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3.52</w:t>
            </w:r>
          </w:p>
        </w:tc>
        <w:tc>
          <w:tcPr>
            <w:tcW w:w="0" w:type="auto"/>
            <w:hideMark/>
          </w:tcPr>
          <w:p w:rsidRPr="00646645" w:rsidR="007B4782" w:rsidP="00133F0C" w:rsidRDefault="007B4782" w14:paraId="6342BA98"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-0.17</w:t>
            </w:r>
          </w:p>
        </w:tc>
        <w:tc>
          <w:tcPr>
            <w:tcW w:w="0" w:type="auto"/>
            <w:hideMark/>
          </w:tcPr>
          <w:p w:rsidRPr="00646645" w:rsidR="007B4782" w:rsidP="00133F0C" w:rsidRDefault="007B4782" w14:paraId="11FD44F8"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Pr="00646645" w:rsidR="007B4782" w:rsidTr="007B4782" w14:paraId="78996F4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4782" w:rsidP="00133F0C" w:rsidRDefault="007B4782" w14:paraId="3B419285" w14:textId="77777777">
            <w:pPr>
              <w:spacing w:after="160" w:line="278" w:lineRule="auto"/>
              <w:rPr>
                <w:rFonts w:ascii="Arial" w:hAnsi="Arial" w:cs="Arial"/>
              </w:rPr>
            </w:pPr>
            <w:r w:rsidRPr="00646645">
              <w:rPr>
                <w:rFonts w:ascii="Arial" w:hAnsi="Arial" w:cs="Arial"/>
              </w:rPr>
              <w:t>Problem Solving</w:t>
            </w:r>
          </w:p>
        </w:tc>
        <w:tc>
          <w:tcPr>
            <w:tcW w:w="0" w:type="auto"/>
            <w:hideMark/>
          </w:tcPr>
          <w:p w:rsidRPr="00646645" w:rsidR="007B4782" w:rsidP="00133F0C" w:rsidRDefault="007B4782" w14:paraId="5D9ED35A"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3.61</w:t>
            </w:r>
          </w:p>
        </w:tc>
        <w:tc>
          <w:tcPr>
            <w:tcW w:w="0" w:type="auto"/>
            <w:hideMark/>
          </w:tcPr>
          <w:p w:rsidRPr="00646645" w:rsidR="007B4782" w:rsidP="00133F0C" w:rsidRDefault="007B4782" w14:paraId="311F1823"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3.72</w:t>
            </w:r>
          </w:p>
        </w:tc>
        <w:tc>
          <w:tcPr>
            <w:tcW w:w="0" w:type="auto"/>
            <w:hideMark/>
          </w:tcPr>
          <w:p w:rsidRPr="00646645" w:rsidR="007B4782" w:rsidP="00133F0C" w:rsidRDefault="007B4782" w14:paraId="10EDB489"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-0.11</w:t>
            </w:r>
          </w:p>
        </w:tc>
        <w:tc>
          <w:tcPr>
            <w:tcW w:w="0" w:type="auto"/>
            <w:hideMark/>
          </w:tcPr>
          <w:p w:rsidRPr="00646645" w:rsidR="007B4782" w:rsidP="00133F0C" w:rsidRDefault="007B4782" w14:paraId="0A3399A1"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No</w:t>
            </w:r>
          </w:p>
        </w:tc>
      </w:tr>
      <w:tr w:rsidRPr="00646645" w:rsidR="007B4782" w:rsidTr="007B4782" w14:paraId="647AB4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4782" w:rsidP="00133F0C" w:rsidRDefault="007B4782" w14:paraId="314E128A" w14:textId="77777777">
            <w:pPr>
              <w:spacing w:after="160" w:line="278" w:lineRule="auto"/>
              <w:rPr>
                <w:rFonts w:ascii="Arial" w:hAnsi="Arial" w:cs="Arial"/>
              </w:rPr>
            </w:pPr>
            <w:r w:rsidRPr="00646645">
              <w:rPr>
                <w:rFonts w:ascii="Arial" w:hAnsi="Arial" w:cs="Arial"/>
              </w:rPr>
              <w:t>Work Enjoyment</w:t>
            </w:r>
          </w:p>
        </w:tc>
        <w:tc>
          <w:tcPr>
            <w:tcW w:w="0" w:type="auto"/>
            <w:hideMark/>
          </w:tcPr>
          <w:p w:rsidRPr="00646645" w:rsidR="007B4782" w:rsidP="00133F0C" w:rsidRDefault="007B4782" w14:paraId="1B2A10C7"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3.79</w:t>
            </w:r>
          </w:p>
        </w:tc>
        <w:tc>
          <w:tcPr>
            <w:tcW w:w="0" w:type="auto"/>
            <w:hideMark/>
          </w:tcPr>
          <w:p w:rsidRPr="00646645" w:rsidR="007B4782" w:rsidP="00133F0C" w:rsidRDefault="007B4782" w14:paraId="37D25133"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3.93</w:t>
            </w:r>
          </w:p>
        </w:tc>
        <w:tc>
          <w:tcPr>
            <w:tcW w:w="0" w:type="auto"/>
            <w:hideMark/>
          </w:tcPr>
          <w:p w:rsidRPr="00646645" w:rsidR="007B4782" w:rsidP="00133F0C" w:rsidRDefault="007B4782" w14:paraId="1A81E021"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-0.14</w:t>
            </w:r>
          </w:p>
        </w:tc>
        <w:tc>
          <w:tcPr>
            <w:tcW w:w="0" w:type="auto"/>
            <w:hideMark/>
          </w:tcPr>
          <w:p w:rsidRPr="00646645" w:rsidR="007B4782" w:rsidP="00133F0C" w:rsidRDefault="007B4782" w14:paraId="03801A39"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Pr="00646645" w:rsidR="007B4782" w:rsidTr="007B4782" w14:paraId="279674D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4782" w:rsidP="00133F0C" w:rsidRDefault="007B4782" w14:paraId="525B4605" w14:textId="77777777">
            <w:pPr>
              <w:spacing w:after="160" w:line="278" w:lineRule="auto"/>
              <w:rPr>
                <w:rFonts w:ascii="Arial" w:hAnsi="Arial" w:cs="Arial"/>
              </w:rPr>
            </w:pPr>
            <w:r w:rsidRPr="00646645">
              <w:rPr>
                <w:rFonts w:ascii="Arial" w:hAnsi="Arial" w:cs="Arial"/>
              </w:rPr>
              <w:t>Work Interest</w:t>
            </w:r>
          </w:p>
        </w:tc>
        <w:tc>
          <w:tcPr>
            <w:tcW w:w="0" w:type="auto"/>
            <w:hideMark/>
          </w:tcPr>
          <w:p w:rsidRPr="00646645" w:rsidR="007B4782" w:rsidP="00133F0C" w:rsidRDefault="007B4782" w14:paraId="129A1718"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3.32</w:t>
            </w:r>
          </w:p>
        </w:tc>
        <w:tc>
          <w:tcPr>
            <w:tcW w:w="0" w:type="auto"/>
            <w:hideMark/>
          </w:tcPr>
          <w:p w:rsidRPr="00646645" w:rsidR="007B4782" w:rsidP="00133F0C" w:rsidRDefault="007B4782" w14:paraId="3C74AF10"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3.37</w:t>
            </w:r>
          </w:p>
        </w:tc>
        <w:tc>
          <w:tcPr>
            <w:tcW w:w="0" w:type="auto"/>
            <w:hideMark/>
          </w:tcPr>
          <w:p w:rsidRPr="00646645" w:rsidR="007B4782" w:rsidP="00133F0C" w:rsidRDefault="007B4782" w14:paraId="636CCD41"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-0.06</w:t>
            </w:r>
          </w:p>
        </w:tc>
        <w:tc>
          <w:tcPr>
            <w:tcW w:w="0" w:type="auto"/>
            <w:hideMark/>
          </w:tcPr>
          <w:p w:rsidRPr="00646645" w:rsidR="007B4782" w:rsidP="00133F0C" w:rsidRDefault="007B4782" w14:paraId="600B2BA6"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No</w:t>
            </w:r>
          </w:p>
        </w:tc>
      </w:tr>
      <w:tr w:rsidRPr="00646645" w:rsidR="007B4782" w:rsidTr="007B4782" w14:paraId="6226860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4782" w:rsidP="00133F0C" w:rsidRDefault="007B4782" w14:paraId="520E4243" w14:textId="77777777">
            <w:pPr>
              <w:spacing w:after="160" w:line="278" w:lineRule="auto"/>
              <w:rPr>
                <w:rFonts w:ascii="Arial" w:hAnsi="Arial" w:cs="Arial"/>
              </w:rPr>
            </w:pPr>
            <w:r w:rsidRPr="00646645">
              <w:rPr>
                <w:rFonts w:ascii="Arial" w:hAnsi="Arial" w:cs="Arial"/>
              </w:rPr>
              <w:t>Work Life Balance</w:t>
            </w:r>
          </w:p>
        </w:tc>
        <w:tc>
          <w:tcPr>
            <w:tcW w:w="0" w:type="auto"/>
            <w:hideMark/>
          </w:tcPr>
          <w:p w:rsidRPr="00646645" w:rsidR="007B4782" w:rsidP="00133F0C" w:rsidRDefault="007B4782" w14:paraId="0810E779"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3.98</w:t>
            </w:r>
          </w:p>
        </w:tc>
        <w:tc>
          <w:tcPr>
            <w:tcW w:w="0" w:type="auto"/>
            <w:hideMark/>
          </w:tcPr>
          <w:p w:rsidRPr="00646645" w:rsidR="007B4782" w:rsidP="00133F0C" w:rsidRDefault="007B4782" w14:paraId="0B8CCC5A"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4.10</w:t>
            </w:r>
          </w:p>
        </w:tc>
        <w:tc>
          <w:tcPr>
            <w:tcW w:w="0" w:type="auto"/>
            <w:hideMark/>
          </w:tcPr>
          <w:p w:rsidRPr="00646645" w:rsidR="007B4782" w:rsidP="00133F0C" w:rsidRDefault="007B4782" w14:paraId="33883F6F"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-0.11</w:t>
            </w:r>
          </w:p>
        </w:tc>
        <w:tc>
          <w:tcPr>
            <w:tcW w:w="0" w:type="auto"/>
            <w:hideMark/>
          </w:tcPr>
          <w:p w:rsidRPr="00646645" w:rsidR="007B4782" w:rsidP="00133F0C" w:rsidRDefault="007B4782" w14:paraId="0CF65BA5"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Pr="00646645" w:rsidR="007B4782" w:rsidTr="007B4782" w14:paraId="7BEF82A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4782" w:rsidP="00133F0C" w:rsidRDefault="007B4782" w14:paraId="7AEFD5FC" w14:textId="77777777">
            <w:pPr>
              <w:spacing w:after="160" w:line="278" w:lineRule="auto"/>
              <w:rPr>
                <w:rFonts w:ascii="Arial" w:hAnsi="Arial" w:cs="Arial"/>
              </w:rPr>
            </w:pPr>
            <w:r w:rsidRPr="00646645">
              <w:rPr>
                <w:rFonts w:ascii="Arial" w:hAnsi="Arial" w:cs="Arial"/>
              </w:rPr>
              <w:t>Work Environment</w:t>
            </w:r>
          </w:p>
        </w:tc>
        <w:tc>
          <w:tcPr>
            <w:tcW w:w="0" w:type="auto"/>
            <w:hideMark/>
          </w:tcPr>
          <w:p w:rsidRPr="00646645" w:rsidR="007B4782" w:rsidP="00133F0C" w:rsidRDefault="007B4782" w14:paraId="5DF12DE4"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3.09</w:t>
            </w:r>
          </w:p>
        </w:tc>
        <w:tc>
          <w:tcPr>
            <w:tcW w:w="0" w:type="auto"/>
            <w:hideMark/>
          </w:tcPr>
          <w:p w:rsidRPr="00646645" w:rsidR="007B4782" w:rsidP="00133F0C" w:rsidRDefault="007B4782" w14:paraId="087A5BB9"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3.40</w:t>
            </w:r>
          </w:p>
        </w:tc>
        <w:tc>
          <w:tcPr>
            <w:tcW w:w="0" w:type="auto"/>
            <w:hideMark/>
          </w:tcPr>
          <w:p w:rsidRPr="00646645" w:rsidR="007B4782" w:rsidP="00133F0C" w:rsidRDefault="007B4782" w14:paraId="591D7E27"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-0.31</w:t>
            </w:r>
          </w:p>
        </w:tc>
        <w:tc>
          <w:tcPr>
            <w:tcW w:w="0" w:type="auto"/>
            <w:hideMark/>
          </w:tcPr>
          <w:p w:rsidRPr="00646645" w:rsidR="007B4782" w:rsidP="00133F0C" w:rsidRDefault="007B4782" w14:paraId="5B7D95FA"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Yes</w:t>
            </w:r>
          </w:p>
        </w:tc>
      </w:tr>
      <w:tr w:rsidRPr="00646645" w:rsidR="007B4782" w:rsidTr="007B4782" w14:paraId="3562AC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7B4782" w:rsidP="00133F0C" w:rsidRDefault="007B4782" w14:paraId="2E74B4B6" w14:textId="77777777">
            <w:pPr>
              <w:spacing w:after="160" w:line="278" w:lineRule="auto"/>
              <w:rPr>
                <w:rFonts w:ascii="Arial" w:hAnsi="Arial" w:cs="Arial"/>
              </w:rPr>
            </w:pPr>
            <w:r w:rsidRPr="00646645">
              <w:rPr>
                <w:rFonts w:ascii="Arial" w:hAnsi="Arial" w:cs="Arial"/>
              </w:rPr>
              <w:t>Creativity</w:t>
            </w:r>
          </w:p>
        </w:tc>
        <w:tc>
          <w:tcPr>
            <w:tcW w:w="0" w:type="auto"/>
            <w:hideMark/>
          </w:tcPr>
          <w:p w:rsidRPr="00646645" w:rsidR="007B4782" w:rsidP="00133F0C" w:rsidRDefault="007B4782" w14:paraId="4E4574D2"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3.54</w:t>
            </w:r>
          </w:p>
        </w:tc>
        <w:tc>
          <w:tcPr>
            <w:tcW w:w="0" w:type="auto"/>
            <w:hideMark/>
          </w:tcPr>
          <w:p w:rsidRPr="00646645" w:rsidR="007B4782" w:rsidP="00133F0C" w:rsidRDefault="007B4782" w14:paraId="599F79CC"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3.75</w:t>
            </w:r>
          </w:p>
        </w:tc>
        <w:tc>
          <w:tcPr>
            <w:tcW w:w="0" w:type="auto"/>
            <w:hideMark/>
          </w:tcPr>
          <w:p w:rsidRPr="00646645" w:rsidR="007B4782" w:rsidP="00133F0C" w:rsidRDefault="007B4782" w14:paraId="56107B52"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-0.20</w:t>
            </w:r>
          </w:p>
        </w:tc>
        <w:tc>
          <w:tcPr>
            <w:tcW w:w="0" w:type="auto"/>
            <w:hideMark/>
          </w:tcPr>
          <w:p w:rsidRPr="00646645" w:rsidR="007B4782" w:rsidP="00133F0C" w:rsidRDefault="007B4782" w14:paraId="5157EE6D"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bl>
    <w:p w:rsidRPr="009022E9" w:rsidR="007B4782" w:rsidP="00E144F3" w:rsidRDefault="007B4782" w14:paraId="4464C4C4" w14:textId="77777777">
      <w:pPr>
        <w:autoSpaceDE w:val="0"/>
        <w:autoSpaceDN w:val="0"/>
        <w:adjustRightInd w:val="0"/>
        <w:spacing w:after="0" w:line="240" w:lineRule="auto"/>
        <w:jc w:val="both"/>
        <w:rPr>
          <w:rFonts w:ascii="Arial" w:hAnsi="Arial" w:cs="Arial"/>
          <w:b/>
          <w:bCs/>
          <w:sz w:val="24"/>
          <w:szCs w:val="24"/>
          <w:lang w:val="en-US"/>
        </w:rPr>
      </w:pPr>
    </w:p>
    <w:p w:rsidRPr="00124775" w:rsidR="006D1152" w:rsidP="00E144F3" w:rsidRDefault="00124775" w14:paraId="42AF2EF9" w14:textId="3B137473">
      <w:pPr>
        <w:autoSpaceDE w:val="0"/>
        <w:autoSpaceDN w:val="0"/>
        <w:adjustRightInd w:val="0"/>
        <w:spacing w:after="0" w:line="240" w:lineRule="auto"/>
        <w:jc w:val="both"/>
        <w:rPr>
          <w:rFonts w:ascii="Arial" w:hAnsi="Arial" w:cs="Arial"/>
          <w:sz w:val="24"/>
          <w:szCs w:val="24"/>
          <w:lang w:val="en-US"/>
        </w:rPr>
      </w:pPr>
      <w:r w:rsidRPr="1F1470BD">
        <w:rPr>
          <w:rFonts w:ascii="Arial" w:hAnsi="Arial" w:cs="Arial"/>
          <w:sz w:val="24"/>
          <w:szCs w:val="24"/>
          <w:lang w:val="en-US"/>
        </w:rPr>
        <w:t xml:space="preserve">These tables reveal important differences between managers and </w:t>
      </w:r>
      <w:r w:rsidRPr="1F1470BD" w:rsidR="00C31995">
        <w:rPr>
          <w:rFonts w:ascii="Arial" w:hAnsi="Arial" w:cs="Arial"/>
          <w:sz w:val="24"/>
          <w:szCs w:val="24"/>
          <w:lang w:val="en-US"/>
        </w:rPr>
        <w:t>individual contributors</w:t>
      </w:r>
      <w:r w:rsidRPr="1F1470BD">
        <w:rPr>
          <w:rFonts w:ascii="Arial" w:hAnsi="Arial" w:cs="Arial"/>
          <w:sz w:val="24"/>
          <w:szCs w:val="24"/>
          <w:lang w:val="en-US"/>
        </w:rPr>
        <w:t xml:space="preserve"> in their work experiences. While performance </w:t>
      </w:r>
      <w:del w:author="Kelly Johany Garces Pernett" w:date="2025-05-22T16:22:00Z" w:id="69">
        <w:r w:rsidRPr="1F1470BD" w:rsidDel="00124775">
          <w:rPr>
            <w:rFonts w:ascii="Arial" w:hAnsi="Arial" w:cs="Arial"/>
            <w:sz w:val="24"/>
            <w:szCs w:val="24"/>
            <w:lang w:val="en-US"/>
          </w:rPr>
          <w:delText>and productivity</w:delText>
        </w:r>
      </w:del>
      <w:r w:rsidRPr="1F1470BD">
        <w:rPr>
          <w:rFonts w:ascii="Arial" w:hAnsi="Arial" w:cs="Arial"/>
          <w:sz w:val="24"/>
          <w:szCs w:val="24"/>
          <w:lang w:val="en-US"/>
        </w:rPr>
        <w:t xml:space="preserve"> metrics show no significant differences, stress-related and working environment metrics reveal notable variations. Managers’ report significantly higher stress levels and communication issues compared to </w:t>
      </w:r>
      <w:r w:rsidRPr="1F1470BD" w:rsidR="00C31995">
        <w:rPr>
          <w:rFonts w:ascii="Arial" w:hAnsi="Arial" w:cs="Arial"/>
          <w:sz w:val="24"/>
          <w:szCs w:val="24"/>
          <w:lang w:val="en-US"/>
        </w:rPr>
        <w:t>individual contributors</w:t>
      </w:r>
      <w:r w:rsidRPr="1F1470BD">
        <w:rPr>
          <w:rFonts w:ascii="Arial" w:hAnsi="Arial" w:cs="Arial"/>
          <w:sz w:val="24"/>
          <w:szCs w:val="24"/>
          <w:lang w:val="en-US"/>
        </w:rPr>
        <w:t xml:space="preserve">, while </w:t>
      </w:r>
      <w:r w:rsidRPr="1F1470BD" w:rsidR="00C31995">
        <w:rPr>
          <w:rFonts w:ascii="Arial" w:hAnsi="Arial" w:cs="Arial"/>
          <w:sz w:val="24"/>
          <w:szCs w:val="24"/>
          <w:lang w:val="en-US"/>
        </w:rPr>
        <w:t>individual contributors</w:t>
      </w:r>
      <w:r w:rsidRPr="1F1470BD">
        <w:rPr>
          <w:rFonts w:ascii="Arial" w:hAnsi="Arial" w:cs="Arial"/>
          <w:sz w:val="24"/>
          <w:szCs w:val="24"/>
          <w:lang w:val="en-US"/>
        </w:rPr>
        <w:t xml:space="preserve"> report higher confidence levels and perceive a better work environment. These findings suggest that leadership roles face distinct challenges in remote work settings.</w:t>
      </w:r>
    </w:p>
    <w:p w:rsidR="00AA6962" w:rsidP="00315ED4" w:rsidRDefault="00AA6962" w14:paraId="49CDFE79" w14:textId="77777777">
      <w:pPr>
        <w:spacing w:after="160" w:line="278" w:lineRule="auto"/>
        <w:rPr>
          <w:b/>
          <w:bCs/>
          <w:lang w:val="en-US"/>
        </w:rPr>
      </w:pPr>
    </w:p>
    <w:p w:rsidRPr="00646645" w:rsidR="00315ED4" w:rsidP="00315ED4" w:rsidRDefault="00315ED4" w14:paraId="39F7EB94" w14:textId="00F4C8F5">
      <w:pPr>
        <w:spacing w:after="160" w:line="278" w:lineRule="auto"/>
        <w:rPr>
          <w:rFonts w:ascii="Arial" w:hAnsi="Arial" w:cs="Arial"/>
          <w:b/>
          <w:bCs/>
          <w:sz w:val="24"/>
          <w:szCs w:val="24"/>
          <w:lang w:val="en-US"/>
        </w:rPr>
      </w:pPr>
      <w:r w:rsidRPr="1F1470BD">
        <w:rPr>
          <w:rFonts w:ascii="Arial" w:hAnsi="Arial" w:cs="Arial"/>
          <w:b/>
          <w:bCs/>
          <w:sz w:val="24"/>
          <w:szCs w:val="24"/>
          <w:lang w:val="en-US"/>
        </w:rPr>
        <w:t>5.1.3 Key Metrics by Remote Work Lev</w:t>
      </w:r>
      <w:commentRangeStart w:id="70"/>
      <w:r w:rsidRPr="1F1470BD">
        <w:rPr>
          <w:rFonts w:ascii="Arial" w:hAnsi="Arial" w:cs="Arial"/>
          <w:b/>
          <w:bCs/>
          <w:sz w:val="24"/>
          <w:szCs w:val="24"/>
          <w:lang w:val="en-US"/>
        </w:rPr>
        <w:t>el</w:t>
      </w:r>
      <w:commentRangeEnd w:id="70"/>
      <w:r>
        <w:rPr>
          <w:rStyle w:val="CommentReference"/>
        </w:rPr>
        <w:commentReference w:id="70"/>
      </w:r>
    </w:p>
    <w:p w:rsidRPr="00646645" w:rsidR="00315ED4" w:rsidP="00315ED4" w:rsidRDefault="00315ED4" w14:paraId="77157271" w14:textId="77777777">
      <w:pPr>
        <w:spacing w:after="160" w:line="278" w:lineRule="auto"/>
        <w:rPr>
          <w:rFonts w:ascii="Arial" w:hAnsi="Arial" w:cs="Arial"/>
          <w:lang w:val="en-US"/>
        </w:rPr>
      </w:pPr>
      <w:r w:rsidRPr="00646645">
        <w:rPr>
          <w:rFonts w:ascii="Arial" w:hAnsi="Arial" w:cs="Arial"/>
          <w:b/>
          <w:bCs/>
          <w:lang w:val="en-US"/>
        </w:rPr>
        <w:t>Table 5: Key Metrics by Remote Work Level</w:t>
      </w:r>
    </w:p>
    <w:tbl>
      <w:tblPr>
        <w:tblStyle w:val="PlainTable1"/>
        <w:tblW w:w="0" w:type="auto"/>
        <w:tblLook w:val="04A0" w:firstRow="1" w:lastRow="0" w:firstColumn="1" w:lastColumn="0" w:noHBand="0" w:noVBand="1"/>
      </w:tblPr>
      <w:tblGrid>
        <w:gridCol w:w="1866"/>
        <w:gridCol w:w="1737"/>
        <w:gridCol w:w="1711"/>
        <w:gridCol w:w="1292"/>
        <w:gridCol w:w="1888"/>
      </w:tblGrid>
      <w:tr w:rsidRPr="00646645" w:rsidR="00315ED4" w:rsidTr="00AA6962" w14:paraId="799D95C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315ED4" w:rsidP="00133F0C" w:rsidRDefault="00315ED4" w14:paraId="0CD4458D" w14:textId="77777777">
            <w:pPr>
              <w:spacing w:after="160" w:line="278" w:lineRule="auto"/>
              <w:rPr>
                <w:rFonts w:ascii="Arial" w:hAnsi="Arial" w:cs="Arial"/>
              </w:rPr>
            </w:pPr>
            <w:r w:rsidRPr="00646645">
              <w:rPr>
                <w:rFonts w:ascii="Arial" w:hAnsi="Arial" w:cs="Arial"/>
              </w:rPr>
              <w:t>Metric</w:t>
            </w:r>
          </w:p>
        </w:tc>
        <w:tc>
          <w:tcPr>
            <w:tcW w:w="0" w:type="auto"/>
            <w:hideMark/>
          </w:tcPr>
          <w:p w:rsidRPr="00646645" w:rsidR="00315ED4" w:rsidP="00133F0C" w:rsidRDefault="00315ED4" w14:paraId="467CE64C"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High Remote (Mean)</w:t>
            </w:r>
          </w:p>
        </w:tc>
        <w:tc>
          <w:tcPr>
            <w:tcW w:w="0" w:type="auto"/>
            <w:hideMark/>
          </w:tcPr>
          <w:p w:rsidRPr="00646645" w:rsidR="00315ED4" w:rsidP="00133F0C" w:rsidRDefault="00315ED4" w14:paraId="409BD4AA"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Low Remote (Mean)</w:t>
            </w:r>
          </w:p>
        </w:tc>
        <w:tc>
          <w:tcPr>
            <w:tcW w:w="0" w:type="auto"/>
            <w:hideMark/>
          </w:tcPr>
          <w:p w:rsidRPr="00646645" w:rsidR="00315ED4" w:rsidP="00133F0C" w:rsidRDefault="00315ED4" w14:paraId="353A5C8B"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Difference</w:t>
            </w:r>
          </w:p>
        </w:tc>
        <w:tc>
          <w:tcPr>
            <w:tcW w:w="0" w:type="auto"/>
            <w:hideMark/>
          </w:tcPr>
          <w:p w:rsidRPr="00646645" w:rsidR="00315ED4" w:rsidP="00133F0C" w:rsidRDefault="00315ED4" w14:paraId="1AFD11B9"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Significant at α=0.05</w:t>
            </w:r>
          </w:p>
        </w:tc>
      </w:tr>
      <w:tr w:rsidRPr="00646645" w:rsidR="00AA6962" w:rsidTr="00AA6962" w14:paraId="720AE1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315ED4" w:rsidP="00133F0C" w:rsidRDefault="00315ED4" w14:paraId="2D8826F9" w14:textId="77777777">
            <w:pPr>
              <w:spacing w:after="160" w:line="278" w:lineRule="auto"/>
              <w:rPr>
                <w:rFonts w:ascii="Arial" w:hAnsi="Arial" w:cs="Arial"/>
              </w:rPr>
            </w:pPr>
            <w:r w:rsidRPr="00646645">
              <w:rPr>
                <w:rFonts w:ascii="Arial" w:hAnsi="Arial" w:cs="Arial"/>
              </w:rPr>
              <w:t>Performance</w:t>
            </w:r>
          </w:p>
        </w:tc>
        <w:tc>
          <w:tcPr>
            <w:tcW w:w="0" w:type="auto"/>
            <w:hideMark/>
          </w:tcPr>
          <w:p w:rsidRPr="00646645" w:rsidR="00315ED4" w:rsidP="00133F0C" w:rsidRDefault="00315ED4" w14:paraId="5B4BE81C"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3.90</w:t>
            </w:r>
          </w:p>
        </w:tc>
        <w:tc>
          <w:tcPr>
            <w:tcW w:w="0" w:type="auto"/>
            <w:hideMark/>
          </w:tcPr>
          <w:p w:rsidRPr="00646645" w:rsidR="00315ED4" w:rsidP="00133F0C" w:rsidRDefault="00315ED4" w14:paraId="0A146938"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3.47</w:t>
            </w:r>
          </w:p>
        </w:tc>
        <w:tc>
          <w:tcPr>
            <w:tcW w:w="0" w:type="auto"/>
            <w:hideMark/>
          </w:tcPr>
          <w:p w:rsidRPr="00646645" w:rsidR="00315ED4" w:rsidP="00133F0C" w:rsidRDefault="00315ED4" w14:paraId="4C154429"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0.42</w:t>
            </w:r>
          </w:p>
        </w:tc>
        <w:tc>
          <w:tcPr>
            <w:tcW w:w="0" w:type="auto"/>
            <w:hideMark/>
          </w:tcPr>
          <w:p w:rsidRPr="00646645" w:rsidR="00315ED4" w:rsidP="00133F0C" w:rsidRDefault="00315ED4" w14:paraId="66E4C949"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Yes</w:t>
            </w:r>
          </w:p>
        </w:tc>
      </w:tr>
      <w:tr w:rsidRPr="00646645" w:rsidR="00315ED4" w:rsidTr="00AA6962" w14:paraId="268ADB6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315ED4" w:rsidP="00133F0C" w:rsidRDefault="00315ED4" w14:paraId="26682F93" w14:textId="77777777">
            <w:pPr>
              <w:spacing w:after="160" w:line="278" w:lineRule="auto"/>
              <w:rPr>
                <w:rFonts w:ascii="Arial" w:hAnsi="Arial" w:cs="Arial"/>
              </w:rPr>
            </w:pPr>
            <w:r w:rsidRPr="00646645">
              <w:rPr>
                <w:rFonts w:ascii="Arial" w:hAnsi="Arial" w:cs="Arial"/>
              </w:rPr>
              <w:t>Team Productivity</w:t>
            </w:r>
          </w:p>
        </w:tc>
        <w:tc>
          <w:tcPr>
            <w:tcW w:w="0" w:type="auto"/>
            <w:hideMark/>
          </w:tcPr>
          <w:p w:rsidRPr="00646645" w:rsidR="00315ED4" w:rsidP="00133F0C" w:rsidRDefault="00315ED4" w14:paraId="05F5E675"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3.74</w:t>
            </w:r>
          </w:p>
        </w:tc>
        <w:tc>
          <w:tcPr>
            <w:tcW w:w="0" w:type="auto"/>
            <w:hideMark/>
          </w:tcPr>
          <w:p w:rsidRPr="00646645" w:rsidR="00315ED4" w:rsidP="00133F0C" w:rsidRDefault="00315ED4" w14:paraId="4596D7FE"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3.29</w:t>
            </w:r>
          </w:p>
        </w:tc>
        <w:tc>
          <w:tcPr>
            <w:tcW w:w="0" w:type="auto"/>
            <w:hideMark/>
          </w:tcPr>
          <w:p w:rsidRPr="00646645" w:rsidR="00315ED4" w:rsidP="00133F0C" w:rsidRDefault="00315ED4" w14:paraId="46E8FBAC"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0.45</w:t>
            </w:r>
          </w:p>
        </w:tc>
        <w:tc>
          <w:tcPr>
            <w:tcW w:w="0" w:type="auto"/>
            <w:hideMark/>
          </w:tcPr>
          <w:p w:rsidRPr="00646645" w:rsidR="00315ED4" w:rsidP="00133F0C" w:rsidRDefault="00315ED4" w14:paraId="730BCB80"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Yes</w:t>
            </w:r>
          </w:p>
        </w:tc>
      </w:tr>
      <w:tr w:rsidRPr="00646645" w:rsidR="00AA6962" w:rsidTr="00AA6962" w14:paraId="25F005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315ED4" w:rsidP="00133F0C" w:rsidRDefault="00315ED4" w14:paraId="381083B2" w14:textId="77777777">
            <w:pPr>
              <w:spacing w:after="160" w:line="278" w:lineRule="auto"/>
              <w:rPr>
                <w:rFonts w:ascii="Arial" w:hAnsi="Arial" w:cs="Arial"/>
              </w:rPr>
            </w:pPr>
            <w:r w:rsidRPr="00646645">
              <w:rPr>
                <w:rFonts w:ascii="Arial" w:hAnsi="Arial" w:cs="Arial"/>
              </w:rPr>
              <w:t>Team Milestones</w:t>
            </w:r>
          </w:p>
        </w:tc>
        <w:tc>
          <w:tcPr>
            <w:tcW w:w="0" w:type="auto"/>
            <w:hideMark/>
          </w:tcPr>
          <w:p w:rsidRPr="00646645" w:rsidR="00315ED4" w:rsidP="00133F0C" w:rsidRDefault="00315ED4" w14:paraId="6C9905C0"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3.61</w:t>
            </w:r>
          </w:p>
        </w:tc>
        <w:tc>
          <w:tcPr>
            <w:tcW w:w="0" w:type="auto"/>
            <w:hideMark/>
          </w:tcPr>
          <w:p w:rsidRPr="00646645" w:rsidR="00315ED4" w:rsidP="00133F0C" w:rsidRDefault="00315ED4" w14:paraId="457E7888"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3.18</w:t>
            </w:r>
          </w:p>
        </w:tc>
        <w:tc>
          <w:tcPr>
            <w:tcW w:w="0" w:type="auto"/>
            <w:hideMark/>
          </w:tcPr>
          <w:p w:rsidRPr="00646645" w:rsidR="00315ED4" w:rsidP="00133F0C" w:rsidRDefault="00315ED4" w14:paraId="1FE2D4E5"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0.42</w:t>
            </w:r>
          </w:p>
        </w:tc>
        <w:tc>
          <w:tcPr>
            <w:tcW w:w="0" w:type="auto"/>
            <w:hideMark/>
          </w:tcPr>
          <w:p w:rsidRPr="00646645" w:rsidR="00315ED4" w:rsidP="00133F0C" w:rsidRDefault="00315ED4" w14:paraId="5C0E26B6"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Yes</w:t>
            </w:r>
          </w:p>
        </w:tc>
      </w:tr>
      <w:tr w:rsidRPr="00646645" w:rsidR="00315ED4" w:rsidTr="00AA6962" w14:paraId="07D1869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315ED4" w:rsidP="00133F0C" w:rsidRDefault="00315ED4" w14:paraId="0420784C" w14:textId="77777777">
            <w:pPr>
              <w:spacing w:after="160" w:line="278" w:lineRule="auto"/>
              <w:rPr>
                <w:rFonts w:ascii="Arial" w:hAnsi="Arial" w:cs="Arial"/>
              </w:rPr>
            </w:pPr>
            <w:r w:rsidRPr="00646645">
              <w:rPr>
                <w:rFonts w:ascii="Arial" w:hAnsi="Arial" w:cs="Arial"/>
              </w:rPr>
              <w:t>Stress Level</w:t>
            </w:r>
          </w:p>
        </w:tc>
        <w:tc>
          <w:tcPr>
            <w:tcW w:w="0" w:type="auto"/>
            <w:hideMark/>
          </w:tcPr>
          <w:p w:rsidRPr="00646645" w:rsidR="00315ED4" w:rsidP="00133F0C" w:rsidRDefault="00315ED4" w14:paraId="6CB3A03F"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2.32</w:t>
            </w:r>
          </w:p>
        </w:tc>
        <w:tc>
          <w:tcPr>
            <w:tcW w:w="0" w:type="auto"/>
            <w:hideMark/>
          </w:tcPr>
          <w:p w:rsidRPr="00646645" w:rsidR="00315ED4" w:rsidP="00133F0C" w:rsidRDefault="00315ED4" w14:paraId="42178A45"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2.42</w:t>
            </w:r>
          </w:p>
        </w:tc>
        <w:tc>
          <w:tcPr>
            <w:tcW w:w="0" w:type="auto"/>
            <w:hideMark/>
          </w:tcPr>
          <w:p w:rsidRPr="00646645" w:rsidR="00315ED4" w:rsidP="00133F0C" w:rsidRDefault="00315ED4" w14:paraId="1C205CCC"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-0.10</w:t>
            </w:r>
          </w:p>
        </w:tc>
        <w:tc>
          <w:tcPr>
            <w:tcW w:w="0" w:type="auto"/>
            <w:hideMark/>
          </w:tcPr>
          <w:p w:rsidRPr="00646645" w:rsidR="00315ED4" w:rsidP="00133F0C" w:rsidRDefault="00315ED4" w14:paraId="2094CEE2"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No</w:t>
            </w:r>
          </w:p>
        </w:tc>
      </w:tr>
      <w:tr w:rsidRPr="00646645" w:rsidR="00AA6962" w:rsidTr="00AA6962" w14:paraId="5EE125A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315ED4" w:rsidP="00133F0C" w:rsidRDefault="00315ED4" w14:paraId="0C2574E6" w14:textId="77777777">
            <w:pPr>
              <w:spacing w:after="160" w:line="278" w:lineRule="auto"/>
              <w:rPr>
                <w:rFonts w:ascii="Arial" w:hAnsi="Arial" w:cs="Arial"/>
              </w:rPr>
            </w:pPr>
            <w:r w:rsidRPr="00646645">
              <w:rPr>
                <w:rFonts w:ascii="Arial" w:hAnsi="Arial" w:cs="Arial"/>
              </w:rPr>
              <w:t>Frustration</w:t>
            </w:r>
          </w:p>
        </w:tc>
        <w:tc>
          <w:tcPr>
            <w:tcW w:w="0" w:type="auto"/>
            <w:hideMark/>
          </w:tcPr>
          <w:p w:rsidRPr="00646645" w:rsidR="00315ED4" w:rsidP="00133F0C" w:rsidRDefault="00315ED4" w14:paraId="140262D1"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2.53</w:t>
            </w:r>
          </w:p>
        </w:tc>
        <w:tc>
          <w:tcPr>
            <w:tcW w:w="0" w:type="auto"/>
            <w:hideMark/>
          </w:tcPr>
          <w:p w:rsidRPr="00646645" w:rsidR="00315ED4" w:rsidP="00133F0C" w:rsidRDefault="00315ED4" w14:paraId="3A959570"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2.74</w:t>
            </w:r>
          </w:p>
        </w:tc>
        <w:tc>
          <w:tcPr>
            <w:tcW w:w="0" w:type="auto"/>
            <w:hideMark/>
          </w:tcPr>
          <w:p w:rsidRPr="00646645" w:rsidR="00315ED4" w:rsidP="00133F0C" w:rsidRDefault="00315ED4" w14:paraId="1792B54B"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-0.21</w:t>
            </w:r>
          </w:p>
        </w:tc>
        <w:tc>
          <w:tcPr>
            <w:tcW w:w="0" w:type="auto"/>
            <w:hideMark/>
          </w:tcPr>
          <w:p w:rsidRPr="00646645" w:rsidR="00315ED4" w:rsidP="00133F0C" w:rsidRDefault="00315ED4" w14:paraId="7241BC49"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Pr="00646645" w:rsidR="00315ED4" w:rsidTr="00AA6962" w14:paraId="234CFA0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315ED4" w:rsidP="00133F0C" w:rsidRDefault="00315ED4" w14:paraId="7E6DFEC8" w14:textId="77777777">
            <w:pPr>
              <w:spacing w:after="160" w:line="278" w:lineRule="auto"/>
              <w:rPr>
                <w:rFonts w:ascii="Arial" w:hAnsi="Arial" w:cs="Arial"/>
              </w:rPr>
            </w:pPr>
            <w:r w:rsidRPr="00646645">
              <w:rPr>
                <w:rFonts w:ascii="Arial" w:hAnsi="Arial" w:cs="Arial"/>
              </w:rPr>
              <w:t>Motivation</w:t>
            </w:r>
          </w:p>
        </w:tc>
        <w:tc>
          <w:tcPr>
            <w:tcW w:w="0" w:type="auto"/>
            <w:hideMark/>
          </w:tcPr>
          <w:p w:rsidRPr="00646645" w:rsidR="00315ED4" w:rsidP="00133F0C" w:rsidRDefault="00315ED4" w14:paraId="5CD448AC"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3.69</w:t>
            </w:r>
          </w:p>
        </w:tc>
        <w:tc>
          <w:tcPr>
            <w:tcW w:w="0" w:type="auto"/>
            <w:hideMark/>
          </w:tcPr>
          <w:p w:rsidRPr="00646645" w:rsidR="00315ED4" w:rsidP="00133F0C" w:rsidRDefault="00315ED4" w14:paraId="56F4DECD"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3.18</w:t>
            </w:r>
          </w:p>
        </w:tc>
        <w:tc>
          <w:tcPr>
            <w:tcW w:w="0" w:type="auto"/>
            <w:hideMark/>
          </w:tcPr>
          <w:p w:rsidRPr="00646645" w:rsidR="00315ED4" w:rsidP="00133F0C" w:rsidRDefault="00315ED4" w14:paraId="0B144308"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0.51</w:t>
            </w:r>
          </w:p>
        </w:tc>
        <w:tc>
          <w:tcPr>
            <w:tcW w:w="0" w:type="auto"/>
            <w:hideMark/>
          </w:tcPr>
          <w:p w:rsidRPr="00646645" w:rsidR="00315ED4" w:rsidP="00133F0C" w:rsidRDefault="00315ED4" w14:paraId="235C343E"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Yes</w:t>
            </w:r>
          </w:p>
        </w:tc>
      </w:tr>
      <w:tr w:rsidRPr="00646645" w:rsidR="00AA6962" w:rsidTr="00AA6962" w14:paraId="54FA0BE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315ED4" w:rsidP="00133F0C" w:rsidRDefault="00315ED4" w14:paraId="5B21A228" w14:textId="77777777">
            <w:pPr>
              <w:spacing w:after="160" w:line="278" w:lineRule="auto"/>
              <w:rPr>
                <w:rFonts w:ascii="Arial" w:hAnsi="Arial" w:cs="Arial"/>
              </w:rPr>
            </w:pPr>
            <w:r w:rsidRPr="00646645">
              <w:rPr>
                <w:rFonts w:ascii="Arial" w:hAnsi="Arial" w:cs="Arial"/>
              </w:rPr>
              <w:t>Work Enjoyment</w:t>
            </w:r>
          </w:p>
        </w:tc>
        <w:tc>
          <w:tcPr>
            <w:tcW w:w="0" w:type="auto"/>
            <w:hideMark/>
          </w:tcPr>
          <w:p w:rsidRPr="00646645" w:rsidR="00315ED4" w:rsidP="00133F0C" w:rsidRDefault="00315ED4" w14:paraId="3456C5C7"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3.97</w:t>
            </w:r>
          </w:p>
        </w:tc>
        <w:tc>
          <w:tcPr>
            <w:tcW w:w="0" w:type="auto"/>
            <w:hideMark/>
          </w:tcPr>
          <w:p w:rsidRPr="00646645" w:rsidR="00315ED4" w:rsidP="00133F0C" w:rsidRDefault="00315ED4" w14:paraId="7FEE36AF"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3.50</w:t>
            </w:r>
          </w:p>
        </w:tc>
        <w:tc>
          <w:tcPr>
            <w:tcW w:w="0" w:type="auto"/>
            <w:hideMark/>
          </w:tcPr>
          <w:p w:rsidRPr="00646645" w:rsidR="00315ED4" w:rsidP="00133F0C" w:rsidRDefault="00315ED4" w14:paraId="70B4DE25"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0.47</w:t>
            </w:r>
          </w:p>
        </w:tc>
        <w:tc>
          <w:tcPr>
            <w:tcW w:w="0" w:type="auto"/>
            <w:hideMark/>
          </w:tcPr>
          <w:p w:rsidRPr="00646645" w:rsidR="00315ED4" w:rsidP="00133F0C" w:rsidRDefault="00315ED4" w14:paraId="65BB13F8"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Yes</w:t>
            </w:r>
          </w:p>
        </w:tc>
      </w:tr>
      <w:tr w:rsidRPr="00646645" w:rsidR="00315ED4" w:rsidTr="00AA6962" w14:paraId="14F26D8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315ED4" w:rsidP="00133F0C" w:rsidRDefault="00315ED4" w14:paraId="17A76B98" w14:textId="77777777">
            <w:pPr>
              <w:spacing w:after="160" w:line="278" w:lineRule="auto"/>
              <w:rPr>
                <w:rFonts w:ascii="Arial" w:hAnsi="Arial" w:cs="Arial"/>
              </w:rPr>
            </w:pPr>
            <w:r w:rsidRPr="00646645">
              <w:rPr>
                <w:rFonts w:ascii="Arial" w:hAnsi="Arial" w:cs="Arial"/>
              </w:rPr>
              <w:t>Creativity</w:t>
            </w:r>
          </w:p>
        </w:tc>
        <w:tc>
          <w:tcPr>
            <w:tcW w:w="0" w:type="auto"/>
            <w:hideMark/>
          </w:tcPr>
          <w:p w:rsidRPr="00646645" w:rsidR="00315ED4" w:rsidP="00133F0C" w:rsidRDefault="00315ED4" w14:paraId="0CD7756C"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3.77</w:t>
            </w:r>
          </w:p>
        </w:tc>
        <w:tc>
          <w:tcPr>
            <w:tcW w:w="0" w:type="auto"/>
            <w:hideMark/>
          </w:tcPr>
          <w:p w:rsidRPr="00646645" w:rsidR="00315ED4" w:rsidP="00133F0C" w:rsidRDefault="00315ED4" w14:paraId="40C0637C"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3.34</w:t>
            </w:r>
          </w:p>
        </w:tc>
        <w:tc>
          <w:tcPr>
            <w:tcW w:w="0" w:type="auto"/>
            <w:hideMark/>
          </w:tcPr>
          <w:p w:rsidRPr="00646645" w:rsidR="00315ED4" w:rsidP="00133F0C" w:rsidRDefault="00315ED4" w14:paraId="2FB56F2E"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0.43</w:t>
            </w:r>
          </w:p>
        </w:tc>
        <w:tc>
          <w:tcPr>
            <w:tcW w:w="0" w:type="auto"/>
            <w:hideMark/>
          </w:tcPr>
          <w:p w:rsidRPr="00646645" w:rsidR="00315ED4" w:rsidP="00133F0C" w:rsidRDefault="00315ED4" w14:paraId="5E76F719"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Yes</w:t>
            </w:r>
          </w:p>
        </w:tc>
      </w:tr>
      <w:tr w:rsidRPr="00646645" w:rsidR="00AA6962" w:rsidTr="00AA6962" w14:paraId="3301AF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315ED4" w:rsidP="00133F0C" w:rsidRDefault="00315ED4" w14:paraId="33616A2E" w14:textId="77777777">
            <w:pPr>
              <w:spacing w:after="160" w:line="278" w:lineRule="auto"/>
              <w:rPr>
                <w:rFonts w:ascii="Arial" w:hAnsi="Arial" w:cs="Arial"/>
              </w:rPr>
            </w:pPr>
            <w:r w:rsidRPr="00646645">
              <w:rPr>
                <w:rFonts w:ascii="Arial" w:hAnsi="Arial" w:cs="Arial"/>
              </w:rPr>
              <w:t>Work Life Balance</w:t>
            </w:r>
          </w:p>
        </w:tc>
        <w:tc>
          <w:tcPr>
            <w:tcW w:w="0" w:type="auto"/>
            <w:hideMark/>
          </w:tcPr>
          <w:p w:rsidRPr="00646645" w:rsidR="00315ED4" w:rsidP="00133F0C" w:rsidRDefault="00315ED4" w14:paraId="3B3323C7"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4.12</w:t>
            </w:r>
          </w:p>
        </w:tc>
        <w:tc>
          <w:tcPr>
            <w:tcW w:w="0" w:type="auto"/>
            <w:hideMark/>
          </w:tcPr>
          <w:p w:rsidRPr="00646645" w:rsidR="00315ED4" w:rsidP="00133F0C" w:rsidRDefault="00315ED4" w14:paraId="33F0648F"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3.79</w:t>
            </w:r>
          </w:p>
        </w:tc>
        <w:tc>
          <w:tcPr>
            <w:tcW w:w="0" w:type="auto"/>
            <w:hideMark/>
          </w:tcPr>
          <w:p w:rsidRPr="00646645" w:rsidR="00315ED4" w:rsidP="00133F0C" w:rsidRDefault="00315ED4" w14:paraId="284E7E91"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0.33</w:t>
            </w:r>
          </w:p>
        </w:tc>
        <w:tc>
          <w:tcPr>
            <w:tcW w:w="0" w:type="auto"/>
            <w:hideMark/>
          </w:tcPr>
          <w:p w:rsidRPr="00646645" w:rsidR="00315ED4" w:rsidP="00133F0C" w:rsidRDefault="00315ED4" w14:paraId="665A587D"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Pr="00646645" w:rsidR="00315ED4" w:rsidTr="00AA6962" w14:paraId="1CA1195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315ED4" w:rsidP="00133F0C" w:rsidRDefault="00315ED4" w14:paraId="62A7E777" w14:textId="77777777">
            <w:pPr>
              <w:spacing w:after="160" w:line="278" w:lineRule="auto"/>
              <w:rPr>
                <w:rFonts w:ascii="Arial" w:hAnsi="Arial" w:cs="Arial"/>
              </w:rPr>
            </w:pPr>
            <w:r w:rsidRPr="00646645">
              <w:rPr>
                <w:rFonts w:ascii="Arial" w:hAnsi="Arial" w:cs="Arial"/>
              </w:rPr>
              <w:t>Problem Solving</w:t>
            </w:r>
          </w:p>
        </w:tc>
        <w:tc>
          <w:tcPr>
            <w:tcW w:w="0" w:type="auto"/>
            <w:hideMark/>
          </w:tcPr>
          <w:p w:rsidRPr="00646645" w:rsidR="00315ED4" w:rsidP="00133F0C" w:rsidRDefault="00315ED4" w14:paraId="5E67AAB4"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3.78</w:t>
            </w:r>
          </w:p>
        </w:tc>
        <w:tc>
          <w:tcPr>
            <w:tcW w:w="0" w:type="auto"/>
            <w:hideMark/>
          </w:tcPr>
          <w:p w:rsidRPr="00646645" w:rsidR="00315ED4" w:rsidP="00133F0C" w:rsidRDefault="00315ED4" w14:paraId="4A0C9980"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3.26</w:t>
            </w:r>
          </w:p>
        </w:tc>
        <w:tc>
          <w:tcPr>
            <w:tcW w:w="0" w:type="auto"/>
            <w:hideMark/>
          </w:tcPr>
          <w:p w:rsidRPr="00646645" w:rsidR="00315ED4" w:rsidP="00133F0C" w:rsidRDefault="00315ED4" w14:paraId="6069A2BB"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0.52</w:t>
            </w:r>
          </w:p>
        </w:tc>
        <w:tc>
          <w:tcPr>
            <w:tcW w:w="0" w:type="auto"/>
            <w:hideMark/>
          </w:tcPr>
          <w:p w:rsidRPr="00646645" w:rsidR="00315ED4" w:rsidP="00133F0C" w:rsidRDefault="00315ED4" w14:paraId="4F94DAF7"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Yes</w:t>
            </w:r>
          </w:p>
        </w:tc>
      </w:tr>
    </w:tbl>
    <w:p w:rsidR="00315ED4" w:rsidP="00315ED4" w:rsidRDefault="00315ED4" w14:paraId="6B54D4E5" w14:textId="77777777">
      <w:pPr>
        <w:spacing w:after="160" w:line="278" w:lineRule="auto"/>
        <w:rPr>
          <w:rFonts w:ascii="Arial" w:hAnsi="Arial" w:cs="Arial"/>
          <w:sz w:val="24"/>
          <w:szCs w:val="24"/>
          <w:lang w:val="en-US"/>
        </w:rPr>
      </w:pPr>
      <w:r w:rsidRPr="00646645">
        <w:rPr>
          <w:rFonts w:ascii="Arial" w:hAnsi="Arial" w:cs="Arial"/>
          <w:sz w:val="24"/>
          <w:szCs w:val="24"/>
          <w:lang w:val="en-US"/>
        </w:rPr>
        <w:t>The data reveals a consistent pattern: high remote work is associated with better outcomes across multiple key metrics. Participants with high remote work report significantly higher performance, team productivity, motivation, work enjoyment, creativity, and problem-solving abilities. These findings strongly suggest that higher levels of remote work positively influence software developers' work experience and well-being. Notably, while stress-related metrics show lower stress in the high remote group, these differences did not reach statistical significance.</w:t>
      </w:r>
    </w:p>
    <w:p w:rsidRPr="00B4326F" w:rsidR="002046D1" w:rsidP="00315ED4" w:rsidRDefault="00770563" w14:paraId="44F41255" w14:textId="7BEE15EA">
      <w:pPr>
        <w:spacing w:after="160" w:line="278" w:lineRule="auto"/>
        <w:rPr>
          <w:rFonts w:ascii="Arial" w:hAnsi="Arial" w:cs="Arial"/>
          <w:b/>
          <w:bCs/>
          <w:sz w:val="24"/>
          <w:szCs w:val="24"/>
          <w:lang w:val="es-419"/>
        </w:rPr>
      </w:pPr>
      <w:r w:rsidRPr="1F1470BD">
        <w:rPr>
          <w:rFonts w:ascii="Arial" w:hAnsi="Arial" w:cs="Arial"/>
          <w:b/>
          <w:bCs/>
          <w:sz w:val="24"/>
          <w:szCs w:val="24"/>
          <w:lang w:val="es-419"/>
        </w:rPr>
        <w:t>5.1.4 Visualization of Key Metric</w:t>
      </w:r>
      <w:commentRangeStart w:id="71"/>
      <w:r w:rsidRPr="1F1470BD">
        <w:rPr>
          <w:rFonts w:ascii="Arial" w:hAnsi="Arial" w:cs="Arial"/>
          <w:b/>
          <w:bCs/>
          <w:sz w:val="24"/>
          <w:szCs w:val="24"/>
          <w:lang w:val="es-419"/>
        </w:rPr>
        <w:t>s</w:t>
      </w:r>
      <w:commentRangeEnd w:id="71"/>
      <w:r>
        <w:rPr>
          <w:rStyle w:val="CommentReference"/>
        </w:rPr>
        <w:commentReference w:id="71"/>
      </w:r>
    </w:p>
    <w:p w:rsidRPr="00646645" w:rsidR="002046D1" w:rsidP="00315ED4" w:rsidRDefault="002046D1" w14:paraId="04281310" w14:textId="02EFA63A">
      <w:pPr>
        <w:spacing w:after="160" w:line="278" w:lineRule="auto"/>
        <w:rPr>
          <w:rFonts w:ascii="Arial" w:hAnsi="Arial" w:cs="Arial"/>
          <w:sz w:val="24"/>
          <w:szCs w:val="24"/>
          <w:lang w:val="es-419"/>
        </w:rPr>
      </w:pPr>
      <w:r w:rsidRPr="002046D1">
        <w:rPr>
          <w:rFonts w:ascii="Arial" w:hAnsi="Arial" w:cs="Arial"/>
          <w:sz w:val="24"/>
          <w:szCs w:val="24"/>
          <w:highlight w:val="yellow"/>
          <w:lang w:val="es-419"/>
        </w:rPr>
        <w:t>REVISAR LA MEJOR MANERA DE MOSTRAR ESTAS GRAFICAS</w:t>
      </w:r>
    </w:p>
    <w:p w:rsidR="00124775" w:rsidP="00E144F3" w:rsidRDefault="002046D1" w14:paraId="6EC7A800" w14:textId="5F628766">
      <w:pPr>
        <w:autoSpaceDE w:val="0"/>
        <w:autoSpaceDN w:val="0"/>
        <w:adjustRightInd w:val="0"/>
        <w:spacing w:after="0" w:line="240" w:lineRule="auto"/>
        <w:jc w:val="both"/>
        <w:rPr>
          <w:rFonts w:ascii="Arial" w:hAnsi="Arial" w:cs="Arial"/>
          <w:b/>
          <w:bCs/>
          <w:color w:val="FF0000"/>
          <w:sz w:val="24"/>
          <w:szCs w:val="24"/>
          <w:lang w:val="en-US"/>
        </w:rPr>
      </w:pPr>
      <w:r w:rsidRPr="002046D1">
        <w:rPr>
          <w:rFonts w:ascii="Arial" w:hAnsi="Arial" w:cs="Arial"/>
          <w:b/>
          <w:bCs/>
          <w:noProof/>
          <w:color w:val="FF0000"/>
          <w:sz w:val="24"/>
          <w:szCs w:val="24"/>
          <w:lang w:val="en-US"/>
        </w:rPr>
        <w:drawing>
          <wp:inline distT="0" distB="0" distL="0" distR="0" wp14:anchorId="61F138D5" wp14:editId="3696303E">
            <wp:extent cx="5400040" cy="4058920"/>
            <wp:effectExtent l="0" t="0" r="0" b="0"/>
            <wp:docPr id="71775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55161" name=""/>
                    <pic:cNvPicPr/>
                  </pic:nvPicPr>
                  <pic:blipFill>
                    <a:blip r:embed="rId15"/>
                    <a:stretch>
                      <a:fillRect/>
                    </a:stretch>
                  </pic:blipFill>
                  <pic:spPr>
                    <a:xfrm>
                      <a:off x="0" y="0"/>
                      <a:ext cx="5400040" cy="4058920"/>
                    </a:xfrm>
                    <a:prstGeom prst="rect">
                      <a:avLst/>
                    </a:prstGeom>
                  </pic:spPr>
                </pic:pic>
              </a:graphicData>
            </a:graphic>
          </wp:inline>
        </w:drawing>
      </w:r>
    </w:p>
    <w:p w:rsidRPr="00646645" w:rsidR="00770563" w:rsidP="00770563" w:rsidRDefault="00770563" w14:paraId="4A15CA9B" w14:textId="77777777">
      <w:pPr>
        <w:spacing w:after="160" w:line="278" w:lineRule="auto"/>
        <w:rPr>
          <w:rFonts w:ascii="Arial" w:hAnsi="Arial" w:cs="Arial"/>
          <w:sz w:val="24"/>
          <w:szCs w:val="24"/>
          <w:lang w:val="en-US"/>
        </w:rPr>
      </w:pPr>
      <w:r w:rsidRPr="00646645">
        <w:rPr>
          <w:rFonts w:ascii="Arial" w:hAnsi="Arial" w:cs="Arial"/>
          <w:sz w:val="24"/>
          <w:szCs w:val="24"/>
          <w:lang w:val="en-US"/>
        </w:rPr>
        <w:t>[Figure 1: Key Metrics by Leadership Role and Remote Work Level]</w:t>
      </w:r>
    </w:p>
    <w:p w:rsidRPr="00646645" w:rsidR="00770563" w:rsidP="00770563" w:rsidRDefault="00770563" w14:paraId="410A67B0" w14:textId="357C5DB2">
      <w:pPr>
        <w:spacing w:after="160" w:line="278" w:lineRule="auto"/>
        <w:rPr>
          <w:rFonts w:ascii="Arial" w:hAnsi="Arial" w:cs="Arial"/>
          <w:sz w:val="24"/>
          <w:szCs w:val="24"/>
          <w:lang w:val="en-US"/>
        </w:rPr>
      </w:pPr>
      <w:r w:rsidRPr="00646645">
        <w:rPr>
          <w:rFonts w:ascii="Arial" w:hAnsi="Arial" w:cs="Arial"/>
          <w:sz w:val="24"/>
          <w:szCs w:val="24"/>
          <w:lang w:val="en-US"/>
        </w:rPr>
        <w:t xml:space="preserve">The chart above illustrates how different leadership roles experience remote work, highlighting the interaction between leadership role and remote work level. For most metrics, high remote work is associated with better outcomes for both managers and </w:t>
      </w:r>
      <w:r w:rsidR="00C31995">
        <w:rPr>
          <w:rFonts w:ascii="Arial" w:hAnsi="Arial" w:cs="Arial"/>
          <w:sz w:val="24"/>
          <w:szCs w:val="24"/>
          <w:lang w:val="en-US"/>
        </w:rPr>
        <w:t>individual contributors</w:t>
      </w:r>
      <w:r w:rsidRPr="00646645">
        <w:rPr>
          <w:rFonts w:ascii="Arial" w:hAnsi="Arial" w:cs="Arial"/>
          <w:sz w:val="24"/>
          <w:szCs w:val="24"/>
          <w:lang w:val="en-US"/>
        </w:rPr>
        <w:t>, but the magnitude of this effect differs between leadership roles.</w:t>
      </w:r>
    </w:p>
    <w:p w:rsidRPr="00646645" w:rsidR="00EE37DF" w:rsidP="00EE37DF" w:rsidRDefault="00EE37DF" w14:paraId="58D74B36" w14:textId="77777777">
      <w:pPr>
        <w:spacing w:after="160" w:line="278" w:lineRule="auto"/>
        <w:rPr>
          <w:rFonts w:ascii="Arial" w:hAnsi="Arial" w:cs="Arial"/>
          <w:b/>
          <w:bCs/>
          <w:sz w:val="24"/>
          <w:szCs w:val="24"/>
          <w:lang w:val="en-US"/>
        </w:rPr>
      </w:pPr>
      <w:r w:rsidRPr="00646645">
        <w:rPr>
          <w:rFonts w:ascii="Arial" w:hAnsi="Arial" w:cs="Arial"/>
          <w:b/>
          <w:bCs/>
          <w:sz w:val="24"/>
          <w:szCs w:val="24"/>
          <w:lang w:val="en-US"/>
        </w:rPr>
        <w:t>5.2 Statistical Analysis</w:t>
      </w:r>
    </w:p>
    <w:p w:rsidRPr="00646645" w:rsidR="00EE37DF" w:rsidP="00EE37DF" w:rsidRDefault="00EE37DF" w14:paraId="566D2943" w14:textId="09F58ACC">
      <w:pPr>
        <w:spacing w:after="160" w:line="278" w:lineRule="auto"/>
        <w:rPr>
          <w:rFonts w:ascii="Arial" w:hAnsi="Arial" w:cs="Arial"/>
          <w:b/>
          <w:bCs/>
          <w:sz w:val="24"/>
          <w:szCs w:val="24"/>
          <w:lang w:val="en-US"/>
        </w:rPr>
      </w:pPr>
      <w:r w:rsidRPr="00646645">
        <w:rPr>
          <w:rFonts w:ascii="Arial" w:hAnsi="Arial" w:cs="Arial"/>
          <w:b/>
          <w:bCs/>
          <w:sz w:val="24"/>
          <w:szCs w:val="24"/>
          <w:lang w:val="en-US"/>
        </w:rPr>
        <w:t xml:space="preserve">5.2.1 Leadership Role Differences (Managers vs. </w:t>
      </w:r>
      <w:r w:rsidR="00C31995">
        <w:rPr>
          <w:rFonts w:ascii="Arial" w:hAnsi="Arial" w:cs="Arial"/>
          <w:b/>
          <w:bCs/>
          <w:sz w:val="24"/>
          <w:szCs w:val="24"/>
          <w:lang w:val="en-US"/>
        </w:rPr>
        <w:t>Individual contributors</w:t>
      </w:r>
      <w:r w:rsidRPr="00646645">
        <w:rPr>
          <w:rFonts w:ascii="Arial" w:hAnsi="Arial" w:cs="Arial"/>
          <w:b/>
          <w:bCs/>
          <w:sz w:val="24"/>
          <w:szCs w:val="24"/>
          <w:lang w:val="en-US"/>
        </w:rPr>
        <w:t>)</w:t>
      </w:r>
    </w:p>
    <w:p w:rsidRPr="00646645" w:rsidR="00EE37DF" w:rsidP="00EE37DF" w:rsidRDefault="00EE37DF" w14:paraId="34D4D698" w14:textId="7349483B">
      <w:pPr>
        <w:spacing w:after="160" w:line="278" w:lineRule="auto"/>
        <w:rPr>
          <w:rFonts w:ascii="Arial" w:hAnsi="Arial" w:cs="Arial"/>
          <w:sz w:val="24"/>
          <w:szCs w:val="24"/>
          <w:lang w:val="en-US"/>
        </w:rPr>
      </w:pPr>
      <w:r w:rsidRPr="00646645">
        <w:rPr>
          <w:rFonts w:ascii="Arial" w:hAnsi="Arial" w:cs="Arial"/>
          <w:sz w:val="24"/>
          <w:szCs w:val="24"/>
          <w:lang w:val="en-US"/>
        </w:rPr>
        <w:t xml:space="preserve">Our analysis revealed significant differences in how managers and </w:t>
      </w:r>
      <w:r w:rsidR="00C31995">
        <w:rPr>
          <w:rFonts w:ascii="Arial" w:hAnsi="Arial" w:cs="Arial"/>
          <w:sz w:val="24"/>
          <w:szCs w:val="24"/>
          <w:lang w:val="en-US"/>
        </w:rPr>
        <w:t>individual contributors</w:t>
      </w:r>
      <w:r w:rsidRPr="00646645">
        <w:rPr>
          <w:rFonts w:ascii="Arial" w:hAnsi="Arial" w:cs="Arial"/>
          <w:sz w:val="24"/>
          <w:szCs w:val="24"/>
          <w:lang w:val="en-US"/>
        </w:rPr>
        <w:t xml:space="preserve"> experience remote work, particularly in stress-related and environmental factors.</w:t>
      </w:r>
    </w:p>
    <w:p w:rsidRPr="00646645" w:rsidR="00EE37DF" w:rsidP="00EE37DF" w:rsidRDefault="00EE37DF" w14:paraId="6439443B" w14:textId="07A716D8">
      <w:pPr>
        <w:spacing w:after="160" w:line="278" w:lineRule="auto"/>
        <w:rPr>
          <w:rFonts w:ascii="Arial" w:hAnsi="Arial" w:cs="Arial"/>
          <w:lang w:val="en-US"/>
        </w:rPr>
      </w:pPr>
      <w:r w:rsidRPr="00646645">
        <w:rPr>
          <w:rFonts w:ascii="Arial" w:hAnsi="Arial" w:cs="Arial"/>
          <w:b/>
          <w:bCs/>
          <w:lang w:val="en-US"/>
        </w:rPr>
        <w:t xml:space="preserve">Table 6: Significant Differences Between Managers and </w:t>
      </w:r>
      <w:r w:rsidR="00C31995">
        <w:rPr>
          <w:rFonts w:ascii="Arial" w:hAnsi="Arial" w:cs="Arial"/>
          <w:b/>
          <w:bCs/>
          <w:lang w:val="en-US"/>
        </w:rPr>
        <w:t>Individual contributors</w:t>
      </w:r>
    </w:p>
    <w:tbl>
      <w:tblPr>
        <w:tblStyle w:val="PlainTable1"/>
        <w:tblW w:w="0" w:type="auto"/>
        <w:tblLook w:val="04A0" w:firstRow="1" w:lastRow="0" w:firstColumn="1" w:lastColumn="0" w:noHBand="0" w:noVBand="1"/>
      </w:tblPr>
      <w:tblGrid>
        <w:gridCol w:w="2029"/>
        <w:gridCol w:w="1399"/>
        <w:gridCol w:w="1887"/>
        <w:gridCol w:w="1292"/>
        <w:gridCol w:w="821"/>
        <w:gridCol w:w="1066"/>
      </w:tblGrid>
      <w:tr w:rsidRPr="00B4326F" w:rsidR="00B4326F" w:rsidTr="00B4326F" w14:paraId="33CA4EA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4326F" w:rsidR="00B4326F" w:rsidP="00B4326F" w:rsidRDefault="00B4326F" w14:paraId="1747B2A9" w14:textId="77777777">
            <w:pPr>
              <w:spacing w:after="160" w:line="278" w:lineRule="auto"/>
              <w:rPr>
                <w:rFonts w:ascii="Arial" w:hAnsi="Arial" w:cs="Arial"/>
                <w:lang w:val="es-419"/>
              </w:rPr>
            </w:pPr>
            <w:r w:rsidRPr="00B4326F">
              <w:rPr>
                <w:rFonts w:ascii="Arial" w:hAnsi="Arial" w:cs="Arial"/>
                <w:lang w:val="es-419"/>
              </w:rPr>
              <w:t>Metric</w:t>
            </w:r>
          </w:p>
        </w:tc>
        <w:tc>
          <w:tcPr>
            <w:tcW w:w="0" w:type="auto"/>
            <w:hideMark/>
          </w:tcPr>
          <w:p w:rsidRPr="00B4326F" w:rsidR="00B4326F" w:rsidP="00B4326F" w:rsidRDefault="00B4326F" w14:paraId="349DB31F"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4326F">
              <w:rPr>
                <w:rFonts w:ascii="Arial" w:hAnsi="Arial" w:cs="Arial"/>
                <w:lang w:val="es-419"/>
              </w:rPr>
              <w:t>Managers (Mean)</w:t>
            </w:r>
          </w:p>
        </w:tc>
        <w:tc>
          <w:tcPr>
            <w:tcW w:w="0" w:type="auto"/>
            <w:hideMark/>
          </w:tcPr>
          <w:p w:rsidRPr="00B4326F" w:rsidR="00B4326F" w:rsidP="00B4326F" w:rsidRDefault="00C31995" w14:paraId="20ED68CE" w14:textId="721FED1C">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Pr>
                <w:rFonts w:ascii="Arial" w:hAnsi="Arial" w:cs="Arial"/>
                <w:lang w:val="es-419"/>
              </w:rPr>
              <w:t>Individual contributors</w:t>
            </w:r>
            <w:r w:rsidRPr="00B4326F" w:rsidR="00B4326F">
              <w:rPr>
                <w:rFonts w:ascii="Arial" w:hAnsi="Arial" w:cs="Arial"/>
                <w:lang w:val="es-419"/>
              </w:rPr>
              <w:t xml:space="preserve"> (Mean)</w:t>
            </w:r>
          </w:p>
        </w:tc>
        <w:tc>
          <w:tcPr>
            <w:tcW w:w="0" w:type="auto"/>
            <w:hideMark/>
          </w:tcPr>
          <w:p w:rsidRPr="00B4326F" w:rsidR="00B4326F" w:rsidP="00B4326F" w:rsidRDefault="00B4326F" w14:paraId="4EDA77AF"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4326F">
              <w:rPr>
                <w:rFonts w:ascii="Arial" w:hAnsi="Arial" w:cs="Arial"/>
                <w:lang w:val="es-419"/>
              </w:rPr>
              <w:t>Difference</w:t>
            </w:r>
          </w:p>
        </w:tc>
        <w:tc>
          <w:tcPr>
            <w:tcW w:w="0" w:type="auto"/>
            <w:hideMark/>
          </w:tcPr>
          <w:p w:rsidRPr="00B4326F" w:rsidR="00B4326F" w:rsidP="00B4326F" w:rsidRDefault="00B4326F" w14:paraId="2E2E4E0A"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4326F">
              <w:rPr>
                <w:rFonts w:ascii="Arial" w:hAnsi="Arial" w:cs="Arial"/>
                <w:lang w:val="es-419"/>
              </w:rPr>
              <w:t>p-value</w:t>
            </w:r>
          </w:p>
        </w:tc>
        <w:tc>
          <w:tcPr>
            <w:tcW w:w="0" w:type="auto"/>
            <w:hideMark/>
          </w:tcPr>
          <w:p w:rsidRPr="00B4326F" w:rsidR="00B4326F" w:rsidP="00B4326F" w:rsidRDefault="00B4326F" w14:paraId="4174AAD4"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4326F">
              <w:rPr>
                <w:rFonts w:ascii="Arial" w:hAnsi="Arial" w:cs="Arial"/>
                <w:lang w:val="es-419"/>
              </w:rPr>
              <w:t>Effect Size</w:t>
            </w:r>
          </w:p>
        </w:tc>
      </w:tr>
      <w:tr w:rsidRPr="00B4326F" w:rsidR="00C31995" w:rsidTr="00B4326F" w14:paraId="37DB12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4326F" w:rsidR="00B4326F" w:rsidP="00B4326F" w:rsidRDefault="00B4326F" w14:paraId="733802A7" w14:textId="77777777">
            <w:pPr>
              <w:spacing w:after="160" w:line="278" w:lineRule="auto"/>
              <w:rPr>
                <w:rFonts w:ascii="Arial" w:hAnsi="Arial" w:cs="Arial"/>
                <w:lang w:val="es-419"/>
              </w:rPr>
            </w:pPr>
            <w:r w:rsidRPr="00B4326F">
              <w:rPr>
                <w:rFonts w:ascii="Arial" w:hAnsi="Arial" w:cs="Arial"/>
                <w:lang w:val="es-419"/>
              </w:rPr>
              <w:t>Comfort</w:t>
            </w:r>
          </w:p>
        </w:tc>
        <w:tc>
          <w:tcPr>
            <w:tcW w:w="0" w:type="auto"/>
            <w:hideMark/>
          </w:tcPr>
          <w:p w:rsidRPr="00B4326F" w:rsidR="00B4326F" w:rsidP="00B4326F" w:rsidRDefault="00B4326F" w14:paraId="46CAC464"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4326F">
              <w:rPr>
                <w:rFonts w:ascii="Arial" w:hAnsi="Arial" w:cs="Arial"/>
                <w:lang w:val="es-419"/>
              </w:rPr>
              <w:t>4.45</w:t>
            </w:r>
          </w:p>
        </w:tc>
        <w:tc>
          <w:tcPr>
            <w:tcW w:w="0" w:type="auto"/>
            <w:hideMark/>
          </w:tcPr>
          <w:p w:rsidRPr="00B4326F" w:rsidR="00B4326F" w:rsidP="00B4326F" w:rsidRDefault="00B4326F" w14:paraId="6BDD16C1"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4326F">
              <w:rPr>
                <w:rFonts w:ascii="Arial" w:hAnsi="Arial" w:cs="Arial"/>
                <w:lang w:val="es-419"/>
              </w:rPr>
              <w:t>4.03</w:t>
            </w:r>
          </w:p>
        </w:tc>
        <w:tc>
          <w:tcPr>
            <w:tcW w:w="0" w:type="auto"/>
            <w:hideMark/>
          </w:tcPr>
          <w:p w:rsidRPr="00B4326F" w:rsidR="00B4326F" w:rsidP="00B4326F" w:rsidRDefault="00B4326F" w14:paraId="1BBECF92"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4326F">
              <w:rPr>
                <w:rFonts w:ascii="Arial" w:hAnsi="Arial" w:cs="Arial"/>
                <w:lang w:val="es-419"/>
              </w:rPr>
              <w:t>0.42</w:t>
            </w:r>
          </w:p>
        </w:tc>
        <w:tc>
          <w:tcPr>
            <w:tcW w:w="0" w:type="auto"/>
            <w:hideMark/>
          </w:tcPr>
          <w:p w:rsidRPr="00B4326F" w:rsidR="00B4326F" w:rsidP="00B4326F" w:rsidRDefault="00B4326F" w14:paraId="022DC56C"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4326F">
              <w:rPr>
                <w:rFonts w:ascii="Arial" w:hAnsi="Arial" w:cs="Arial"/>
                <w:lang w:val="es-419"/>
              </w:rPr>
              <w:t>0.031</w:t>
            </w:r>
          </w:p>
        </w:tc>
        <w:tc>
          <w:tcPr>
            <w:tcW w:w="0" w:type="auto"/>
            <w:hideMark/>
          </w:tcPr>
          <w:p w:rsidRPr="00B4326F" w:rsidR="00B4326F" w:rsidP="00B4326F" w:rsidRDefault="00B4326F" w14:paraId="30FB683F"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4326F">
              <w:rPr>
                <w:rFonts w:ascii="Arial" w:hAnsi="Arial" w:cs="Arial"/>
                <w:lang w:val="es-419"/>
              </w:rPr>
              <w:t>Small</w:t>
            </w:r>
          </w:p>
        </w:tc>
      </w:tr>
      <w:tr w:rsidRPr="00B4326F" w:rsidR="00B4326F" w:rsidTr="00B4326F" w14:paraId="3473323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4326F" w:rsidR="00B4326F" w:rsidP="00B4326F" w:rsidRDefault="00B4326F" w14:paraId="6A649280" w14:textId="77777777">
            <w:pPr>
              <w:spacing w:after="160" w:line="278" w:lineRule="auto"/>
              <w:rPr>
                <w:rFonts w:ascii="Arial" w:hAnsi="Arial" w:cs="Arial"/>
                <w:lang w:val="es-419"/>
              </w:rPr>
            </w:pPr>
            <w:r w:rsidRPr="00B4326F">
              <w:rPr>
                <w:rFonts w:ascii="Arial" w:hAnsi="Arial" w:cs="Arial"/>
                <w:lang w:val="es-419"/>
              </w:rPr>
              <w:t>Performance</w:t>
            </w:r>
          </w:p>
        </w:tc>
        <w:tc>
          <w:tcPr>
            <w:tcW w:w="0" w:type="auto"/>
            <w:hideMark/>
          </w:tcPr>
          <w:p w:rsidRPr="00B4326F" w:rsidR="00B4326F" w:rsidP="00B4326F" w:rsidRDefault="00B4326F" w14:paraId="2F55376E"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4326F">
              <w:rPr>
                <w:rFonts w:ascii="Arial" w:hAnsi="Arial" w:cs="Arial"/>
                <w:lang w:val="es-419"/>
              </w:rPr>
              <w:t>3.88</w:t>
            </w:r>
          </w:p>
        </w:tc>
        <w:tc>
          <w:tcPr>
            <w:tcW w:w="0" w:type="auto"/>
            <w:hideMark/>
          </w:tcPr>
          <w:p w:rsidRPr="00B4326F" w:rsidR="00B4326F" w:rsidP="00B4326F" w:rsidRDefault="00B4326F" w14:paraId="733C4542"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4326F">
              <w:rPr>
                <w:rFonts w:ascii="Arial" w:hAnsi="Arial" w:cs="Arial"/>
                <w:lang w:val="es-419"/>
              </w:rPr>
              <w:t>3.53</w:t>
            </w:r>
          </w:p>
        </w:tc>
        <w:tc>
          <w:tcPr>
            <w:tcW w:w="0" w:type="auto"/>
            <w:hideMark/>
          </w:tcPr>
          <w:p w:rsidRPr="00B4326F" w:rsidR="00B4326F" w:rsidP="00B4326F" w:rsidRDefault="00B4326F" w14:paraId="6A39EE0F"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4326F">
              <w:rPr>
                <w:rFonts w:ascii="Arial" w:hAnsi="Arial" w:cs="Arial"/>
                <w:lang w:val="es-419"/>
              </w:rPr>
              <w:t>0.35</w:t>
            </w:r>
          </w:p>
        </w:tc>
        <w:tc>
          <w:tcPr>
            <w:tcW w:w="0" w:type="auto"/>
            <w:hideMark/>
          </w:tcPr>
          <w:p w:rsidRPr="00B4326F" w:rsidR="00B4326F" w:rsidP="00B4326F" w:rsidRDefault="00B4326F" w14:paraId="4B6EA3AB"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4326F">
              <w:rPr>
                <w:rFonts w:ascii="Arial" w:hAnsi="Arial" w:cs="Arial"/>
                <w:lang w:val="es-419"/>
              </w:rPr>
              <w:t>0.042</w:t>
            </w:r>
          </w:p>
        </w:tc>
        <w:tc>
          <w:tcPr>
            <w:tcW w:w="0" w:type="auto"/>
            <w:hideMark/>
          </w:tcPr>
          <w:p w:rsidRPr="00B4326F" w:rsidR="00B4326F" w:rsidP="00B4326F" w:rsidRDefault="00B4326F" w14:paraId="6E89B860"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4326F">
              <w:rPr>
                <w:rFonts w:ascii="Arial" w:hAnsi="Arial" w:cs="Arial"/>
                <w:lang w:val="es-419"/>
              </w:rPr>
              <w:t>Small</w:t>
            </w:r>
          </w:p>
        </w:tc>
      </w:tr>
      <w:tr w:rsidRPr="00B4326F" w:rsidR="00C31995" w:rsidTr="00B4326F" w14:paraId="330711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4326F" w:rsidR="00B4326F" w:rsidP="00B4326F" w:rsidRDefault="00B4326F" w14:paraId="425B0F46" w14:textId="77777777">
            <w:pPr>
              <w:spacing w:after="160" w:line="278" w:lineRule="auto"/>
              <w:rPr>
                <w:rFonts w:ascii="Arial" w:hAnsi="Arial" w:cs="Arial"/>
                <w:lang w:val="es-419"/>
              </w:rPr>
            </w:pPr>
            <w:r w:rsidRPr="00B4326F">
              <w:rPr>
                <w:rFonts w:ascii="Arial" w:hAnsi="Arial" w:cs="Arial"/>
                <w:lang w:val="es-419"/>
              </w:rPr>
              <w:t>Coordination Issues</w:t>
            </w:r>
          </w:p>
        </w:tc>
        <w:tc>
          <w:tcPr>
            <w:tcW w:w="0" w:type="auto"/>
            <w:hideMark/>
          </w:tcPr>
          <w:p w:rsidRPr="00B4326F" w:rsidR="00B4326F" w:rsidP="00B4326F" w:rsidRDefault="00B4326F" w14:paraId="3A65C45A"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4326F">
              <w:rPr>
                <w:rFonts w:ascii="Arial" w:hAnsi="Arial" w:cs="Arial"/>
                <w:lang w:val="es-419"/>
              </w:rPr>
              <w:t>2.96</w:t>
            </w:r>
          </w:p>
        </w:tc>
        <w:tc>
          <w:tcPr>
            <w:tcW w:w="0" w:type="auto"/>
            <w:hideMark/>
          </w:tcPr>
          <w:p w:rsidRPr="00B4326F" w:rsidR="00B4326F" w:rsidP="00B4326F" w:rsidRDefault="00B4326F" w14:paraId="6D2A74F4"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4326F">
              <w:rPr>
                <w:rFonts w:ascii="Arial" w:hAnsi="Arial" w:cs="Arial"/>
                <w:lang w:val="es-419"/>
              </w:rPr>
              <w:t>3.77</w:t>
            </w:r>
          </w:p>
        </w:tc>
        <w:tc>
          <w:tcPr>
            <w:tcW w:w="0" w:type="auto"/>
            <w:hideMark/>
          </w:tcPr>
          <w:p w:rsidRPr="00B4326F" w:rsidR="00B4326F" w:rsidP="00B4326F" w:rsidRDefault="00B4326F" w14:paraId="10D5A0B1"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4326F">
              <w:rPr>
                <w:rFonts w:ascii="Arial" w:hAnsi="Arial" w:cs="Arial"/>
                <w:lang w:val="es-419"/>
              </w:rPr>
              <w:t>-0.81</w:t>
            </w:r>
          </w:p>
        </w:tc>
        <w:tc>
          <w:tcPr>
            <w:tcW w:w="0" w:type="auto"/>
            <w:hideMark/>
          </w:tcPr>
          <w:p w:rsidRPr="00B4326F" w:rsidR="00B4326F" w:rsidP="00B4326F" w:rsidRDefault="00B4326F" w14:paraId="6E825714"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4326F">
              <w:rPr>
                <w:rFonts w:ascii="Arial" w:hAnsi="Arial" w:cs="Arial"/>
                <w:lang w:val="es-419"/>
              </w:rPr>
              <w:t>0.008</w:t>
            </w:r>
          </w:p>
        </w:tc>
        <w:tc>
          <w:tcPr>
            <w:tcW w:w="0" w:type="auto"/>
            <w:hideMark/>
          </w:tcPr>
          <w:p w:rsidRPr="00B4326F" w:rsidR="00B4326F" w:rsidP="00B4326F" w:rsidRDefault="00B4326F" w14:paraId="19537DA0"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4326F">
              <w:rPr>
                <w:rFonts w:ascii="Arial" w:hAnsi="Arial" w:cs="Arial"/>
                <w:lang w:val="es-419"/>
              </w:rPr>
              <w:t>Medium</w:t>
            </w:r>
          </w:p>
        </w:tc>
      </w:tr>
      <w:tr w:rsidRPr="00B4326F" w:rsidR="00B4326F" w:rsidTr="00B4326F" w14:paraId="1415EB9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4326F" w:rsidR="00B4326F" w:rsidP="00B4326F" w:rsidRDefault="00B4326F" w14:paraId="312BECEE" w14:textId="77777777">
            <w:pPr>
              <w:spacing w:after="160" w:line="278" w:lineRule="auto"/>
              <w:rPr>
                <w:rFonts w:ascii="Arial" w:hAnsi="Arial" w:cs="Arial"/>
                <w:lang w:val="es-419"/>
              </w:rPr>
            </w:pPr>
            <w:r w:rsidRPr="00B4326F">
              <w:rPr>
                <w:rFonts w:ascii="Arial" w:hAnsi="Arial" w:cs="Arial"/>
                <w:lang w:val="es-419"/>
              </w:rPr>
              <w:t>Communication Issues</w:t>
            </w:r>
          </w:p>
        </w:tc>
        <w:tc>
          <w:tcPr>
            <w:tcW w:w="0" w:type="auto"/>
            <w:hideMark/>
          </w:tcPr>
          <w:p w:rsidRPr="00B4326F" w:rsidR="00B4326F" w:rsidP="00B4326F" w:rsidRDefault="00B4326F" w14:paraId="7D2D35A8"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4326F">
              <w:rPr>
                <w:rFonts w:ascii="Arial" w:hAnsi="Arial" w:cs="Arial"/>
                <w:lang w:val="es-419"/>
              </w:rPr>
              <w:t>3.31</w:t>
            </w:r>
          </w:p>
        </w:tc>
        <w:tc>
          <w:tcPr>
            <w:tcW w:w="0" w:type="auto"/>
            <w:hideMark/>
          </w:tcPr>
          <w:p w:rsidRPr="00B4326F" w:rsidR="00B4326F" w:rsidP="00B4326F" w:rsidRDefault="00B4326F" w14:paraId="4A706E02"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4326F">
              <w:rPr>
                <w:rFonts w:ascii="Arial" w:hAnsi="Arial" w:cs="Arial"/>
                <w:lang w:val="es-419"/>
              </w:rPr>
              <w:t>4.10</w:t>
            </w:r>
          </w:p>
        </w:tc>
        <w:tc>
          <w:tcPr>
            <w:tcW w:w="0" w:type="auto"/>
            <w:hideMark/>
          </w:tcPr>
          <w:p w:rsidRPr="00B4326F" w:rsidR="00B4326F" w:rsidP="00B4326F" w:rsidRDefault="00B4326F" w14:paraId="563925DB"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4326F">
              <w:rPr>
                <w:rFonts w:ascii="Arial" w:hAnsi="Arial" w:cs="Arial"/>
                <w:lang w:val="es-419"/>
              </w:rPr>
              <w:t>-0.79</w:t>
            </w:r>
          </w:p>
        </w:tc>
        <w:tc>
          <w:tcPr>
            <w:tcW w:w="0" w:type="auto"/>
            <w:hideMark/>
          </w:tcPr>
          <w:p w:rsidRPr="00B4326F" w:rsidR="00B4326F" w:rsidP="00B4326F" w:rsidRDefault="00B4326F" w14:paraId="696E284F"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4326F">
              <w:rPr>
                <w:rFonts w:ascii="Arial" w:hAnsi="Arial" w:cs="Arial"/>
                <w:lang w:val="es-419"/>
              </w:rPr>
              <w:t>0.005</w:t>
            </w:r>
          </w:p>
        </w:tc>
        <w:tc>
          <w:tcPr>
            <w:tcW w:w="0" w:type="auto"/>
            <w:hideMark/>
          </w:tcPr>
          <w:p w:rsidRPr="00B4326F" w:rsidR="00B4326F" w:rsidP="00B4326F" w:rsidRDefault="00B4326F" w14:paraId="420D522A"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4326F">
              <w:rPr>
                <w:rFonts w:ascii="Arial" w:hAnsi="Arial" w:cs="Arial"/>
                <w:lang w:val="es-419"/>
              </w:rPr>
              <w:t>Medium</w:t>
            </w:r>
          </w:p>
        </w:tc>
      </w:tr>
      <w:tr w:rsidRPr="00B4326F" w:rsidR="00C31995" w:rsidTr="00B4326F" w14:paraId="7BB77C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4326F" w:rsidR="00B4326F" w:rsidP="00B4326F" w:rsidRDefault="00B4326F" w14:paraId="27FB49D5" w14:textId="77777777">
            <w:pPr>
              <w:spacing w:after="160" w:line="278" w:lineRule="auto"/>
              <w:rPr>
                <w:rFonts w:ascii="Arial" w:hAnsi="Arial" w:cs="Arial"/>
                <w:lang w:val="es-419"/>
              </w:rPr>
            </w:pPr>
            <w:r w:rsidRPr="00B4326F">
              <w:rPr>
                <w:rFonts w:ascii="Arial" w:hAnsi="Arial" w:cs="Arial"/>
                <w:lang w:val="es-419"/>
              </w:rPr>
              <w:t>Leadership Problems</w:t>
            </w:r>
          </w:p>
        </w:tc>
        <w:tc>
          <w:tcPr>
            <w:tcW w:w="0" w:type="auto"/>
            <w:hideMark/>
          </w:tcPr>
          <w:p w:rsidRPr="00B4326F" w:rsidR="00B4326F" w:rsidP="00B4326F" w:rsidRDefault="00B4326F" w14:paraId="6E4C4BA4"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4326F">
              <w:rPr>
                <w:rFonts w:ascii="Arial" w:hAnsi="Arial" w:cs="Arial"/>
                <w:lang w:val="es-419"/>
              </w:rPr>
              <w:t>3.20</w:t>
            </w:r>
          </w:p>
        </w:tc>
        <w:tc>
          <w:tcPr>
            <w:tcW w:w="0" w:type="auto"/>
            <w:hideMark/>
          </w:tcPr>
          <w:p w:rsidRPr="00B4326F" w:rsidR="00B4326F" w:rsidP="00B4326F" w:rsidRDefault="00B4326F" w14:paraId="7FFEB58E"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4326F">
              <w:rPr>
                <w:rFonts w:ascii="Arial" w:hAnsi="Arial" w:cs="Arial"/>
                <w:lang w:val="es-419"/>
              </w:rPr>
              <w:t>3.82</w:t>
            </w:r>
          </w:p>
        </w:tc>
        <w:tc>
          <w:tcPr>
            <w:tcW w:w="0" w:type="auto"/>
            <w:hideMark/>
          </w:tcPr>
          <w:p w:rsidRPr="00B4326F" w:rsidR="00B4326F" w:rsidP="00B4326F" w:rsidRDefault="00B4326F" w14:paraId="698806D7"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4326F">
              <w:rPr>
                <w:rFonts w:ascii="Arial" w:hAnsi="Arial" w:cs="Arial"/>
                <w:lang w:val="es-419"/>
              </w:rPr>
              <w:t>-0.62</w:t>
            </w:r>
          </w:p>
        </w:tc>
        <w:tc>
          <w:tcPr>
            <w:tcW w:w="0" w:type="auto"/>
            <w:hideMark/>
          </w:tcPr>
          <w:p w:rsidRPr="00B4326F" w:rsidR="00B4326F" w:rsidP="00B4326F" w:rsidRDefault="00B4326F" w14:paraId="227B427F"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4326F">
              <w:rPr>
                <w:rFonts w:ascii="Arial" w:hAnsi="Arial" w:cs="Arial"/>
                <w:lang w:val="es-419"/>
              </w:rPr>
              <w:t>0.021</w:t>
            </w:r>
          </w:p>
        </w:tc>
        <w:tc>
          <w:tcPr>
            <w:tcW w:w="0" w:type="auto"/>
            <w:hideMark/>
          </w:tcPr>
          <w:p w:rsidRPr="00B4326F" w:rsidR="00B4326F" w:rsidP="00B4326F" w:rsidRDefault="00B4326F" w14:paraId="6DB2B430"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4326F">
              <w:rPr>
                <w:rFonts w:ascii="Arial" w:hAnsi="Arial" w:cs="Arial"/>
                <w:lang w:val="es-419"/>
              </w:rPr>
              <w:t>Small</w:t>
            </w:r>
          </w:p>
        </w:tc>
      </w:tr>
    </w:tbl>
    <w:p w:rsidR="009A647C" w:rsidP="00EE37DF" w:rsidRDefault="009A647C" w14:paraId="5D2CFBA8" w14:textId="77777777">
      <w:pPr>
        <w:spacing w:after="160" w:line="278" w:lineRule="auto"/>
        <w:rPr>
          <w:rFonts w:ascii="Arial" w:hAnsi="Arial" w:cs="Arial"/>
          <w:sz w:val="24"/>
          <w:szCs w:val="24"/>
          <w:lang w:val="en-US"/>
        </w:rPr>
      </w:pPr>
    </w:p>
    <w:p w:rsidR="00D56A72" w:rsidP="00EE37DF" w:rsidRDefault="00D56A72" w14:paraId="65D5577D" w14:textId="0CA4BF46">
      <w:pPr>
        <w:spacing w:after="160" w:line="278" w:lineRule="auto"/>
        <w:rPr>
          <w:rFonts w:ascii="Arial" w:hAnsi="Arial" w:cs="Arial"/>
          <w:sz w:val="24"/>
          <w:szCs w:val="24"/>
          <w:lang w:val="en-US"/>
        </w:rPr>
      </w:pPr>
      <w:r w:rsidRPr="1F1470BD">
        <w:rPr>
          <w:rFonts w:ascii="Arial" w:hAnsi="Arial" w:cs="Arial"/>
          <w:sz w:val="24"/>
          <w:szCs w:val="24"/>
          <w:lang w:val="en-US"/>
        </w:rPr>
        <w:t xml:space="preserve">Five metrics showed statistically significant differences between </w:t>
      </w:r>
      <w:del w:author="Kelly Johany Garces Pernett" w:date="2025-05-22T16:26:00Z" w:id="72">
        <w:r w:rsidRPr="1F1470BD" w:rsidDel="00D56A72">
          <w:rPr>
            <w:rFonts w:ascii="Arial" w:hAnsi="Arial" w:cs="Arial"/>
            <w:sz w:val="24"/>
            <w:szCs w:val="24"/>
            <w:lang w:val="en-US"/>
          </w:rPr>
          <w:delText>leadership</w:delText>
        </w:r>
      </w:del>
      <w:ins w:author="Kelly Johany Garces Pernett" w:date="2025-05-22T16:26:00Z" w:id="73">
        <w:r w:rsidRPr="1F1470BD" w:rsidR="690C1171">
          <w:rPr>
            <w:rFonts w:ascii="Arial" w:hAnsi="Arial" w:cs="Arial"/>
            <w:sz w:val="24"/>
            <w:szCs w:val="24"/>
            <w:lang w:val="en-US"/>
          </w:rPr>
          <w:t>managerial and individual contributors</w:t>
        </w:r>
      </w:ins>
      <w:r w:rsidRPr="1F1470BD">
        <w:rPr>
          <w:rFonts w:ascii="Arial" w:hAnsi="Arial" w:cs="Arial"/>
          <w:sz w:val="24"/>
          <w:szCs w:val="24"/>
          <w:lang w:val="en-US"/>
        </w:rPr>
        <w:t xml:space="preserve"> roles. According to our updated results, managers reported higher comfort levels (+0.42 points) and better overall performance (+0.35 points). Notably, managers reported significantly fewer coordination issues (-0.81 points), communication issues (-0.79 points), and leadership problems (-0.62 points) compared to </w:t>
      </w:r>
      <w:r w:rsidRPr="1F1470BD" w:rsidR="00C31995">
        <w:rPr>
          <w:rFonts w:ascii="Arial" w:hAnsi="Arial" w:cs="Arial"/>
          <w:sz w:val="24"/>
          <w:szCs w:val="24"/>
          <w:lang w:val="en-US"/>
        </w:rPr>
        <w:t>individual contributors</w:t>
      </w:r>
      <w:r w:rsidRPr="1F1470BD">
        <w:rPr>
          <w:rFonts w:ascii="Arial" w:hAnsi="Arial" w:cs="Arial"/>
          <w:sz w:val="24"/>
          <w:szCs w:val="24"/>
          <w:lang w:val="en-US"/>
        </w:rPr>
        <w:t>. These differences suggest managers have more positive experience with workplace dynamics, particularly around communication and coordination, which may reflect their organizational position and authority.</w:t>
      </w:r>
    </w:p>
    <w:p w:rsidRPr="00646645" w:rsidR="00EE37DF" w:rsidP="00EE37DF" w:rsidRDefault="00EE37DF" w14:paraId="5EF820E4" w14:textId="448A509E">
      <w:pPr>
        <w:spacing w:after="160" w:line="278" w:lineRule="auto"/>
        <w:rPr>
          <w:rFonts w:ascii="Arial" w:hAnsi="Arial" w:cs="Arial"/>
          <w:b/>
          <w:bCs/>
          <w:sz w:val="24"/>
          <w:szCs w:val="24"/>
          <w:lang w:val="en-US"/>
        </w:rPr>
      </w:pPr>
      <w:r w:rsidRPr="00646645">
        <w:rPr>
          <w:rFonts w:ascii="Arial" w:hAnsi="Arial" w:cs="Arial"/>
          <w:b/>
          <w:bCs/>
          <w:sz w:val="24"/>
          <w:szCs w:val="24"/>
          <w:lang w:val="en-US"/>
        </w:rPr>
        <w:t>5.2.1.1 Remote Work Impact by Leadership Role</w:t>
      </w:r>
    </w:p>
    <w:p w:rsidRPr="00646645" w:rsidR="00EE37DF" w:rsidP="00EE37DF" w:rsidRDefault="00EE37DF" w14:paraId="7012AE8E" w14:textId="29821E40">
      <w:pPr>
        <w:spacing w:after="160" w:line="278" w:lineRule="auto"/>
        <w:rPr>
          <w:rFonts w:ascii="Arial" w:hAnsi="Arial" w:cs="Arial"/>
          <w:sz w:val="24"/>
          <w:szCs w:val="24"/>
          <w:lang w:val="en-US"/>
        </w:rPr>
      </w:pPr>
      <w:r w:rsidRPr="00646645">
        <w:rPr>
          <w:rFonts w:ascii="Arial" w:hAnsi="Arial" w:cs="Arial"/>
          <w:sz w:val="24"/>
          <w:szCs w:val="24"/>
          <w:lang w:val="en-US"/>
        </w:rPr>
        <w:t xml:space="preserve">A key finding of our study is that remote work affects managers and </w:t>
      </w:r>
      <w:r w:rsidR="00C31995">
        <w:rPr>
          <w:rFonts w:ascii="Arial" w:hAnsi="Arial" w:cs="Arial"/>
          <w:sz w:val="24"/>
          <w:szCs w:val="24"/>
          <w:lang w:val="en-US"/>
        </w:rPr>
        <w:t>individual contributors</w:t>
      </w:r>
      <w:r w:rsidRPr="00646645">
        <w:rPr>
          <w:rFonts w:ascii="Arial" w:hAnsi="Arial" w:cs="Arial"/>
          <w:sz w:val="24"/>
          <w:szCs w:val="24"/>
          <w:lang w:val="en-US"/>
        </w:rPr>
        <w:t xml:space="preserve"> differently, with distinct benefits and challenges for each group.</w:t>
      </w:r>
    </w:p>
    <w:p w:rsidR="00AE505D" w:rsidP="00AE505D" w:rsidRDefault="00EE37DF" w14:paraId="3AC15743" w14:textId="76C25086">
      <w:pPr>
        <w:autoSpaceDE w:val="0"/>
        <w:autoSpaceDN w:val="0"/>
        <w:adjustRightInd w:val="0"/>
        <w:spacing w:after="0" w:line="240" w:lineRule="auto"/>
        <w:jc w:val="both"/>
        <w:rPr>
          <w:rFonts w:ascii="Arial" w:hAnsi="Arial" w:cs="Arial"/>
          <w:b/>
          <w:bCs/>
          <w:lang w:val="en-US"/>
        </w:rPr>
      </w:pPr>
      <w:r w:rsidRPr="00646645">
        <w:rPr>
          <w:rFonts w:ascii="Arial" w:hAnsi="Arial" w:cs="Arial"/>
          <w:b/>
          <w:bCs/>
          <w:lang w:val="en-US"/>
        </w:rPr>
        <w:t xml:space="preserve">Table 7: </w:t>
      </w:r>
      <w:r w:rsidRPr="00A24CEB" w:rsidR="00A24CEB">
        <w:rPr>
          <w:rFonts w:ascii="Arial" w:hAnsi="Arial" w:cs="Arial"/>
          <w:b/>
          <w:bCs/>
          <w:lang w:val="en-US"/>
        </w:rPr>
        <w:t>Remote Work Effects for Leaders (Role 1)</w:t>
      </w:r>
    </w:p>
    <w:p w:rsidRPr="00FC650E" w:rsidR="00A24CEB" w:rsidP="00AE505D" w:rsidRDefault="00A24CEB" w14:paraId="61BA40ED" w14:textId="77777777">
      <w:pPr>
        <w:autoSpaceDE w:val="0"/>
        <w:autoSpaceDN w:val="0"/>
        <w:adjustRightInd w:val="0"/>
        <w:spacing w:after="0" w:line="240" w:lineRule="auto"/>
        <w:jc w:val="both"/>
        <w:rPr>
          <w:rFonts w:ascii="Arial" w:hAnsi="Arial" w:cs="Arial"/>
          <w:b/>
          <w:bCs/>
          <w:sz w:val="24"/>
          <w:szCs w:val="24"/>
          <w:lang w:val="en-US"/>
        </w:rPr>
      </w:pPr>
    </w:p>
    <w:tbl>
      <w:tblPr>
        <w:tblStyle w:val="PlainTable1"/>
        <w:tblW w:w="0" w:type="auto"/>
        <w:tblLook w:val="04A0" w:firstRow="1" w:lastRow="0" w:firstColumn="1" w:lastColumn="0" w:noHBand="0" w:noVBand="1"/>
      </w:tblPr>
      <w:tblGrid>
        <w:gridCol w:w="2991"/>
        <w:gridCol w:w="854"/>
        <w:gridCol w:w="854"/>
        <w:gridCol w:w="1067"/>
        <w:gridCol w:w="874"/>
        <w:gridCol w:w="748"/>
        <w:gridCol w:w="1106"/>
      </w:tblGrid>
      <w:tr w:rsidRPr="00BC1B1B" w:rsidR="00BC1B1B" w:rsidTr="00A554E3" w14:paraId="0C01BAA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4DFC4DB2"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Metric</w:t>
            </w:r>
          </w:p>
        </w:tc>
        <w:tc>
          <w:tcPr>
            <w:tcW w:w="0" w:type="auto"/>
            <w:hideMark/>
          </w:tcPr>
          <w:p w:rsidRPr="00BC1B1B" w:rsidR="00BC1B1B" w:rsidP="00BC1B1B" w:rsidRDefault="00BC1B1B" w14:paraId="633D9634" w14:textId="77777777">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High Remote Mean</w:t>
            </w:r>
          </w:p>
        </w:tc>
        <w:tc>
          <w:tcPr>
            <w:tcW w:w="0" w:type="auto"/>
            <w:hideMark/>
          </w:tcPr>
          <w:p w:rsidRPr="00BC1B1B" w:rsidR="00BC1B1B" w:rsidP="00BC1B1B" w:rsidRDefault="00BC1B1B" w14:paraId="4CB84259" w14:textId="77777777">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Low Remote Mean</w:t>
            </w:r>
          </w:p>
        </w:tc>
        <w:tc>
          <w:tcPr>
            <w:tcW w:w="0" w:type="auto"/>
            <w:hideMark/>
          </w:tcPr>
          <w:p w:rsidRPr="00BC1B1B" w:rsidR="00BC1B1B" w:rsidP="00BC1B1B" w:rsidRDefault="00BC1B1B" w14:paraId="53D63B07" w14:textId="77777777">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Difference</w:t>
            </w:r>
          </w:p>
        </w:tc>
        <w:tc>
          <w:tcPr>
            <w:tcW w:w="0" w:type="auto"/>
            <w:hideMark/>
          </w:tcPr>
          <w:p w:rsidRPr="00BC1B1B" w:rsidR="00BC1B1B" w:rsidP="00BC1B1B" w:rsidRDefault="00BC1B1B" w14:paraId="5CA36E8E" w14:textId="77777777">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t-statistic</w:t>
            </w:r>
          </w:p>
        </w:tc>
        <w:tc>
          <w:tcPr>
            <w:tcW w:w="0" w:type="auto"/>
            <w:hideMark/>
          </w:tcPr>
          <w:p w:rsidRPr="00BC1B1B" w:rsidR="00BC1B1B" w:rsidP="00BC1B1B" w:rsidRDefault="00BC1B1B" w14:paraId="04D536D3" w14:textId="77777777">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p-value</w:t>
            </w:r>
          </w:p>
        </w:tc>
        <w:tc>
          <w:tcPr>
            <w:tcW w:w="0" w:type="auto"/>
            <w:hideMark/>
          </w:tcPr>
          <w:p w:rsidRPr="00BC1B1B" w:rsidR="00BC1B1B" w:rsidP="00BC1B1B" w:rsidRDefault="00BC1B1B" w14:paraId="02A4EC16" w14:textId="77777777">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Significant</w:t>
            </w:r>
          </w:p>
        </w:tc>
      </w:tr>
      <w:tr w:rsidRPr="00BC1B1B" w:rsidR="00BC1B1B" w:rsidTr="00A554E3" w14:paraId="5AF55A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39621DB1"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Team_Milestones</w:t>
            </w:r>
          </w:p>
        </w:tc>
        <w:tc>
          <w:tcPr>
            <w:tcW w:w="0" w:type="auto"/>
            <w:hideMark/>
          </w:tcPr>
          <w:p w:rsidRPr="00BC1B1B" w:rsidR="00BC1B1B" w:rsidP="00BC1B1B" w:rsidRDefault="00BC1B1B" w14:paraId="0419E04B"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3.59</w:t>
            </w:r>
          </w:p>
        </w:tc>
        <w:tc>
          <w:tcPr>
            <w:tcW w:w="0" w:type="auto"/>
            <w:hideMark/>
          </w:tcPr>
          <w:p w:rsidRPr="00BC1B1B" w:rsidR="00BC1B1B" w:rsidP="00BC1B1B" w:rsidRDefault="00BC1B1B" w14:paraId="6FBE4EFF"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2.25</w:t>
            </w:r>
          </w:p>
        </w:tc>
        <w:tc>
          <w:tcPr>
            <w:tcW w:w="0" w:type="auto"/>
            <w:hideMark/>
          </w:tcPr>
          <w:p w:rsidRPr="00BC1B1B" w:rsidR="00BC1B1B" w:rsidP="00BC1B1B" w:rsidRDefault="00BC1B1B" w14:paraId="72E97DDA"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1.34</w:t>
            </w:r>
          </w:p>
        </w:tc>
        <w:tc>
          <w:tcPr>
            <w:tcW w:w="0" w:type="auto"/>
            <w:hideMark/>
          </w:tcPr>
          <w:p w:rsidRPr="00BC1B1B" w:rsidR="00BC1B1B" w:rsidP="00BC1B1B" w:rsidRDefault="00BC1B1B" w14:paraId="028DFFB9"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4.71</w:t>
            </w:r>
          </w:p>
        </w:tc>
        <w:tc>
          <w:tcPr>
            <w:tcW w:w="0" w:type="auto"/>
            <w:hideMark/>
          </w:tcPr>
          <w:p w:rsidRPr="00BC1B1B" w:rsidR="00BC1B1B" w:rsidP="00BC1B1B" w:rsidRDefault="00BC1B1B" w14:paraId="1C98027F"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0.0005</w:t>
            </w:r>
          </w:p>
        </w:tc>
        <w:tc>
          <w:tcPr>
            <w:tcW w:w="0" w:type="auto"/>
            <w:hideMark/>
          </w:tcPr>
          <w:p w:rsidRPr="00BC1B1B" w:rsidR="00BC1B1B" w:rsidP="00BC1B1B" w:rsidRDefault="00BC1B1B" w14:paraId="0EA49503"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Pr="00BC1B1B" w:rsidR="00BC1B1B" w:rsidTr="00A554E3" w14:paraId="092DA35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119E96A2"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Feedback</w:t>
            </w:r>
          </w:p>
        </w:tc>
        <w:tc>
          <w:tcPr>
            <w:tcW w:w="0" w:type="auto"/>
            <w:hideMark/>
          </w:tcPr>
          <w:p w:rsidRPr="00BC1B1B" w:rsidR="00BC1B1B" w:rsidP="00BC1B1B" w:rsidRDefault="00BC1B1B" w14:paraId="0C057110"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3.18</w:t>
            </w:r>
          </w:p>
        </w:tc>
        <w:tc>
          <w:tcPr>
            <w:tcW w:w="0" w:type="auto"/>
            <w:hideMark/>
          </w:tcPr>
          <w:p w:rsidRPr="00BC1B1B" w:rsidR="00BC1B1B" w:rsidP="00BC1B1B" w:rsidRDefault="00BC1B1B" w14:paraId="47CF2CBB"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1.88</w:t>
            </w:r>
          </w:p>
        </w:tc>
        <w:tc>
          <w:tcPr>
            <w:tcW w:w="0" w:type="auto"/>
            <w:hideMark/>
          </w:tcPr>
          <w:p w:rsidRPr="00BC1B1B" w:rsidR="00BC1B1B" w:rsidP="00BC1B1B" w:rsidRDefault="00BC1B1B" w14:paraId="71F3EB6E"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1.31</w:t>
            </w:r>
          </w:p>
        </w:tc>
        <w:tc>
          <w:tcPr>
            <w:tcW w:w="0" w:type="auto"/>
            <w:hideMark/>
          </w:tcPr>
          <w:p w:rsidRPr="00BC1B1B" w:rsidR="00BC1B1B" w:rsidP="00BC1B1B" w:rsidRDefault="00BC1B1B" w14:paraId="359BD193"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6.84</w:t>
            </w:r>
          </w:p>
        </w:tc>
        <w:tc>
          <w:tcPr>
            <w:tcW w:w="0" w:type="auto"/>
            <w:hideMark/>
          </w:tcPr>
          <w:p w:rsidRPr="00BC1B1B" w:rsidR="00BC1B1B" w:rsidP="00BC1B1B" w:rsidRDefault="00BC1B1B" w14:paraId="35C3BC8F"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0.0000</w:t>
            </w:r>
          </w:p>
        </w:tc>
        <w:tc>
          <w:tcPr>
            <w:tcW w:w="0" w:type="auto"/>
            <w:hideMark/>
          </w:tcPr>
          <w:p w:rsidRPr="00BC1B1B" w:rsidR="00BC1B1B" w:rsidP="00BC1B1B" w:rsidRDefault="00BC1B1B" w14:paraId="312590B8"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Pr="00BC1B1B" w:rsidR="00BC1B1B" w:rsidTr="00A554E3" w14:paraId="6A31AE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36E0C2F6"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Motivation</w:t>
            </w:r>
          </w:p>
        </w:tc>
        <w:tc>
          <w:tcPr>
            <w:tcW w:w="0" w:type="auto"/>
            <w:hideMark/>
          </w:tcPr>
          <w:p w:rsidRPr="00BC1B1B" w:rsidR="00BC1B1B" w:rsidP="00BC1B1B" w:rsidRDefault="00BC1B1B" w14:paraId="67A4163B"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3.67</w:t>
            </w:r>
          </w:p>
        </w:tc>
        <w:tc>
          <w:tcPr>
            <w:tcW w:w="0" w:type="auto"/>
            <w:hideMark/>
          </w:tcPr>
          <w:p w:rsidRPr="00BC1B1B" w:rsidR="00BC1B1B" w:rsidP="00BC1B1B" w:rsidRDefault="00BC1B1B" w14:paraId="1CF5BE7C"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2.38</w:t>
            </w:r>
          </w:p>
        </w:tc>
        <w:tc>
          <w:tcPr>
            <w:tcW w:w="0" w:type="auto"/>
            <w:hideMark/>
          </w:tcPr>
          <w:p w:rsidRPr="00BC1B1B" w:rsidR="00BC1B1B" w:rsidP="00BC1B1B" w:rsidRDefault="00BC1B1B" w14:paraId="1A9967DA"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1.30</w:t>
            </w:r>
          </w:p>
        </w:tc>
        <w:tc>
          <w:tcPr>
            <w:tcW w:w="0" w:type="auto"/>
            <w:hideMark/>
          </w:tcPr>
          <w:p w:rsidRPr="00BC1B1B" w:rsidR="00BC1B1B" w:rsidP="00BC1B1B" w:rsidRDefault="00BC1B1B" w14:paraId="0A31D0A5"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5.67</w:t>
            </w:r>
          </w:p>
        </w:tc>
        <w:tc>
          <w:tcPr>
            <w:tcW w:w="0" w:type="auto"/>
            <w:hideMark/>
          </w:tcPr>
          <w:p w:rsidRPr="00BC1B1B" w:rsidR="00BC1B1B" w:rsidP="00BC1B1B" w:rsidRDefault="00BC1B1B" w14:paraId="341DF121"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0.0000</w:t>
            </w:r>
          </w:p>
        </w:tc>
        <w:tc>
          <w:tcPr>
            <w:tcW w:w="0" w:type="auto"/>
            <w:hideMark/>
          </w:tcPr>
          <w:p w:rsidRPr="00BC1B1B" w:rsidR="00BC1B1B" w:rsidP="00BC1B1B" w:rsidRDefault="00BC1B1B" w14:paraId="7BB858C0"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Pr="00BC1B1B" w:rsidR="00BC1B1B" w:rsidTr="00A554E3" w14:paraId="572F74A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0F0C6584"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Problem_Solving</w:t>
            </w:r>
          </w:p>
        </w:tc>
        <w:tc>
          <w:tcPr>
            <w:tcW w:w="0" w:type="auto"/>
            <w:hideMark/>
          </w:tcPr>
          <w:p w:rsidRPr="00BC1B1B" w:rsidR="00BC1B1B" w:rsidP="00BC1B1B" w:rsidRDefault="00BC1B1B" w14:paraId="699F2768"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3.80</w:t>
            </w:r>
          </w:p>
        </w:tc>
        <w:tc>
          <w:tcPr>
            <w:tcW w:w="0" w:type="auto"/>
            <w:hideMark/>
          </w:tcPr>
          <w:p w:rsidRPr="00BC1B1B" w:rsidR="00BC1B1B" w:rsidP="00BC1B1B" w:rsidRDefault="00BC1B1B" w14:paraId="19B7B24D"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2.50</w:t>
            </w:r>
          </w:p>
        </w:tc>
        <w:tc>
          <w:tcPr>
            <w:tcW w:w="0" w:type="auto"/>
            <w:hideMark/>
          </w:tcPr>
          <w:p w:rsidRPr="00BC1B1B" w:rsidR="00BC1B1B" w:rsidP="00BC1B1B" w:rsidRDefault="00BC1B1B" w14:paraId="373FEE91"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1.30</w:t>
            </w:r>
          </w:p>
        </w:tc>
        <w:tc>
          <w:tcPr>
            <w:tcW w:w="0" w:type="auto"/>
            <w:hideMark/>
          </w:tcPr>
          <w:p w:rsidRPr="00BC1B1B" w:rsidR="00BC1B1B" w:rsidP="00BC1B1B" w:rsidRDefault="00BC1B1B" w14:paraId="2AB00C2A"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4.42</w:t>
            </w:r>
          </w:p>
        </w:tc>
        <w:tc>
          <w:tcPr>
            <w:tcW w:w="0" w:type="auto"/>
            <w:hideMark/>
          </w:tcPr>
          <w:p w:rsidRPr="00BC1B1B" w:rsidR="00BC1B1B" w:rsidP="00BC1B1B" w:rsidRDefault="00BC1B1B" w14:paraId="3ECF78C8"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0.0013</w:t>
            </w:r>
          </w:p>
        </w:tc>
        <w:tc>
          <w:tcPr>
            <w:tcW w:w="0" w:type="auto"/>
            <w:hideMark/>
          </w:tcPr>
          <w:p w:rsidRPr="00BC1B1B" w:rsidR="00BC1B1B" w:rsidP="00BC1B1B" w:rsidRDefault="00BC1B1B" w14:paraId="38595C1C"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Pr="00BC1B1B" w:rsidR="00BC1B1B" w:rsidTr="00A554E3" w14:paraId="1DDE616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529A8295"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Team_Productivity</w:t>
            </w:r>
          </w:p>
        </w:tc>
        <w:tc>
          <w:tcPr>
            <w:tcW w:w="0" w:type="auto"/>
            <w:hideMark/>
          </w:tcPr>
          <w:p w:rsidRPr="00BC1B1B" w:rsidR="00BC1B1B" w:rsidP="00BC1B1B" w:rsidRDefault="00BC1B1B" w14:paraId="0C906127"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3.73</w:t>
            </w:r>
          </w:p>
        </w:tc>
        <w:tc>
          <w:tcPr>
            <w:tcW w:w="0" w:type="auto"/>
            <w:hideMark/>
          </w:tcPr>
          <w:p w:rsidRPr="00BC1B1B" w:rsidR="00BC1B1B" w:rsidP="00BC1B1B" w:rsidRDefault="00BC1B1B" w14:paraId="19EBD289"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2.50</w:t>
            </w:r>
          </w:p>
        </w:tc>
        <w:tc>
          <w:tcPr>
            <w:tcW w:w="0" w:type="auto"/>
            <w:hideMark/>
          </w:tcPr>
          <w:p w:rsidRPr="00BC1B1B" w:rsidR="00BC1B1B" w:rsidP="00BC1B1B" w:rsidRDefault="00BC1B1B" w14:paraId="06F8A28C"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1.23</w:t>
            </w:r>
          </w:p>
        </w:tc>
        <w:tc>
          <w:tcPr>
            <w:tcW w:w="0" w:type="auto"/>
            <w:hideMark/>
          </w:tcPr>
          <w:p w:rsidRPr="00BC1B1B" w:rsidR="00BC1B1B" w:rsidP="00BC1B1B" w:rsidRDefault="00BC1B1B" w14:paraId="0B8080FF"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3.03</w:t>
            </w:r>
          </w:p>
        </w:tc>
        <w:tc>
          <w:tcPr>
            <w:tcW w:w="0" w:type="auto"/>
            <w:hideMark/>
          </w:tcPr>
          <w:p w:rsidRPr="00BC1B1B" w:rsidR="00BC1B1B" w:rsidP="00BC1B1B" w:rsidRDefault="00BC1B1B" w14:paraId="5BE16996"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0.0135</w:t>
            </w:r>
          </w:p>
        </w:tc>
        <w:tc>
          <w:tcPr>
            <w:tcW w:w="0" w:type="auto"/>
            <w:hideMark/>
          </w:tcPr>
          <w:p w:rsidRPr="00BC1B1B" w:rsidR="00BC1B1B" w:rsidP="00BC1B1B" w:rsidRDefault="00BC1B1B" w14:paraId="719C8D1C"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Pr="00BC1B1B" w:rsidR="00BC1B1B" w:rsidTr="00A554E3" w14:paraId="548DDF5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774BC4E5"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Confidence_ToAsk_Questions</w:t>
            </w:r>
          </w:p>
        </w:tc>
        <w:tc>
          <w:tcPr>
            <w:tcW w:w="0" w:type="auto"/>
            <w:hideMark/>
          </w:tcPr>
          <w:p w:rsidRPr="00BC1B1B" w:rsidR="00BC1B1B" w:rsidP="00BC1B1B" w:rsidRDefault="00BC1B1B" w14:paraId="30CD7789"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3.53</w:t>
            </w:r>
          </w:p>
        </w:tc>
        <w:tc>
          <w:tcPr>
            <w:tcW w:w="0" w:type="auto"/>
            <w:hideMark/>
          </w:tcPr>
          <w:p w:rsidRPr="00BC1B1B" w:rsidR="00BC1B1B" w:rsidP="00BC1B1B" w:rsidRDefault="00BC1B1B" w14:paraId="556F7D70"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2.38</w:t>
            </w:r>
          </w:p>
        </w:tc>
        <w:tc>
          <w:tcPr>
            <w:tcW w:w="0" w:type="auto"/>
            <w:hideMark/>
          </w:tcPr>
          <w:p w:rsidRPr="00BC1B1B" w:rsidR="00BC1B1B" w:rsidP="00BC1B1B" w:rsidRDefault="00BC1B1B" w14:paraId="312C1425"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1.16</w:t>
            </w:r>
          </w:p>
        </w:tc>
        <w:tc>
          <w:tcPr>
            <w:tcW w:w="0" w:type="auto"/>
            <w:hideMark/>
          </w:tcPr>
          <w:p w:rsidRPr="00BC1B1B" w:rsidR="00BC1B1B" w:rsidP="00BC1B1B" w:rsidRDefault="00BC1B1B" w14:paraId="030D9CD9"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3.97</w:t>
            </w:r>
          </w:p>
        </w:tc>
        <w:tc>
          <w:tcPr>
            <w:tcW w:w="0" w:type="auto"/>
            <w:hideMark/>
          </w:tcPr>
          <w:p w:rsidRPr="00BC1B1B" w:rsidR="00BC1B1B" w:rsidP="00BC1B1B" w:rsidRDefault="00BC1B1B" w14:paraId="3C46D64C"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0.0024</w:t>
            </w:r>
          </w:p>
        </w:tc>
        <w:tc>
          <w:tcPr>
            <w:tcW w:w="0" w:type="auto"/>
            <w:hideMark/>
          </w:tcPr>
          <w:p w:rsidRPr="00BC1B1B" w:rsidR="00BC1B1B" w:rsidP="00BC1B1B" w:rsidRDefault="00BC1B1B" w14:paraId="0497F490"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Pr="00BC1B1B" w:rsidR="00BC1B1B" w:rsidTr="00A554E3" w14:paraId="7D3E5BE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61BE4B85"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Trust_in_Superior</w:t>
            </w:r>
          </w:p>
        </w:tc>
        <w:tc>
          <w:tcPr>
            <w:tcW w:w="0" w:type="auto"/>
            <w:hideMark/>
          </w:tcPr>
          <w:p w:rsidRPr="00BC1B1B" w:rsidR="00BC1B1B" w:rsidP="00BC1B1B" w:rsidRDefault="00BC1B1B" w14:paraId="5C6426A0"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3.51</w:t>
            </w:r>
          </w:p>
        </w:tc>
        <w:tc>
          <w:tcPr>
            <w:tcW w:w="0" w:type="auto"/>
            <w:hideMark/>
          </w:tcPr>
          <w:p w:rsidRPr="00BC1B1B" w:rsidR="00BC1B1B" w:rsidP="00BC1B1B" w:rsidRDefault="00BC1B1B" w14:paraId="092AA4E4"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2.38</w:t>
            </w:r>
          </w:p>
        </w:tc>
        <w:tc>
          <w:tcPr>
            <w:tcW w:w="0" w:type="auto"/>
            <w:hideMark/>
          </w:tcPr>
          <w:p w:rsidRPr="00BC1B1B" w:rsidR="00BC1B1B" w:rsidP="00BC1B1B" w:rsidRDefault="00BC1B1B" w14:paraId="44046D5C"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1.14</w:t>
            </w:r>
          </w:p>
        </w:tc>
        <w:tc>
          <w:tcPr>
            <w:tcW w:w="0" w:type="auto"/>
            <w:hideMark/>
          </w:tcPr>
          <w:p w:rsidRPr="00BC1B1B" w:rsidR="00BC1B1B" w:rsidP="00BC1B1B" w:rsidRDefault="00BC1B1B" w14:paraId="78E4348A"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3.83</w:t>
            </w:r>
          </w:p>
        </w:tc>
        <w:tc>
          <w:tcPr>
            <w:tcW w:w="0" w:type="auto"/>
            <w:hideMark/>
          </w:tcPr>
          <w:p w:rsidRPr="00BC1B1B" w:rsidR="00BC1B1B" w:rsidP="00BC1B1B" w:rsidRDefault="00BC1B1B" w14:paraId="65C09555"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0.0027</w:t>
            </w:r>
          </w:p>
        </w:tc>
        <w:tc>
          <w:tcPr>
            <w:tcW w:w="0" w:type="auto"/>
            <w:hideMark/>
          </w:tcPr>
          <w:p w:rsidRPr="00BC1B1B" w:rsidR="00BC1B1B" w:rsidP="00BC1B1B" w:rsidRDefault="00BC1B1B" w14:paraId="282DB9D1"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Pr="00BC1B1B" w:rsidR="00BC1B1B" w:rsidTr="00A554E3" w14:paraId="7F8D66F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5C583948"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Team_Influence</w:t>
            </w:r>
          </w:p>
        </w:tc>
        <w:tc>
          <w:tcPr>
            <w:tcW w:w="0" w:type="auto"/>
            <w:hideMark/>
          </w:tcPr>
          <w:p w:rsidRPr="00BC1B1B" w:rsidR="00BC1B1B" w:rsidP="00BC1B1B" w:rsidRDefault="00BC1B1B" w14:paraId="3F9A57F2"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3.27</w:t>
            </w:r>
          </w:p>
        </w:tc>
        <w:tc>
          <w:tcPr>
            <w:tcW w:w="0" w:type="auto"/>
            <w:hideMark/>
          </w:tcPr>
          <w:p w:rsidRPr="00BC1B1B" w:rsidR="00BC1B1B" w:rsidP="00BC1B1B" w:rsidRDefault="00BC1B1B" w14:paraId="1F2CC21F"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2.12</w:t>
            </w:r>
          </w:p>
        </w:tc>
        <w:tc>
          <w:tcPr>
            <w:tcW w:w="0" w:type="auto"/>
            <w:hideMark/>
          </w:tcPr>
          <w:p w:rsidRPr="00BC1B1B" w:rsidR="00BC1B1B" w:rsidP="00BC1B1B" w:rsidRDefault="00BC1B1B" w14:paraId="131FE59F"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1.14</w:t>
            </w:r>
          </w:p>
        </w:tc>
        <w:tc>
          <w:tcPr>
            <w:tcW w:w="0" w:type="auto"/>
            <w:hideMark/>
          </w:tcPr>
          <w:p w:rsidRPr="00BC1B1B" w:rsidR="00BC1B1B" w:rsidP="00BC1B1B" w:rsidRDefault="00BC1B1B" w14:paraId="49B8CDBE"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4.29</w:t>
            </w:r>
          </w:p>
        </w:tc>
        <w:tc>
          <w:tcPr>
            <w:tcW w:w="0" w:type="auto"/>
            <w:hideMark/>
          </w:tcPr>
          <w:p w:rsidRPr="00BC1B1B" w:rsidR="00BC1B1B" w:rsidP="00BC1B1B" w:rsidRDefault="00BC1B1B" w14:paraId="51B9C8B7"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0.0009</w:t>
            </w:r>
          </w:p>
        </w:tc>
        <w:tc>
          <w:tcPr>
            <w:tcW w:w="0" w:type="auto"/>
            <w:hideMark/>
          </w:tcPr>
          <w:p w:rsidRPr="00BC1B1B" w:rsidR="00BC1B1B" w:rsidP="00BC1B1B" w:rsidRDefault="00BC1B1B" w14:paraId="5F55F463"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Pr="00BC1B1B" w:rsidR="00BC1B1B" w:rsidTr="00A554E3" w14:paraId="14B5D87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6EB4B666"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Work_Environment</w:t>
            </w:r>
          </w:p>
        </w:tc>
        <w:tc>
          <w:tcPr>
            <w:tcW w:w="0" w:type="auto"/>
            <w:hideMark/>
          </w:tcPr>
          <w:p w:rsidRPr="00BC1B1B" w:rsidR="00BC1B1B" w:rsidP="00BC1B1B" w:rsidRDefault="00BC1B1B" w14:paraId="25C653C7"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3.24</w:t>
            </w:r>
          </w:p>
        </w:tc>
        <w:tc>
          <w:tcPr>
            <w:tcW w:w="0" w:type="auto"/>
            <w:hideMark/>
          </w:tcPr>
          <w:p w:rsidRPr="00BC1B1B" w:rsidR="00BC1B1B" w:rsidP="00BC1B1B" w:rsidRDefault="00BC1B1B" w14:paraId="4488C259"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2.12</w:t>
            </w:r>
          </w:p>
        </w:tc>
        <w:tc>
          <w:tcPr>
            <w:tcW w:w="0" w:type="auto"/>
            <w:hideMark/>
          </w:tcPr>
          <w:p w:rsidRPr="00BC1B1B" w:rsidR="00BC1B1B" w:rsidP="00BC1B1B" w:rsidRDefault="00BC1B1B" w14:paraId="4D94ADFE"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1.12</w:t>
            </w:r>
          </w:p>
        </w:tc>
        <w:tc>
          <w:tcPr>
            <w:tcW w:w="0" w:type="auto"/>
            <w:hideMark/>
          </w:tcPr>
          <w:p w:rsidRPr="00BC1B1B" w:rsidR="00BC1B1B" w:rsidP="00BC1B1B" w:rsidRDefault="00BC1B1B" w14:paraId="5BE3C50F"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3.48</w:t>
            </w:r>
          </w:p>
        </w:tc>
        <w:tc>
          <w:tcPr>
            <w:tcW w:w="0" w:type="auto"/>
            <w:hideMark/>
          </w:tcPr>
          <w:p w:rsidRPr="00BC1B1B" w:rsidR="00BC1B1B" w:rsidP="00BC1B1B" w:rsidRDefault="00BC1B1B" w14:paraId="4C0BBDD8"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0.0061</w:t>
            </w:r>
          </w:p>
        </w:tc>
        <w:tc>
          <w:tcPr>
            <w:tcW w:w="0" w:type="auto"/>
            <w:hideMark/>
          </w:tcPr>
          <w:p w:rsidRPr="00BC1B1B" w:rsidR="00BC1B1B" w:rsidP="00BC1B1B" w:rsidRDefault="00BC1B1B" w14:paraId="797EE8CC"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Pr="00BC1B1B" w:rsidR="00BC1B1B" w:rsidTr="00A554E3" w14:paraId="2F7979A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1F3D241F"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Attention_to_Others</w:t>
            </w:r>
          </w:p>
        </w:tc>
        <w:tc>
          <w:tcPr>
            <w:tcW w:w="0" w:type="auto"/>
            <w:hideMark/>
          </w:tcPr>
          <w:p w:rsidRPr="00BC1B1B" w:rsidR="00BC1B1B" w:rsidP="00BC1B1B" w:rsidRDefault="00BC1B1B" w14:paraId="079F6E2A"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3.10</w:t>
            </w:r>
          </w:p>
        </w:tc>
        <w:tc>
          <w:tcPr>
            <w:tcW w:w="0" w:type="auto"/>
            <w:hideMark/>
          </w:tcPr>
          <w:p w:rsidRPr="00BC1B1B" w:rsidR="00BC1B1B" w:rsidP="00BC1B1B" w:rsidRDefault="00BC1B1B" w14:paraId="0A51FDE1"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2.00</w:t>
            </w:r>
          </w:p>
        </w:tc>
        <w:tc>
          <w:tcPr>
            <w:tcW w:w="0" w:type="auto"/>
            <w:hideMark/>
          </w:tcPr>
          <w:p w:rsidRPr="00BC1B1B" w:rsidR="00BC1B1B" w:rsidP="00BC1B1B" w:rsidRDefault="00BC1B1B" w14:paraId="06855232"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1.10</w:t>
            </w:r>
          </w:p>
        </w:tc>
        <w:tc>
          <w:tcPr>
            <w:tcW w:w="0" w:type="auto"/>
            <w:hideMark/>
          </w:tcPr>
          <w:p w:rsidRPr="00BC1B1B" w:rsidR="00BC1B1B" w:rsidP="00BC1B1B" w:rsidRDefault="00BC1B1B" w14:paraId="43AEF725"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3.70</w:t>
            </w:r>
          </w:p>
        </w:tc>
        <w:tc>
          <w:tcPr>
            <w:tcW w:w="0" w:type="auto"/>
            <w:hideMark/>
          </w:tcPr>
          <w:p w:rsidRPr="00BC1B1B" w:rsidR="00BC1B1B" w:rsidP="00BC1B1B" w:rsidRDefault="00BC1B1B" w14:paraId="2A4C1C03"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0.0037</w:t>
            </w:r>
          </w:p>
        </w:tc>
        <w:tc>
          <w:tcPr>
            <w:tcW w:w="0" w:type="auto"/>
            <w:hideMark/>
          </w:tcPr>
          <w:p w:rsidRPr="00BC1B1B" w:rsidR="00BC1B1B" w:rsidP="00BC1B1B" w:rsidRDefault="00BC1B1B" w14:paraId="44DB6333"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Pr="00BC1B1B" w:rsidR="00BC1B1B" w:rsidTr="00A554E3" w14:paraId="60D20F0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623C4172"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Lack_Empl_Engagement</w:t>
            </w:r>
          </w:p>
        </w:tc>
        <w:tc>
          <w:tcPr>
            <w:tcW w:w="0" w:type="auto"/>
            <w:hideMark/>
          </w:tcPr>
          <w:p w:rsidRPr="00BC1B1B" w:rsidR="00BC1B1B" w:rsidP="00BC1B1B" w:rsidRDefault="00BC1B1B" w14:paraId="3CA7AD72"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3.18</w:t>
            </w:r>
          </w:p>
        </w:tc>
        <w:tc>
          <w:tcPr>
            <w:tcW w:w="0" w:type="auto"/>
            <w:hideMark/>
          </w:tcPr>
          <w:p w:rsidRPr="00BC1B1B" w:rsidR="00BC1B1B" w:rsidP="00BC1B1B" w:rsidRDefault="00BC1B1B" w14:paraId="07B5D1FF"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4.25</w:t>
            </w:r>
          </w:p>
        </w:tc>
        <w:tc>
          <w:tcPr>
            <w:tcW w:w="0" w:type="auto"/>
            <w:hideMark/>
          </w:tcPr>
          <w:p w:rsidRPr="00BC1B1B" w:rsidR="00BC1B1B" w:rsidP="00BC1B1B" w:rsidRDefault="00BC1B1B" w14:paraId="6545E679"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-1.07</w:t>
            </w:r>
          </w:p>
        </w:tc>
        <w:tc>
          <w:tcPr>
            <w:tcW w:w="0" w:type="auto"/>
            <w:hideMark/>
          </w:tcPr>
          <w:p w:rsidRPr="00BC1B1B" w:rsidR="00BC1B1B" w:rsidP="00BC1B1B" w:rsidRDefault="00BC1B1B" w14:paraId="45A78AB2"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-3.64</w:t>
            </w:r>
          </w:p>
        </w:tc>
        <w:tc>
          <w:tcPr>
            <w:tcW w:w="0" w:type="auto"/>
            <w:hideMark/>
          </w:tcPr>
          <w:p w:rsidRPr="00BC1B1B" w:rsidR="00BC1B1B" w:rsidP="00BC1B1B" w:rsidRDefault="00BC1B1B" w14:paraId="4780A73B"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0.0030</w:t>
            </w:r>
          </w:p>
        </w:tc>
        <w:tc>
          <w:tcPr>
            <w:tcW w:w="0" w:type="auto"/>
            <w:hideMark/>
          </w:tcPr>
          <w:p w:rsidRPr="00BC1B1B" w:rsidR="00BC1B1B" w:rsidP="00BC1B1B" w:rsidRDefault="00BC1B1B" w14:paraId="2D9C50BC"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Pr="00BC1B1B" w:rsidR="00BC1B1B" w:rsidTr="00A554E3" w14:paraId="0A56777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7596FAAB"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Coordination_Issues</w:t>
            </w:r>
          </w:p>
        </w:tc>
        <w:tc>
          <w:tcPr>
            <w:tcW w:w="0" w:type="auto"/>
            <w:hideMark/>
          </w:tcPr>
          <w:p w:rsidRPr="00BC1B1B" w:rsidR="00BC1B1B" w:rsidP="00BC1B1B" w:rsidRDefault="00BC1B1B" w14:paraId="3C1B79BE"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2.96</w:t>
            </w:r>
          </w:p>
        </w:tc>
        <w:tc>
          <w:tcPr>
            <w:tcW w:w="0" w:type="auto"/>
            <w:hideMark/>
          </w:tcPr>
          <w:p w:rsidRPr="00BC1B1B" w:rsidR="00BC1B1B" w:rsidP="00BC1B1B" w:rsidRDefault="00BC1B1B" w14:paraId="051A3F2D"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4.00</w:t>
            </w:r>
          </w:p>
        </w:tc>
        <w:tc>
          <w:tcPr>
            <w:tcW w:w="0" w:type="auto"/>
            <w:hideMark/>
          </w:tcPr>
          <w:p w:rsidRPr="00BC1B1B" w:rsidR="00BC1B1B" w:rsidP="00BC1B1B" w:rsidRDefault="00BC1B1B" w14:paraId="5AF649F5"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-1.04</w:t>
            </w:r>
          </w:p>
        </w:tc>
        <w:tc>
          <w:tcPr>
            <w:tcW w:w="0" w:type="auto"/>
            <w:hideMark/>
          </w:tcPr>
          <w:p w:rsidRPr="00BC1B1B" w:rsidR="00BC1B1B" w:rsidP="00BC1B1B" w:rsidRDefault="00BC1B1B" w14:paraId="35802714"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-3.44</w:t>
            </w:r>
          </w:p>
        </w:tc>
        <w:tc>
          <w:tcPr>
            <w:tcW w:w="0" w:type="auto"/>
            <w:hideMark/>
          </w:tcPr>
          <w:p w:rsidRPr="00BC1B1B" w:rsidR="00BC1B1B" w:rsidP="00BC1B1B" w:rsidRDefault="00BC1B1B" w14:paraId="1067F366"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0.0053</w:t>
            </w:r>
          </w:p>
        </w:tc>
        <w:tc>
          <w:tcPr>
            <w:tcW w:w="0" w:type="auto"/>
            <w:hideMark/>
          </w:tcPr>
          <w:p w:rsidRPr="00BC1B1B" w:rsidR="00BC1B1B" w:rsidP="00BC1B1B" w:rsidRDefault="00BC1B1B" w14:paraId="7EF14E51"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Pr="00BC1B1B" w:rsidR="00BC1B1B" w:rsidTr="00A554E3" w14:paraId="009F6C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32318B10"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Belonging</w:t>
            </w:r>
          </w:p>
        </w:tc>
        <w:tc>
          <w:tcPr>
            <w:tcW w:w="0" w:type="auto"/>
            <w:hideMark/>
          </w:tcPr>
          <w:p w:rsidRPr="00BC1B1B" w:rsidR="00BC1B1B" w:rsidP="00BC1B1B" w:rsidRDefault="00BC1B1B" w14:paraId="31B0AA33"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3.14</w:t>
            </w:r>
          </w:p>
        </w:tc>
        <w:tc>
          <w:tcPr>
            <w:tcW w:w="0" w:type="auto"/>
            <w:hideMark/>
          </w:tcPr>
          <w:p w:rsidRPr="00BC1B1B" w:rsidR="00BC1B1B" w:rsidP="00BC1B1B" w:rsidRDefault="00BC1B1B" w14:paraId="617E21A5"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2.12</w:t>
            </w:r>
          </w:p>
        </w:tc>
        <w:tc>
          <w:tcPr>
            <w:tcW w:w="0" w:type="auto"/>
            <w:hideMark/>
          </w:tcPr>
          <w:p w:rsidRPr="00BC1B1B" w:rsidR="00BC1B1B" w:rsidP="00BC1B1B" w:rsidRDefault="00BC1B1B" w14:paraId="3EDD9CD8"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1.02</w:t>
            </w:r>
          </w:p>
        </w:tc>
        <w:tc>
          <w:tcPr>
            <w:tcW w:w="0" w:type="auto"/>
            <w:hideMark/>
          </w:tcPr>
          <w:p w:rsidRPr="00BC1B1B" w:rsidR="00BC1B1B" w:rsidP="00BC1B1B" w:rsidRDefault="00BC1B1B" w14:paraId="56D6E581"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3.13</w:t>
            </w:r>
          </w:p>
        </w:tc>
        <w:tc>
          <w:tcPr>
            <w:tcW w:w="0" w:type="auto"/>
            <w:hideMark/>
          </w:tcPr>
          <w:p w:rsidRPr="00BC1B1B" w:rsidR="00BC1B1B" w:rsidP="00BC1B1B" w:rsidRDefault="00BC1B1B" w14:paraId="0D2F7A4E"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0.0104</w:t>
            </w:r>
          </w:p>
        </w:tc>
        <w:tc>
          <w:tcPr>
            <w:tcW w:w="0" w:type="auto"/>
            <w:hideMark/>
          </w:tcPr>
          <w:p w:rsidRPr="00BC1B1B" w:rsidR="00BC1B1B" w:rsidP="00BC1B1B" w:rsidRDefault="00BC1B1B" w14:paraId="7173C026"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Pr="00BC1B1B" w:rsidR="00BC1B1B" w:rsidTr="00A554E3" w14:paraId="63F310D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7F0DF218"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Shared_Leadership</w:t>
            </w:r>
          </w:p>
        </w:tc>
        <w:tc>
          <w:tcPr>
            <w:tcW w:w="0" w:type="auto"/>
            <w:hideMark/>
          </w:tcPr>
          <w:p w:rsidRPr="00BC1B1B" w:rsidR="00BC1B1B" w:rsidP="00BC1B1B" w:rsidRDefault="00BC1B1B" w14:paraId="550D84A5"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2.88</w:t>
            </w:r>
          </w:p>
        </w:tc>
        <w:tc>
          <w:tcPr>
            <w:tcW w:w="0" w:type="auto"/>
            <w:hideMark/>
          </w:tcPr>
          <w:p w:rsidRPr="00BC1B1B" w:rsidR="00BC1B1B" w:rsidP="00BC1B1B" w:rsidRDefault="00BC1B1B" w14:paraId="02A691FA"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3.88</w:t>
            </w:r>
          </w:p>
        </w:tc>
        <w:tc>
          <w:tcPr>
            <w:tcW w:w="0" w:type="auto"/>
            <w:hideMark/>
          </w:tcPr>
          <w:p w:rsidRPr="00BC1B1B" w:rsidR="00BC1B1B" w:rsidP="00BC1B1B" w:rsidRDefault="00BC1B1B" w14:paraId="4B3AC3BD"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-1.00</w:t>
            </w:r>
          </w:p>
        </w:tc>
        <w:tc>
          <w:tcPr>
            <w:tcW w:w="0" w:type="auto"/>
            <w:hideMark/>
          </w:tcPr>
          <w:p w:rsidRPr="00BC1B1B" w:rsidR="00BC1B1B" w:rsidP="00BC1B1B" w:rsidRDefault="00BC1B1B" w14:paraId="2874120A"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-5.82</w:t>
            </w:r>
          </w:p>
        </w:tc>
        <w:tc>
          <w:tcPr>
            <w:tcW w:w="0" w:type="auto"/>
            <w:hideMark/>
          </w:tcPr>
          <w:p w:rsidRPr="00BC1B1B" w:rsidR="00BC1B1B" w:rsidP="00BC1B1B" w:rsidRDefault="00BC1B1B" w14:paraId="07E4D517"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0.0000</w:t>
            </w:r>
          </w:p>
        </w:tc>
        <w:tc>
          <w:tcPr>
            <w:tcW w:w="0" w:type="auto"/>
            <w:hideMark/>
          </w:tcPr>
          <w:p w:rsidRPr="00BC1B1B" w:rsidR="00BC1B1B" w:rsidP="00BC1B1B" w:rsidRDefault="00BC1B1B" w14:paraId="70CF8375"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Pr="00BC1B1B" w:rsidR="00BC1B1B" w:rsidTr="00A554E3" w14:paraId="50D55E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7EDB0E1B"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Communication_Issues</w:t>
            </w:r>
          </w:p>
        </w:tc>
        <w:tc>
          <w:tcPr>
            <w:tcW w:w="0" w:type="auto"/>
            <w:hideMark/>
          </w:tcPr>
          <w:p w:rsidRPr="00BC1B1B" w:rsidR="00BC1B1B" w:rsidP="00BC1B1B" w:rsidRDefault="00BC1B1B" w14:paraId="34B90C82"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3.31</w:t>
            </w:r>
          </w:p>
        </w:tc>
        <w:tc>
          <w:tcPr>
            <w:tcW w:w="0" w:type="auto"/>
            <w:hideMark/>
          </w:tcPr>
          <w:p w:rsidRPr="00BC1B1B" w:rsidR="00BC1B1B" w:rsidP="00BC1B1B" w:rsidRDefault="00BC1B1B" w14:paraId="3A21A3E1"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4.25</w:t>
            </w:r>
          </w:p>
        </w:tc>
        <w:tc>
          <w:tcPr>
            <w:tcW w:w="0" w:type="auto"/>
            <w:hideMark/>
          </w:tcPr>
          <w:p w:rsidRPr="00BC1B1B" w:rsidR="00BC1B1B" w:rsidP="00BC1B1B" w:rsidRDefault="00BC1B1B" w14:paraId="3798C19C"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-0.94</w:t>
            </w:r>
          </w:p>
        </w:tc>
        <w:tc>
          <w:tcPr>
            <w:tcW w:w="0" w:type="auto"/>
            <w:hideMark/>
          </w:tcPr>
          <w:p w:rsidRPr="00BC1B1B" w:rsidR="00BC1B1B" w:rsidP="00BC1B1B" w:rsidRDefault="00BC1B1B" w14:paraId="7A485376"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-4.55</w:t>
            </w:r>
          </w:p>
        </w:tc>
        <w:tc>
          <w:tcPr>
            <w:tcW w:w="0" w:type="auto"/>
            <w:hideMark/>
          </w:tcPr>
          <w:p w:rsidRPr="00BC1B1B" w:rsidR="00BC1B1B" w:rsidP="00BC1B1B" w:rsidRDefault="00BC1B1B" w14:paraId="43B6D53F"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0.0003</w:t>
            </w:r>
          </w:p>
        </w:tc>
        <w:tc>
          <w:tcPr>
            <w:tcW w:w="0" w:type="auto"/>
            <w:hideMark/>
          </w:tcPr>
          <w:p w:rsidRPr="00BC1B1B" w:rsidR="00BC1B1B" w:rsidP="00BC1B1B" w:rsidRDefault="00BC1B1B" w14:paraId="581FA3A2"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Pr="00BC1B1B" w:rsidR="00BC1B1B" w:rsidTr="00A554E3" w14:paraId="794F5B2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248C07B9"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Collab_Betw_TeamMembers</w:t>
            </w:r>
          </w:p>
        </w:tc>
        <w:tc>
          <w:tcPr>
            <w:tcW w:w="0" w:type="auto"/>
            <w:hideMark/>
          </w:tcPr>
          <w:p w:rsidRPr="00BC1B1B" w:rsidR="00BC1B1B" w:rsidP="00BC1B1B" w:rsidRDefault="00BC1B1B" w14:paraId="2B111056"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3.00</w:t>
            </w:r>
          </w:p>
        </w:tc>
        <w:tc>
          <w:tcPr>
            <w:tcW w:w="0" w:type="auto"/>
            <w:hideMark/>
          </w:tcPr>
          <w:p w:rsidRPr="00BC1B1B" w:rsidR="00BC1B1B" w:rsidP="00BC1B1B" w:rsidRDefault="00BC1B1B" w14:paraId="48AC7BB3"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3.88</w:t>
            </w:r>
          </w:p>
        </w:tc>
        <w:tc>
          <w:tcPr>
            <w:tcW w:w="0" w:type="auto"/>
            <w:hideMark/>
          </w:tcPr>
          <w:p w:rsidRPr="00BC1B1B" w:rsidR="00BC1B1B" w:rsidP="00BC1B1B" w:rsidRDefault="00BC1B1B" w14:paraId="1C124E4F"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-0.88</w:t>
            </w:r>
          </w:p>
        </w:tc>
        <w:tc>
          <w:tcPr>
            <w:tcW w:w="0" w:type="auto"/>
            <w:hideMark/>
          </w:tcPr>
          <w:p w:rsidRPr="00BC1B1B" w:rsidR="00BC1B1B" w:rsidP="00BC1B1B" w:rsidRDefault="00BC1B1B" w14:paraId="0552DCBB"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-4.78</w:t>
            </w:r>
          </w:p>
        </w:tc>
        <w:tc>
          <w:tcPr>
            <w:tcW w:w="0" w:type="auto"/>
            <w:hideMark/>
          </w:tcPr>
          <w:p w:rsidRPr="00BC1B1B" w:rsidR="00BC1B1B" w:rsidP="00BC1B1B" w:rsidRDefault="00BC1B1B" w14:paraId="56EAB5F8"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0.0001</w:t>
            </w:r>
          </w:p>
        </w:tc>
        <w:tc>
          <w:tcPr>
            <w:tcW w:w="0" w:type="auto"/>
            <w:hideMark/>
          </w:tcPr>
          <w:p w:rsidRPr="00BC1B1B" w:rsidR="00BC1B1B" w:rsidP="00BC1B1B" w:rsidRDefault="00BC1B1B" w14:paraId="0553C23D"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Pr="00BC1B1B" w:rsidR="00BC1B1B" w:rsidTr="00A554E3" w14:paraId="24AB7E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7468BB76"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Frustration</w:t>
            </w:r>
          </w:p>
        </w:tc>
        <w:tc>
          <w:tcPr>
            <w:tcW w:w="0" w:type="auto"/>
            <w:hideMark/>
          </w:tcPr>
          <w:p w:rsidRPr="00BC1B1B" w:rsidR="00BC1B1B" w:rsidP="00BC1B1B" w:rsidRDefault="00BC1B1B" w14:paraId="70EC850A"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2.65</w:t>
            </w:r>
          </w:p>
        </w:tc>
        <w:tc>
          <w:tcPr>
            <w:tcW w:w="0" w:type="auto"/>
            <w:hideMark/>
          </w:tcPr>
          <w:p w:rsidRPr="00BC1B1B" w:rsidR="00BC1B1B" w:rsidP="00BC1B1B" w:rsidRDefault="00BC1B1B" w14:paraId="3CB8D57B"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3.50</w:t>
            </w:r>
          </w:p>
        </w:tc>
        <w:tc>
          <w:tcPr>
            <w:tcW w:w="0" w:type="auto"/>
            <w:hideMark/>
          </w:tcPr>
          <w:p w:rsidRPr="00BC1B1B" w:rsidR="00BC1B1B" w:rsidP="00BC1B1B" w:rsidRDefault="00BC1B1B" w14:paraId="19E2AB79"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-0.85</w:t>
            </w:r>
          </w:p>
        </w:tc>
        <w:tc>
          <w:tcPr>
            <w:tcW w:w="0" w:type="auto"/>
            <w:hideMark/>
          </w:tcPr>
          <w:p w:rsidRPr="00BC1B1B" w:rsidR="00BC1B1B" w:rsidP="00BC1B1B" w:rsidRDefault="00BC1B1B" w14:paraId="27D907FE"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-2.81</w:t>
            </w:r>
          </w:p>
        </w:tc>
        <w:tc>
          <w:tcPr>
            <w:tcW w:w="0" w:type="auto"/>
            <w:hideMark/>
          </w:tcPr>
          <w:p w:rsidRPr="00BC1B1B" w:rsidR="00BC1B1B" w:rsidP="00BC1B1B" w:rsidRDefault="00BC1B1B" w14:paraId="4C14563E"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0.0167</w:t>
            </w:r>
          </w:p>
        </w:tc>
        <w:tc>
          <w:tcPr>
            <w:tcW w:w="0" w:type="auto"/>
            <w:hideMark/>
          </w:tcPr>
          <w:p w:rsidRPr="00BC1B1B" w:rsidR="00BC1B1B" w:rsidP="00BC1B1B" w:rsidRDefault="00BC1B1B" w14:paraId="433D607D"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Pr="00BC1B1B" w:rsidR="00BC1B1B" w:rsidTr="00A554E3" w14:paraId="29C69C3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622819A0"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ProjectMgmt_Problems</w:t>
            </w:r>
          </w:p>
        </w:tc>
        <w:tc>
          <w:tcPr>
            <w:tcW w:w="0" w:type="auto"/>
            <w:hideMark/>
          </w:tcPr>
          <w:p w:rsidRPr="00BC1B1B" w:rsidR="00BC1B1B" w:rsidP="00BC1B1B" w:rsidRDefault="00BC1B1B" w14:paraId="376BFA59"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2.80</w:t>
            </w:r>
          </w:p>
        </w:tc>
        <w:tc>
          <w:tcPr>
            <w:tcW w:w="0" w:type="auto"/>
            <w:hideMark/>
          </w:tcPr>
          <w:p w:rsidRPr="00BC1B1B" w:rsidR="00BC1B1B" w:rsidP="00BC1B1B" w:rsidRDefault="00BC1B1B" w14:paraId="446FFF66"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3.62</w:t>
            </w:r>
          </w:p>
        </w:tc>
        <w:tc>
          <w:tcPr>
            <w:tcW w:w="0" w:type="auto"/>
            <w:hideMark/>
          </w:tcPr>
          <w:p w:rsidRPr="00BC1B1B" w:rsidR="00BC1B1B" w:rsidP="00BC1B1B" w:rsidRDefault="00BC1B1B" w14:paraId="17A5C872"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-0.83</w:t>
            </w:r>
          </w:p>
        </w:tc>
        <w:tc>
          <w:tcPr>
            <w:tcW w:w="0" w:type="auto"/>
            <w:hideMark/>
          </w:tcPr>
          <w:p w:rsidRPr="00BC1B1B" w:rsidR="00BC1B1B" w:rsidP="00BC1B1B" w:rsidRDefault="00BC1B1B" w14:paraId="4E076F77"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-3.86</w:t>
            </w:r>
          </w:p>
        </w:tc>
        <w:tc>
          <w:tcPr>
            <w:tcW w:w="0" w:type="auto"/>
            <w:hideMark/>
          </w:tcPr>
          <w:p w:rsidRPr="00BC1B1B" w:rsidR="00BC1B1B" w:rsidP="00BC1B1B" w:rsidRDefault="00BC1B1B" w14:paraId="0E4C0EF6"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0.0020</w:t>
            </w:r>
          </w:p>
        </w:tc>
        <w:tc>
          <w:tcPr>
            <w:tcW w:w="0" w:type="auto"/>
            <w:hideMark/>
          </w:tcPr>
          <w:p w:rsidRPr="00BC1B1B" w:rsidR="00BC1B1B" w:rsidP="00BC1B1B" w:rsidRDefault="00BC1B1B" w14:paraId="16E6A7F8"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Pr="00BC1B1B" w:rsidR="00BC1B1B" w:rsidTr="00A554E3" w14:paraId="4EF707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436338D4"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Personal_Relationships</w:t>
            </w:r>
          </w:p>
        </w:tc>
        <w:tc>
          <w:tcPr>
            <w:tcW w:w="0" w:type="auto"/>
            <w:hideMark/>
          </w:tcPr>
          <w:p w:rsidRPr="00BC1B1B" w:rsidR="00BC1B1B" w:rsidP="00BC1B1B" w:rsidRDefault="00BC1B1B" w14:paraId="5087F0DC"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2.41</w:t>
            </w:r>
          </w:p>
        </w:tc>
        <w:tc>
          <w:tcPr>
            <w:tcW w:w="0" w:type="auto"/>
            <w:hideMark/>
          </w:tcPr>
          <w:p w:rsidRPr="00BC1B1B" w:rsidR="00BC1B1B" w:rsidP="00BC1B1B" w:rsidRDefault="00BC1B1B" w14:paraId="0A300B95"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1.62</w:t>
            </w:r>
          </w:p>
        </w:tc>
        <w:tc>
          <w:tcPr>
            <w:tcW w:w="0" w:type="auto"/>
            <w:hideMark/>
          </w:tcPr>
          <w:p w:rsidRPr="00BC1B1B" w:rsidR="00BC1B1B" w:rsidP="00BC1B1B" w:rsidRDefault="00BC1B1B" w14:paraId="7038F691"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0.78</w:t>
            </w:r>
          </w:p>
        </w:tc>
        <w:tc>
          <w:tcPr>
            <w:tcW w:w="0" w:type="auto"/>
            <w:hideMark/>
          </w:tcPr>
          <w:p w:rsidRPr="00BC1B1B" w:rsidR="00BC1B1B" w:rsidP="00BC1B1B" w:rsidRDefault="00BC1B1B" w14:paraId="545815A8"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3.40</w:t>
            </w:r>
          </w:p>
        </w:tc>
        <w:tc>
          <w:tcPr>
            <w:tcW w:w="0" w:type="auto"/>
            <w:hideMark/>
          </w:tcPr>
          <w:p w:rsidRPr="00BC1B1B" w:rsidR="00BC1B1B" w:rsidP="00BC1B1B" w:rsidRDefault="00BC1B1B" w14:paraId="5243A6F8"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0.0035</w:t>
            </w:r>
          </w:p>
        </w:tc>
        <w:tc>
          <w:tcPr>
            <w:tcW w:w="0" w:type="auto"/>
            <w:hideMark/>
          </w:tcPr>
          <w:p w:rsidRPr="00BC1B1B" w:rsidR="00BC1B1B" w:rsidP="00BC1B1B" w:rsidRDefault="00BC1B1B" w14:paraId="0869693D"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Pr="00BC1B1B" w:rsidR="00BC1B1B" w:rsidTr="00A554E3" w14:paraId="5A21E93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75DEF885"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Tasks_assignment</w:t>
            </w:r>
          </w:p>
        </w:tc>
        <w:tc>
          <w:tcPr>
            <w:tcW w:w="0" w:type="auto"/>
            <w:hideMark/>
          </w:tcPr>
          <w:p w:rsidRPr="00BC1B1B" w:rsidR="00BC1B1B" w:rsidP="00BC1B1B" w:rsidRDefault="00BC1B1B" w14:paraId="05F0FC55"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3.31</w:t>
            </w:r>
          </w:p>
        </w:tc>
        <w:tc>
          <w:tcPr>
            <w:tcW w:w="0" w:type="auto"/>
            <w:hideMark/>
          </w:tcPr>
          <w:p w:rsidRPr="00BC1B1B" w:rsidR="00BC1B1B" w:rsidP="00BC1B1B" w:rsidRDefault="00BC1B1B" w14:paraId="090CFFA8"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2.62</w:t>
            </w:r>
          </w:p>
        </w:tc>
        <w:tc>
          <w:tcPr>
            <w:tcW w:w="0" w:type="auto"/>
            <w:hideMark/>
          </w:tcPr>
          <w:p w:rsidRPr="00BC1B1B" w:rsidR="00BC1B1B" w:rsidP="00BC1B1B" w:rsidRDefault="00BC1B1B" w14:paraId="52B87B0A"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0.68</w:t>
            </w:r>
          </w:p>
        </w:tc>
        <w:tc>
          <w:tcPr>
            <w:tcW w:w="0" w:type="auto"/>
            <w:hideMark/>
          </w:tcPr>
          <w:p w:rsidRPr="00BC1B1B" w:rsidR="00BC1B1B" w:rsidP="00BC1B1B" w:rsidRDefault="00BC1B1B" w14:paraId="0A551284"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2.35</w:t>
            </w:r>
          </w:p>
        </w:tc>
        <w:tc>
          <w:tcPr>
            <w:tcW w:w="0" w:type="auto"/>
            <w:hideMark/>
          </w:tcPr>
          <w:p w:rsidRPr="00BC1B1B" w:rsidR="00BC1B1B" w:rsidP="00BC1B1B" w:rsidRDefault="00BC1B1B" w14:paraId="7CB40A4C"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0.0400</w:t>
            </w:r>
          </w:p>
        </w:tc>
        <w:tc>
          <w:tcPr>
            <w:tcW w:w="0" w:type="auto"/>
            <w:hideMark/>
          </w:tcPr>
          <w:p w:rsidRPr="00BC1B1B" w:rsidR="00BC1B1B" w:rsidP="00BC1B1B" w:rsidRDefault="00BC1B1B" w14:paraId="21FBF63B"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Pr="00BC1B1B" w:rsidR="00BC1B1B" w:rsidTr="00A554E3" w14:paraId="4B576E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61FC83CC"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Leadership_Problems</w:t>
            </w:r>
          </w:p>
        </w:tc>
        <w:tc>
          <w:tcPr>
            <w:tcW w:w="0" w:type="auto"/>
            <w:hideMark/>
          </w:tcPr>
          <w:p w:rsidRPr="00BC1B1B" w:rsidR="00BC1B1B" w:rsidP="00BC1B1B" w:rsidRDefault="00BC1B1B" w14:paraId="2F591861"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3.20</w:t>
            </w:r>
          </w:p>
        </w:tc>
        <w:tc>
          <w:tcPr>
            <w:tcW w:w="0" w:type="auto"/>
            <w:hideMark/>
          </w:tcPr>
          <w:p w:rsidRPr="00BC1B1B" w:rsidR="00BC1B1B" w:rsidP="00BC1B1B" w:rsidRDefault="00BC1B1B" w14:paraId="080910F7"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3.88</w:t>
            </w:r>
          </w:p>
        </w:tc>
        <w:tc>
          <w:tcPr>
            <w:tcW w:w="0" w:type="auto"/>
            <w:hideMark/>
          </w:tcPr>
          <w:p w:rsidRPr="00BC1B1B" w:rsidR="00BC1B1B" w:rsidP="00BC1B1B" w:rsidRDefault="00BC1B1B" w14:paraId="5EDC9165"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-0.67</w:t>
            </w:r>
          </w:p>
        </w:tc>
        <w:tc>
          <w:tcPr>
            <w:tcW w:w="0" w:type="auto"/>
            <w:hideMark/>
          </w:tcPr>
          <w:p w:rsidRPr="00BC1B1B" w:rsidR="00BC1B1B" w:rsidP="00BC1B1B" w:rsidRDefault="00BC1B1B" w14:paraId="4EC2BC56"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-2.74</w:t>
            </w:r>
          </w:p>
        </w:tc>
        <w:tc>
          <w:tcPr>
            <w:tcW w:w="0" w:type="auto"/>
            <w:hideMark/>
          </w:tcPr>
          <w:p w:rsidRPr="00BC1B1B" w:rsidR="00BC1B1B" w:rsidP="00BC1B1B" w:rsidRDefault="00BC1B1B" w14:paraId="1FC0179F"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0.0217</w:t>
            </w:r>
          </w:p>
        </w:tc>
        <w:tc>
          <w:tcPr>
            <w:tcW w:w="0" w:type="auto"/>
            <w:hideMark/>
          </w:tcPr>
          <w:p w:rsidRPr="00BC1B1B" w:rsidR="00BC1B1B" w:rsidP="00BC1B1B" w:rsidRDefault="00BC1B1B" w14:paraId="2756E337"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Pr="00BC1B1B" w:rsidR="00BC1B1B" w:rsidTr="00A554E3" w14:paraId="167160C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74299858"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Knowledge_Exchange</w:t>
            </w:r>
          </w:p>
        </w:tc>
        <w:tc>
          <w:tcPr>
            <w:tcW w:w="0" w:type="auto"/>
            <w:hideMark/>
          </w:tcPr>
          <w:p w:rsidRPr="00BC1B1B" w:rsidR="00BC1B1B" w:rsidP="00BC1B1B" w:rsidRDefault="00BC1B1B" w14:paraId="7AC6616D"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2.90</w:t>
            </w:r>
          </w:p>
        </w:tc>
        <w:tc>
          <w:tcPr>
            <w:tcW w:w="0" w:type="auto"/>
            <w:hideMark/>
          </w:tcPr>
          <w:p w:rsidRPr="00BC1B1B" w:rsidR="00BC1B1B" w:rsidP="00BC1B1B" w:rsidRDefault="00BC1B1B" w14:paraId="27947D5F"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2.25</w:t>
            </w:r>
          </w:p>
        </w:tc>
        <w:tc>
          <w:tcPr>
            <w:tcW w:w="0" w:type="auto"/>
            <w:hideMark/>
          </w:tcPr>
          <w:p w:rsidRPr="00BC1B1B" w:rsidR="00BC1B1B" w:rsidP="00BC1B1B" w:rsidRDefault="00BC1B1B" w14:paraId="069A7936"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0.65</w:t>
            </w:r>
          </w:p>
        </w:tc>
        <w:tc>
          <w:tcPr>
            <w:tcW w:w="0" w:type="auto"/>
            <w:hideMark/>
          </w:tcPr>
          <w:p w:rsidRPr="00BC1B1B" w:rsidR="00BC1B1B" w:rsidP="00BC1B1B" w:rsidRDefault="00BC1B1B" w14:paraId="6F28BBF8"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3.12</w:t>
            </w:r>
          </w:p>
        </w:tc>
        <w:tc>
          <w:tcPr>
            <w:tcW w:w="0" w:type="auto"/>
            <w:hideMark/>
          </w:tcPr>
          <w:p w:rsidRPr="00BC1B1B" w:rsidR="00BC1B1B" w:rsidP="00BC1B1B" w:rsidRDefault="00BC1B1B" w14:paraId="08C01182"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0.0062</w:t>
            </w:r>
          </w:p>
        </w:tc>
        <w:tc>
          <w:tcPr>
            <w:tcW w:w="0" w:type="auto"/>
            <w:hideMark/>
          </w:tcPr>
          <w:p w:rsidRPr="00BC1B1B" w:rsidR="00BC1B1B" w:rsidP="00BC1B1B" w:rsidRDefault="00BC1B1B" w14:paraId="4B6C57CE"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Pr="00BC1B1B" w:rsidR="00BC1B1B" w:rsidTr="00A554E3" w14:paraId="5B9072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169AEEE4"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Confidence_Betw_TeamMembers</w:t>
            </w:r>
          </w:p>
        </w:tc>
        <w:tc>
          <w:tcPr>
            <w:tcW w:w="0" w:type="auto"/>
            <w:hideMark/>
          </w:tcPr>
          <w:p w:rsidRPr="00BC1B1B" w:rsidR="00BC1B1B" w:rsidP="00BC1B1B" w:rsidRDefault="00BC1B1B" w14:paraId="50CB5B92"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3.35</w:t>
            </w:r>
          </w:p>
        </w:tc>
        <w:tc>
          <w:tcPr>
            <w:tcW w:w="0" w:type="auto"/>
            <w:hideMark/>
          </w:tcPr>
          <w:p w:rsidRPr="00BC1B1B" w:rsidR="00BC1B1B" w:rsidP="00BC1B1B" w:rsidRDefault="00BC1B1B" w14:paraId="2484D977"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4.00</w:t>
            </w:r>
          </w:p>
        </w:tc>
        <w:tc>
          <w:tcPr>
            <w:tcW w:w="0" w:type="auto"/>
            <w:hideMark/>
          </w:tcPr>
          <w:p w:rsidRPr="00BC1B1B" w:rsidR="00BC1B1B" w:rsidP="00BC1B1B" w:rsidRDefault="00BC1B1B" w14:paraId="17977383"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-0.65</w:t>
            </w:r>
          </w:p>
        </w:tc>
        <w:tc>
          <w:tcPr>
            <w:tcW w:w="0" w:type="auto"/>
            <w:hideMark/>
          </w:tcPr>
          <w:p w:rsidRPr="00BC1B1B" w:rsidR="00BC1B1B" w:rsidP="00BC1B1B" w:rsidRDefault="00BC1B1B" w14:paraId="283734CB"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-2.67</w:t>
            </w:r>
          </w:p>
        </w:tc>
        <w:tc>
          <w:tcPr>
            <w:tcW w:w="0" w:type="auto"/>
            <w:hideMark/>
          </w:tcPr>
          <w:p w:rsidRPr="00BC1B1B" w:rsidR="00BC1B1B" w:rsidP="00BC1B1B" w:rsidRDefault="00BC1B1B" w14:paraId="68F11F2B"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0.0155</w:t>
            </w:r>
          </w:p>
        </w:tc>
        <w:tc>
          <w:tcPr>
            <w:tcW w:w="0" w:type="auto"/>
            <w:hideMark/>
          </w:tcPr>
          <w:p w:rsidRPr="00BC1B1B" w:rsidR="00BC1B1B" w:rsidP="00BC1B1B" w:rsidRDefault="00BC1B1B" w14:paraId="0545A325"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Pr="00BC1B1B" w:rsidR="00BC1B1B" w:rsidTr="00A554E3" w14:paraId="7435678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4F92AF58"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Communication_With_Boss</w:t>
            </w:r>
          </w:p>
        </w:tc>
        <w:tc>
          <w:tcPr>
            <w:tcW w:w="0" w:type="auto"/>
            <w:hideMark/>
          </w:tcPr>
          <w:p w:rsidRPr="00BC1B1B" w:rsidR="00BC1B1B" w:rsidP="00BC1B1B" w:rsidRDefault="00BC1B1B" w14:paraId="495DABDE"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2.94</w:t>
            </w:r>
          </w:p>
        </w:tc>
        <w:tc>
          <w:tcPr>
            <w:tcW w:w="0" w:type="auto"/>
            <w:hideMark/>
          </w:tcPr>
          <w:p w:rsidRPr="00BC1B1B" w:rsidR="00BC1B1B" w:rsidP="00BC1B1B" w:rsidRDefault="00BC1B1B" w14:paraId="299748E1"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2.38</w:t>
            </w:r>
          </w:p>
        </w:tc>
        <w:tc>
          <w:tcPr>
            <w:tcW w:w="0" w:type="auto"/>
            <w:hideMark/>
          </w:tcPr>
          <w:p w:rsidRPr="00BC1B1B" w:rsidR="00BC1B1B" w:rsidP="00BC1B1B" w:rsidRDefault="00BC1B1B" w14:paraId="2BD3A26D"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0.56</w:t>
            </w:r>
          </w:p>
        </w:tc>
        <w:tc>
          <w:tcPr>
            <w:tcW w:w="0" w:type="auto"/>
            <w:hideMark/>
          </w:tcPr>
          <w:p w:rsidRPr="00BC1B1B" w:rsidR="00BC1B1B" w:rsidP="00BC1B1B" w:rsidRDefault="00BC1B1B" w14:paraId="710AFC66"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2.59</w:t>
            </w:r>
          </w:p>
        </w:tc>
        <w:tc>
          <w:tcPr>
            <w:tcW w:w="0" w:type="auto"/>
            <w:hideMark/>
          </w:tcPr>
          <w:p w:rsidRPr="00BC1B1B" w:rsidR="00BC1B1B" w:rsidP="00BC1B1B" w:rsidRDefault="00BC1B1B" w14:paraId="4D81B5DD"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0.0217</w:t>
            </w:r>
          </w:p>
        </w:tc>
        <w:tc>
          <w:tcPr>
            <w:tcW w:w="0" w:type="auto"/>
            <w:hideMark/>
          </w:tcPr>
          <w:p w:rsidRPr="00BC1B1B" w:rsidR="00BC1B1B" w:rsidP="00BC1B1B" w:rsidRDefault="00BC1B1B" w14:paraId="042AACD7"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Pr="00BC1B1B" w:rsidR="00BC1B1B" w:rsidTr="00A554E3" w14:paraId="038B7B7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3FD0B0EE"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Task_Pressure</w:t>
            </w:r>
          </w:p>
        </w:tc>
        <w:tc>
          <w:tcPr>
            <w:tcW w:w="0" w:type="auto"/>
            <w:hideMark/>
          </w:tcPr>
          <w:p w:rsidRPr="00BC1B1B" w:rsidR="00BC1B1B" w:rsidP="00BC1B1B" w:rsidRDefault="00BC1B1B" w14:paraId="4420780C"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3.00</w:t>
            </w:r>
          </w:p>
        </w:tc>
        <w:tc>
          <w:tcPr>
            <w:tcW w:w="0" w:type="auto"/>
            <w:hideMark/>
          </w:tcPr>
          <w:p w:rsidRPr="00BC1B1B" w:rsidR="00BC1B1B" w:rsidP="00BC1B1B" w:rsidRDefault="00BC1B1B" w14:paraId="2CAA392E"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3.50</w:t>
            </w:r>
          </w:p>
        </w:tc>
        <w:tc>
          <w:tcPr>
            <w:tcW w:w="0" w:type="auto"/>
            <w:hideMark/>
          </w:tcPr>
          <w:p w:rsidRPr="00BC1B1B" w:rsidR="00BC1B1B" w:rsidP="00BC1B1B" w:rsidRDefault="00BC1B1B" w14:paraId="196064DE"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-0.50</w:t>
            </w:r>
          </w:p>
        </w:tc>
        <w:tc>
          <w:tcPr>
            <w:tcW w:w="0" w:type="auto"/>
            <w:hideMark/>
          </w:tcPr>
          <w:p w:rsidRPr="00BC1B1B" w:rsidR="00BC1B1B" w:rsidP="00BC1B1B" w:rsidRDefault="00BC1B1B" w14:paraId="220A533F"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-2.16</w:t>
            </w:r>
          </w:p>
        </w:tc>
        <w:tc>
          <w:tcPr>
            <w:tcW w:w="0" w:type="auto"/>
            <w:hideMark/>
          </w:tcPr>
          <w:p w:rsidRPr="00BC1B1B" w:rsidR="00BC1B1B" w:rsidP="00BC1B1B" w:rsidRDefault="00BC1B1B" w14:paraId="01284D04"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0.0471</w:t>
            </w:r>
          </w:p>
        </w:tc>
        <w:tc>
          <w:tcPr>
            <w:tcW w:w="0" w:type="auto"/>
            <w:hideMark/>
          </w:tcPr>
          <w:p w:rsidRPr="00BC1B1B" w:rsidR="00BC1B1B" w:rsidP="00BC1B1B" w:rsidRDefault="00BC1B1B" w14:paraId="021F3D9E"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Pr="00BC1B1B" w:rsidR="00BC1B1B" w:rsidTr="00A554E3" w14:paraId="7CAEB10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190D4C61"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Company_Appreciation</w:t>
            </w:r>
          </w:p>
        </w:tc>
        <w:tc>
          <w:tcPr>
            <w:tcW w:w="0" w:type="auto"/>
            <w:hideMark/>
          </w:tcPr>
          <w:p w:rsidRPr="00BC1B1B" w:rsidR="00BC1B1B" w:rsidP="00BC1B1B" w:rsidRDefault="00BC1B1B" w14:paraId="2E37E7E6"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3.10</w:t>
            </w:r>
          </w:p>
        </w:tc>
        <w:tc>
          <w:tcPr>
            <w:tcW w:w="0" w:type="auto"/>
            <w:hideMark/>
          </w:tcPr>
          <w:p w:rsidRPr="00BC1B1B" w:rsidR="00BC1B1B" w:rsidP="00BC1B1B" w:rsidRDefault="00BC1B1B" w14:paraId="31C827F1"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2.62</w:t>
            </w:r>
          </w:p>
        </w:tc>
        <w:tc>
          <w:tcPr>
            <w:tcW w:w="0" w:type="auto"/>
            <w:hideMark/>
          </w:tcPr>
          <w:p w:rsidRPr="00BC1B1B" w:rsidR="00BC1B1B" w:rsidP="00BC1B1B" w:rsidRDefault="00BC1B1B" w14:paraId="66B103AB"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0.48</w:t>
            </w:r>
          </w:p>
        </w:tc>
        <w:tc>
          <w:tcPr>
            <w:tcW w:w="0" w:type="auto"/>
            <w:hideMark/>
          </w:tcPr>
          <w:p w:rsidRPr="00BC1B1B" w:rsidR="00BC1B1B" w:rsidP="00BC1B1B" w:rsidRDefault="00BC1B1B" w14:paraId="2FE69D06"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2.28</w:t>
            </w:r>
          </w:p>
        </w:tc>
        <w:tc>
          <w:tcPr>
            <w:tcW w:w="0" w:type="auto"/>
            <w:hideMark/>
          </w:tcPr>
          <w:p w:rsidRPr="00BC1B1B" w:rsidR="00BC1B1B" w:rsidP="00BC1B1B" w:rsidRDefault="00BC1B1B" w14:paraId="3D22CA38"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0.0421</w:t>
            </w:r>
          </w:p>
        </w:tc>
        <w:tc>
          <w:tcPr>
            <w:tcW w:w="0" w:type="auto"/>
            <w:hideMark/>
          </w:tcPr>
          <w:p w:rsidRPr="00BC1B1B" w:rsidR="00BC1B1B" w:rsidP="00BC1B1B" w:rsidRDefault="00BC1B1B" w14:paraId="7AB4946A"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Pr="00BC1B1B" w:rsidR="00BC1B1B" w:rsidTr="00A554E3" w14:paraId="78964D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54CB1404"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Flexibility</w:t>
            </w:r>
          </w:p>
        </w:tc>
        <w:tc>
          <w:tcPr>
            <w:tcW w:w="0" w:type="auto"/>
            <w:hideMark/>
          </w:tcPr>
          <w:p w:rsidRPr="00BC1B1B" w:rsidR="00BC1B1B" w:rsidP="00BC1B1B" w:rsidRDefault="00BC1B1B" w14:paraId="0DCBC4A2"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4.47</w:t>
            </w:r>
          </w:p>
        </w:tc>
        <w:tc>
          <w:tcPr>
            <w:tcW w:w="0" w:type="auto"/>
            <w:hideMark/>
          </w:tcPr>
          <w:p w:rsidRPr="00BC1B1B" w:rsidR="00BC1B1B" w:rsidP="00BC1B1B" w:rsidRDefault="00BC1B1B" w14:paraId="5D4332E5"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4.12</w:t>
            </w:r>
          </w:p>
        </w:tc>
        <w:tc>
          <w:tcPr>
            <w:tcW w:w="0" w:type="auto"/>
            <w:hideMark/>
          </w:tcPr>
          <w:p w:rsidRPr="00BC1B1B" w:rsidR="00BC1B1B" w:rsidP="00BC1B1B" w:rsidRDefault="00BC1B1B" w14:paraId="7604764C"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0.34</w:t>
            </w:r>
          </w:p>
        </w:tc>
        <w:tc>
          <w:tcPr>
            <w:tcW w:w="0" w:type="auto"/>
            <w:hideMark/>
          </w:tcPr>
          <w:p w:rsidRPr="00BC1B1B" w:rsidR="00BC1B1B" w:rsidP="00BC1B1B" w:rsidRDefault="00BC1B1B" w14:paraId="243B2C29"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2.14</w:t>
            </w:r>
          </w:p>
        </w:tc>
        <w:tc>
          <w:tcPr>
            <w:tcW w:w="0" w:type="auto"/>
            <w:hideMark/>
          </w:tcPr>
          <w:p w:rsidRPr="00BC1B1B" w:rsidR="00BC1B1B" w:rsidP="00BC1B1B" w:rsidRDefault="00BC1B1B" w14:paraId="0D19DFC3"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0.0463</w:t>
            </w:r>
          </w:p>
        </w:tc>
        <w:tc>
          <w:tcPr>
            <w:tcW w:w="0" w:type="auto"/>
            <w:hideMark/>
          </w:tcPr>
          <w:p w:rsidRPr="00BC1B1B" w:rsidR="00BC1B1B" w:rsidP="00BC1B1B" w:rsidRDefault="00BC1B1B" w14:paraId="34A9FE87"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Pr="00BC1B1B" w:rsidR="00BC1B1B" w:rsidTr="00A554E3" w14:paraId="08B66BB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39353847"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Work_Enjoyment</w:t>
            </w:r>
          </w:p>
        </w:tc>
        <w:tc>
          <w:tcPr>
            <w:tcW w:w="0" w:type="auto"/>
            <w:hideMark/>
          </w:tcPr>
          <w:p w:rsidRPr="00BC1B1B" w:rsidR="00BC1B1B" w:rsidP="00BC1B1B" w:rsidRDefault="00BC1B1B" w14:paraId="49BCC958"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3.92</w:t>
            </w:r>
          </w:p>
        </w:tc>
        <w:tc>
          <w:tcPr>
            <w:tcW w:w="0" w:type="auto"/>
            <w:hideMark/>
          </w:tcPr>
          <w:p w:rsidRPr="00BC1B1B" w:rsidR="00BC1B1B" w:rsidP="00BC1B1B" w:rsidRDefault="00BC1B1B" w14:paraId="6A850EBB"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3.00</w:t>
            </w:r>
          </w:p>
        </w:tc>
        <w:tc>
          <w:tcPr>
            <w:tcW w:w="0" w:type="auto"/>
            <w:hideMark/>
          </w:tcPr>
          <w:p w:rsidRPr="00BC1B1B" w:rsidR="00BC1B1B" w:rsidP="00BC1B1B" w:rsidRDefault="00BC1B1B" w14:paraId="0D930D01"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0.92</w:t>
            </w:r>
          </w:p>
        </w:tc>
        <w:tc>
          <w:tcPr>
            <w:tcW w:w="0" w:type="auto"/>
            <w:hideMark/>
          </w:tcPr>
          <w:p w:rsidRPr="00BC1B1B" w:rsidR="00BC1B1B" w:rsidP="00BC1B1B" w:rsidRDefault="00BC1B1B" w14:paraId="5D669682"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1.90</w:t>
            </w:r>
          </w:p>
        </w:tc>
        <w:tc>
          <w:tcPr>
            <w:tcW w:w="0" w:type="auto"/>
            <w:hideMark/>
          </w:tcPr>
          <w:p w:rsidRPr="00BC1B1B" w:rsidR="00BC1B1B" w:rsidP="00BC1B1B" w:rsidRDefault="00BC1B1B" w14:paraId="43A8ED71"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0.0926</w:t>
            </w:r>
          </w:p>
        </w:tc>
        <w:tc>
          <w:tcPr>
            <w:tcW w:w="0" w:type="auto"/>
            <w:hideMark/>
          </w:tcPr>
          <w:p w:rsidRPr="00BC1B1B" w:rsidR="00BC1B1B" w:rsidP="00BC1B1B" w:rsidRDefault="00BC1B1B" w14:paraId="42A9D753"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Pr="00BC1B1B" w:rsidR="00BC1B1B" w:rsidTr="00A554E3" w14:paraId="3CF041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594FEA4E"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Creativity</w:t>
            </w:r>
          </w:p>
        </w:tc>
        <w:tc>
          <w:tcPr>
            <w:tcW w:w="0" w:type="auto"/>
            <w:hideMark/>
          </w:tcPr>
          <w:p w:rsidRPr="00BC1B1B" w:rsidR="00BC1B1B" w:rsidP="00BC1B1B" w:rsidRDefault="00BC1B1B" w14:paraId="69DC9876"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3.65</w:t>
            </w:r>
          </w:p>
        </w:tc>
        <w:tc>
          <w:tcPr>
            <w:tcW w:w="0" w:type="auto"/>
            <w:hideMark/>
          </w:tcPr>
          <w:p w:rsidRPr="00BC1B1B" w:rsidR="00BC1B1B" w:rsidP="00BC1B1B" w:rsidRDefault="00BC1B1B" w14:paraId="4ED1D6CF"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2.88</w:t>
            </w:r>
          </w:p>
        </w:tc>
        <w:tc>
          <w:tcPr>
            <w:tcW w:w="0" w:type="auto"/>
            <w:hideMark/>
          </w:tcPr>
          <w:p w:rsidRPr="00BC1B1B" w:rsidR="00BC1B1B" w:rsidP="00BC1B1B" w:rsidRDefault="00BC1B1B" w14:paraId="632AAB46"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0.78</w:t>
            </w:r>
          </w:p>
        </w:tc>
        <w:tc>
          <w:tcPr>
            <w:tcW w:w="0" w:type="auto"/>
            <w:hideMark/>
          </w:tcPr>
          <w:p w:rsidRPr="00BC1B1B" w:rsidR="00BC1B1B" w:rsidP="00BC1B1B" w:rsidRDefault="00BC1B1B" w14:paraId="76F981BB"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2.08</w:t>
            </w:r>
          </w:p>
        </w:tc>
        <w:tc>
          <w:tcPr>
            <w:tcW w:w="0" w:type="auto"/>
            <w:hideMark/>
          </w:tcPr>
          <w:p w:rsidRPr="00BC1B1B" w:rsidR="00BC1B1B" w:rsidP="00BC1B1B" w:rsidRDefault="00BC1B1B" w14:paraId="5CF2D2F3"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0.0668</w:t>
            </w:r>
          </w:p>
        </w:tc>
        <w:tc>
          <w:tcPr>
            <w:tcW w:w="0" w:type="auto"/>
            <w:hideMark/>
          </w:tcPr>
          <w:p w:rsidRPr="00BC1B1B" w:rsidR="00BC1B1B" w:rsidP="00BC1B1B" w:rsidRDefault="00BC1B1B" w14:paraId="6A93A365"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Pr="00BC1B1B" w:rsidR="00BC1B1B" w:rsidTr="00A554E3" w14:paraId="710C6AA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681AC160"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Qualified_Personnel</w:t>
            </w:r>
          </w:p>
        </w:tc>
        <w:tc>
          <w:tcPr>
            <w:tcW w:w="0" w:type="auto"/>
            <w:hideMark/>
          </w:tcPr>
          <w:p w:rsidRPr="00BC1B1B" w:rsidR="00BC1B1B" w:rsidP="00BC1B1B" w:rsidRDefault="00BC1B1B" w14:paraId="65796BC5"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3.37</w:t>
            </w:r>
          </w:p>
        </w:tc>
        <w:tc>
          <w:tcPr>
            <w:tcW w:w="0" w:type="auto"/>
            <w:hideMark/>
          </w:tcPr>
          <w:p w:rsidRPr="00BC1B1B" w:rsidR="00BC1B1B" w:rsidP="00BC1B1B" w:rsidRDefault="00BC1B1B" w14:paraId="7E2853FB"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2.62</w:t>
            </w:r>
          </w:p>
        </w:tc>
        <w:tc>
          <w:tcPr>
            <w:tcW w:w="0" w:type="auto"/>
            <w:hideMark/>
          </w:tcPr>
          <w:p w:rsidRPr="00BC1B1B" w:rsidR="00BC1B1B" w:rsidP="00BC1B1B" w:rsidRDefault="00BC1B1B" w14:paraId="6C2AC834"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0.74</w:t>
            </w:r>
          </w:p>
        </w:tc>
        <w:tc>
          <w:tcPr>
            <w:tcW w:w="0" w:type="auto"/>
            <w:hideMark/>
          </w:tcPr>
          <w:p w:rsidRPr="00BC1B1B" w:rsidR="00BC1B1B" w:rsidP="00BC1B1B" w:rsidRDefault="00BC1B1B" w14:paraId="404F7531"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2.14</w:t>
            </w:r>
          </w:p>
        </w:tc>
        <w:tc>
          <w:tcPr>
            <w:tcW w:w="0" w:type="auto"/>
            <w:hideMark/>
          </w:tcPr>
          <w:p w:rsidRPr="00BC1B1B" w:rsidR="00BC1B1B" w:rsidP="00BC1B1B" w:rsidRDefault="00BC1B1B" w14:paraId="434FADD8"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0.0603</w:t>
            </w:r>
          </w:p>
        </w:tc>
        <w:tc>
          <w:tcPr>
            <w:tcW w:w="0" w:type="auto"/>
            <w:hideMark/>
          </w:tcPr>
          <w:p w:rsidRPr="00BC1B1B" w:rsidR="00BC1B1B" w:rsidP="00BC1B1B" w:rsidRDefault="00BC1B1B" w14:paraId="62CD1786"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Pr="00BC1B1B" w:rsidR="00BC1B1B" w:rsidTr="00A554E3" w14:paraId="1F6EFB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0463CBD5"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Performance</w:t>
            </w:r>
          </w:p>
        </w:tc>
        <w:tc>
          <w:tcPr>
            <w:tcW w:w="0" w:type="auto"/>
            <w:hideMark/>
          </w:tcPr>
          <w:p w:rsidRPr="00BC1B1B" w:rsidR="00BC1B1B" w:rsidP="00BC1B1B" w:rsidRDefault="00BC1B1B" w14:paraId="038F4AFA"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3.88</w:t>
            </w:r>
          </w:p>
        </w:tc>
        <w:tc>
          <w:tcPr>
            <w:tcW w:w="0" w:type="auto"/>
            <w:hideMark/>
          </w:tcPr>
          <w:p w:rsidRPr="00BC1B1B" w:rsidR="00BC1B1B" w:rsidP="00BC1B1B" w:rsidRDefault="00BC1B1B" w14:paraId="2B3C0CD2"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3.25</w:t>
            </w:r>
          </w:p>
        </w:tc>
        <w:tc>
          <w:tcPr>
            <w:tcW w:w="0" w:type="auto"/>
            <w:hideMark/>
          </w:tcPr>
          <w:p w:rsidRPr="00BC1B1B" w:rsidR="00BC1B1B" w:rsidP="00BC1B1B" w:rsidRDefault="00BC1B1B" w14:paraId="39C4B060"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0.63</w:t>
            </w:r>
          </w:p>
        </w:tc>
        <w:tc>
          <w:tcPr>
            <w:tcW w:w="0" w:type="auto"/>
            <w:hideMark/>
          </w:tcPr>
          <w:p w:rsidRPr="00BC1B1B" w:rsidR="00BC1B1B" w:rsidP="00BC1B1B" w:rsidRDefault="00BC1B1B" w14:paraId="49AF35C8"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1.85</w:t>
            </w:r>
          </w:p>
        </w:tc>
        <w:tc>
          <w:tcPr>
            <w:tcW w:w="0" w:type="auto"/>
            <w:hideMark/>
          </w:tcPr>
          <w:p w:rsidRPr="00BC1B1B" w:rsidR="00BC1B1B" w:rsidP="00BC1B1B" w:rsidRDefault="00BC1B1B" w14:paraId="61AF0A81"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0.0953</w:t>
            </w:r>
          </w:p>
        </w:tc>
        <w:tc>
          <w:tcPr>
            <w:tcW w:w="0" w:type="auto"/>
            <w:hideMark/>
          </w:tcPr>
          <w:p w:rsidRPr="00BC1B1B" w:rsidR="00BC1B1B" w:rsidP="00BC1B1B" w:rsidRDefault="00BC1B1B" w14:paraId="1332D055"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Pr="00BC1B1B" w:rsidR="00BC1B1B" w:rsidTr="00A554E3" w14:paraId="6849018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7FBB3CBF"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Team_Trust</w:t>
            </w:r>
          </w:p>
        </w:tc>
        <w:tc>
          <w:tcPr>
            <w:tcW w:w="0" w:type="auto"/>
            <w:hideMark/>
          </w:tcPr>
          <w:p w:rsidRPr="00BC1B1B" w:rsidR="00BC1B1B" w:rsidP="00BC1B1B" w:rsidRDefault="00BC1B1B" w14:paraId="4D165E1A"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2.86</w:t>
            </w:r>
          </w:p>
        </w:tc>
        <w:tc>
          <w:tcPr>
            <w:tcW w:w="0" w:type="auto"/>
            <w:hideMark/>
          </w:tcPr>
          <w:p w:rsidRPr="00BC1B1B" w:rsidR="00BC1B1B" w:rsidP="00BC1B1B" w:rsidRDefault="00BC1B1B" w14:paraId="6E24E8E1"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2.25</w:t>
            </w:r>
          </w:p>
        </w:tc>
        <w:tc>
          <w:tcPr>
            <w:tcW w:w="0" w:type="auto"/>
            <w:hideMark/>
          </w:tcPr>
          <w:p w:rsidRPr="00BC1B1B" w:rsidR="00BC1B1B" w:rsidP="00BC1B1B" w:rsidRDefault="00BC1B1B" w14:paraId="1906ECFD"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0.61</w:t>
            </w:r>
          </w:p>
        </w:tc>
        <w:tc>
          <w:tcPr>
            <w:tcW w:w="0" w:type="auto"/>
            <w:hideMark/>
          </w:tcPr>
          <w:p w:rsidRPr="00BC1B1B" w:rsidR="00BC1B1B" w:rsidP="00BC1B1B" w:rsidRDefault="00BC1B1B" w14:paraId="39BE5318"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2.20</w:t>
            </w:r>
          </w:p>
        </w:tc>
        <w:tc>
          <w:tcPr>
            <w:tcW w:w="0" w:type="auto"/>
            <w:hideMark/>
          </w:tcPr>
          <w:p w:rsidRPr="00BC1B1B" w:rsidR="00BC1B1B" w:rsidP="00BC1B1B" w:rsidRDefault="00BC1B1B" w14:paraId="55868780"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0.0516</w:t>
            </w:r>
          </w:p>
        </w:tc>
        <w:tc>
          <w:tcPr>
            <w:tcW w:w="0" w:type="auto"/>
            <w:hideMark/>
          </w:tcPr>
          <w:p w:rsidRPr="00BC1B1B" w:rsidR="00BC1B1B" w:rsidP="00BC1B1B" w:rsidRDefault="00BC1B1B" w14:paraId="250913CA"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Pr="00BC1B1B" w:rsidR="00BC1B1B" w:rsidTr="00A554E3" w14:paraId="3331F8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53CB7287"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Knowledge_AboutRole</w:t>
            </w:r>
          </w:p>
        </w:tc>
        <w:tc>
          <w:tcPr>
            <w:tcW w:w="0" w:type="auto"/>
            <w:hideMark/>
          </w:tcPr>
          <w:p w:rsidRPr="00BC1B1B" w:rsidR="00BC1B1B" w:rsidP="00BC1B1B" w:rsidRDefault="00BC1B1B" w14:paraId="3EF57584"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3.04</w:t>
            </w:r>
          </w:p>
        </w:tc>
        <w:tc>
          <w:tcPr>
            <w:tcW w:w="0" w:type="auto"/>
            <w:hideMark/>
          </w:tcPr>
          <w:p w:rsidRPr="00BC1B1B" w:rsidR="00BC1B1B" w:rsidP="00BC1B1B" w:rsidRDefault="00BC1B1B" w14:paraId="69AA25F0"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3.62</w:t>
            </w:r>
          </w:p>
        </w:tc>
        <w:tc>
          <w:tcPr>
            <w:tcW w:w="0" w:type="auto"/>
            <w:hideMark/>
          </w:tcPr>
          <w:p w:rsidRPr="00BC1B1B" w:rsidR="00BC1B1B" w:rsidP="00BC1B1B" w:rsidRDefault="00BC1B1B" w14:paraId="3F7E51FD"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-0.58</w:t>
            </w:r>
          </w:p>
        </w:tc>
        <w:tc>
          <w:tcPr>
            <w:tcW w:w="0" w:type="auto"/>
            <w:hideMark/>
          </w:tcPr>
          <w:p w:rsidRPr="00BC1B1B" w:rsidR="00BC1B1B" w:rsidP="00BC1B1B" w:rsidRDefault="00BC1B1B" w14:paraId="6C1C1CAB"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-1.70</w:t>
            </w:r>
          </w:p>
        </w:tc>
        <w:tc>
          <w:tcPr>
            <w:tcW w:w="0" w:type="auto"/>
            <w:hideMark/>
          </w:tcPr>
          <w:p w:rsidRPr="00BC1B1B" w:rsidR="00BC1B1B" w:rsidP="00BC1B1B" w:rsidRDefault="00BC1B1B" w14:paraId="0D84AA16"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0.1242</w:t>
            </w:r>
          </w:p>
        </w:tc>
        <w:tc>
          <w:tcPr>
            <w:tcW w:w="0" w:type="auto"/>
            <w:hideMark/>
          </w:tcPr>
          <w:p w:rsidRPr="00BC1B1B" w:rsidR="00BC1B1B" w:rsidP="00BC1B1B" w:rsidRDefault="00BC1B1B" w14:paraId="357DB914"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Pr="00BC1B1B" w:rsidR="00BC1B1B" w:rsidTr="00A554E3" w14:paraId="6963970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1F20B857"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Confidence_Level</w:t>
            </w:r>
          </w:p>
        </w:tc>
        <w:tc>
          <w:tcPr>
            <w:tcW w:w="0" w:type="auto"/>
            <w:hideMark/>
          </w:tcPr>
          <w:p w:rsidRPr="00BC1B1B" w:rsidR="00BC1B1B" w:rsidP="00BC1B1B" w:rsidRDefault="00BC1B1B" w14:paraId="454CAC3C"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3.43</w:t>
            </w:r>
          </w:p>
        </w:tc>
        <w:tc>
          <w:tcPr>
            <w:tcW w:w="0" w:type="auto"/>
            <w:hideMark/>
          </w:tcPr>
          <w:p w:rsidRPr="00BC1B1B" w:rsidR="00BC1B1B" w:rsidP="00BC1B1B" w:rsidRDefault="00BC1B1B" w14:paraId="29785057"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2.88</w:t>
            </w:r>
          </w:p>
        </w:tc>
        <w:tc>
          <w:tcPr>
            <w:tcW w:w="0" w:type="auto"/>
            <w:hideMark/>
          </w:tcPr>
          <w:p w:rsidRPr="00BC1B1B" w:rsidR="00BC1B1B" w:rsidP="00BC1B1B" w:rsidRDefault="00BC1B1B" w14:paraId="07AEEB95"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0.55</w:t>
            </w:r>
          </w:p>
        </w:tc>
        <w:tc>
          <w:tcPr>
            <w:tcW w:w="0" w:type="auto"/>
            <w:hideMark/>
          </w:tcPr>
          <w:p w:rsidRPr="00BC1B1B" w:rsidR="00BC1B1B" w:rsidP="00BC1B1B" w:rsidRDefault="00BC1B1B" w14:paraId="5C905BAA"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2.19</w:t>
            </w:r>
          </w:p>
        </w:tc>
        <w:tc>
          <w:tcPr>
            <w:tcW w:w="0" w:type="auto"/>
            <w:hideMark/>
          </w:tcPr>
          <w:p w:rsidRPr="00BC1B1B" w:rsidR="00BC1B1B" w:rsidP="00BC1B1B" w:rsidRDefault="00BC1B1B" w14:paraId="29196CDD"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0.0517</w:t>
            </w:r>
          </w:p>
        </w:tc>
        <w:tc>
          <w:tcPr>
            <w:tcW w:w="0" w:type="auto"/>
            <w:hideMark/>
          </w:tcPr>
          <w:p w:rsidRPr="00BC1B1B" w:rsidR="00BC1B1B" w:rsidP="00BC1B1B" w:rsidRDefault="00BC1B1B" w14:paraId="4F722789"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Pr="00BC1B1B" w:rsidR="00BC1B1B" w:rsidTr="00A554E3" w14:paraId="34F6986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2CA59C5E"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Communication_With_Peers</w:t>
            </w:r>
          </w:p>
        </w:tc>
        <w:tc>
          <w:tcPr>
            <w:tcW w:w="0" w:type="auto"/>
            <w:hideMark/>
          </w:tcPr>
          <w:p w:rsidRPr="00BC1B1B" w:rsidR="00BC1B1B" w:rsidP="00BC1B1B" w:rsidRDefault="00BC1B1B" w14:paraId="686C9E29"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2.92</w:t>
            </w:r>
          </w:p>
        </w:tc>
        <w:tc>
          <w:tcPr>
            <w:tcW w:w="0" w:type="auto"/>
            <w:hideMark/>
          </w:tcPr>
          <w:p w:rsidRPr="00BC1B1B" w:rsidR="00BC1B1B" w:rsidP="00BC1B1B" w:rsidRDefault="00BC1B1B" w14:paraId="29FC66D5"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2.38</w:t>
            </w:r>
          </w:p>
        </w:tc>
        <w:tc>
          <w:tcPr>
            <w:tcW w:w="0" w:type="auto"/>
            <w:hideMark/>
          </w:tcPr>
          <w:p w:rsidRPr="00BC1B1B" w:rsidR="00BC1B1B" w:rsidP="00BC1B1B" w:rsidRDefault="00BC1B1B" w14:paraId="5301CE59"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0.54</w:t>
            </w:r>
          </w:p>
        </w:tc>
        <w:tc>
          <w:tcPr>
            <w:tcW w:w="0" w:type="auto"/>
            <w:hideMark/>
          </w:tcPr>
          <w:p w:rsidRPr="00BC1B1B" w:rsidR="00BC1B1B" w:rsidP="00BC1B1B" w:rsidRDefault="00BC1B1B" w14:paraId="0756056D"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1.87</w:t>
            </w:r>
          </w:p>
        </w:tc>
        <w:tc>
          <w:tcPr>
            <w:tcW w:w="0" w:type="auto"/>
            <w:hideMark/>
          </w:tcPr>
          <w:p w:rsidRPr="00BC1B1B" w:rsidR="00BC1B1B" w:rsidP="00BC1B1B" w:rsidRDefault="00BC1B1B" w14:paraId="0A1AD8F4"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0.0899</w:t>
            </w:r>
          </w:p>
        </w:tc>
        <w:tc>
          <w:tcPr>
            <w:tcW w:w="0" w:type="auto"/>
            <w:hideMark/>
          </w:tcPr>
          <w:p w:rsidRPr="00BC1B1B" w:rsidR="00BC1B1B" w:rsidP="00BC1B1B" w:rsidRDefault="00BC1B1B" w14:paraId="4301BE84"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Pr="00BC1B1B" w:rsidR="00BC1B1B" w:rsidTr="00A554E3" w14:paraId="42EC8E8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7342A2ED"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Personal_Relationships_Perf</w:t>
            </w:r>
          </w:p>
        </w:tc>
        <w:tc>
          <w:tcPr>
            <w:tcW w:w="0" w:type="auto"/>
            <w:hideMark/>
          </w:tcPr>
          <w:p w:rsidRPr="00BC1B1B" w:rsidR="00BC1B1B" w:rsidP="00BC1B1B" w:rsidRDefault="00BC1B1B" w14:paraId="5E715EAC"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3.59</w:t>
            </w:r>
          </w:p>
        </w:tc>
        <w:tc>
          <w:tcPr>
            <w:tcW w:w="0" w:type="auto"/>
            <w:hideMark/>
          </w:tcPr>
          <w:p w:rsidRPr="00BC1B1B" w:rsidR="00BC1B1B" w:rsidP="00BC1B1B" w:rsidRDefault="00BC1B1B" w14:paraId="3E49E100"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4.12</w:t>
            </w:r>
          </w:p>
        </w:tc>
        <w:tc>
          <w:tcPr>
            <w:tcW w:w="0" w:type="auto"/>
            <w:hideMark/>
          </w:tcPr>
          <w:p w:rsidRPr="00BC1B1B" w:rsidR="00BC1B1B" w:rsidP="00BC1B1B" w:rsidRDefault="00BC1B1B" w14:paraId="334981C9"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-0.53</w:t>
            </w:r>
          </w:p>
        </w:tc>
        <w:tc>
          <w:tcPr>
            <w:tcW w:w="0" w:type="auto"/>
            <w:hideMark/>
          </w:tcPr>
          <w:p w:rsidRPr="00BC1B1B" w:rsidR="00BC1B1B" w:rsidP="00BC1B1B" w:rsidRDefault="00BC1B1B" w14:paraId="2604CC1F"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-1.40</w:t>
            </w:r>
          </w:p>
        </w:tc>
        <w:tc>
          <w:tcPr>
            <w:tcW w:w="0" w:type="auto"/>
            <w:hideMark/>
          </w:tcPr>
          <w:p w:rsidRPr="00BC1B1B" w:rsidR="00BC1B1B" w:rsidP="00BC1B1B" w:rsidRDefault="00BC1B1B" w14:paraId="21177B69"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0.1932</w:t>
            </w:r>
          </w:p>
        </w:tc>
        <w:tc>
          <w:tcPr>
            <w:tcW w:w="0" w:type="auto"/>
            <w:hideMark/>
          </w:tcPr>
          <w:p w:rsidRPr="00BC1B1B" w:rsidR="00BC1B1B" w:rsidP="00BC1B1B" w:rsidRDefault="00BC1B1B" w14:paraId="1CE61CD3"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Pr="00BC1B1B" w:rsidR="00BC1B1B" w:rsidTr="00A554E3" w14:paraId="4295A15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08250D57"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Conflict_Relationships</w:t>
            </w:r>
          </w:p>
        </w:tc>
        <w:tc>
          <w:tcPr>
            <w:tcW w:w="0" w:type="auto"/>
            <w:hideMark/>
          </w:tcPr>
          <w:p w:rsidRPr="00BC1B1B" w:rsidR="00BC1B1B" w:rsidP="00BC1B1B" w:rsidRDefault="00BC1B1B" w14:paraId="107D87D8"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2.41</w:t>
            </w:r>
          </w:p>
        </w:tc>
        <w:tc>
          <w:tcPr>
            <w:tcW w:w="0" w:type="auto"/>
            <w:hideMark/>
          </w:tcPr>
          <w:p w:rsidRPr="00BC1B1B" w:rsidR="00BC1B1B" w:rsidP="00BC1B1B" w:rsidRDefault="00BC1B1B" w14:paraId="3AD116A7"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2.88</w:t>
            </w:r>
          </w:p>
        </w:tc>
        <w:tc>
          <w:tcPr>
            <w:tcW w:w="0" w:type="auto"/>
            <w:hideMark/>
          </w:tcPr>
          <w:p w:rsidRPr="00BC1B1B" w:rsidR="00BC1B1B" w:rsidP="00BC1B1B" w:rsidRDefault="00BC1B1B" w14:paraId="025ECC74"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-0.47</w:t>
            </w:r>
          </w:p>
        </w:tc>
        <w:tc>
          <w:tcPr>
            <w:tcW w:w="0" w:type="auto"/>
            <w:hideMark/>
          </w:tcPr>
          <w:p w:rsidRPr="00BC1B1B" w:rsidR="00BC1B1B" w:rsidP="00BC1B1B" w:rsidRDefault="00BC1B1B" w14:paraId="09D63212"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-1.00</w:t>
            </w:r>
          </w:p>
        </w:tc>
        <w:tc>
          <w:tcPr>
            <w:tcW w:w="0" w:type="auto"/>
            <w:hideMark/>
          </w:tcPr>
          <w:p w:rsidRPr="00BC1B1B" w:rsidR="00BC1B1B" w:rsidP="00BC1B1B" w:rsidRDefault="00BC1B1B" w14:paraId="794B8B4B"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0.3433</w:t>
            </w:r>
          </w:p>
        </w:tc>
        <w:tc>
          <w:tcPr>
            <w:tcW w:w="0" w:type="auto"/>
            <w:hideMark/>
          </w:tcPr>
          <w:p w:rsidRPr="00BC1B1B" w:rsidR="00BC1B1B" w:rsidP="00BC1B1B" w:rsidRDefault="00BC1B1B" w14:paraId="622BBA44"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Pr="00BC1B1B" w:rsidR="00BC1B1B" w:rsidTr="00A554E3" w14:paraId="1DDB3E2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015B49E5"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Stress_Level</w:t>
            </w:r>
          </w:p>
        </w:tc>
        <w:tc>
          <w:tcPr>
            <w:tcW w:w="0" w:type="auto"/>
            <w:hideMark/>
          </w:tcPr>
          <w:p w:rsidRPr="00BC1B1B" w:rsidR="00BC1B1B" w:rsidP="00BC1B1B" w:rsidRDefault="00BC1B1B" w14:paraId="262E8E04"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2.55</w:t>
            </w:r>
          </w:p>
        </w:tc>
        <w:tc>
          <w:tcPr>
            <w:tcW w:w="0" w:type="auto"/>
            <w:hideMark/>
          </w:tcPr>
          <w:p w:rsidRPr="00BC1B1B" w:rsidR="00BC1B1B" w:rsidP="00BC1B1B" w:rsidRDefault="00BC1B1B" w14:paraId="630AEF4B"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3.00</w:t>
            </w:r>
          </w:p>
        </w:tc>
        <w:tc>
          <w:tcPr>
            <w:tcW w:w="0" w:type="auto"/>
            <w:hideMark/>
          </w:tcPr>
          <w:p w:rsidRPr="00BC1B1B" w:rsidR="00BC1B1B" w:rsidP="00BC1B1B" w:rsidRDefault="00BC1B1B" w14:paraId="358AEC4C"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-0.45</w:t>
            </w:r>
          </w:p>
        </w:tc>
        <w:tc>
          <w:tcPr>
            <w:tcW w:w="0" w:type="auto"/>
            <w:hideMark/>
          </w:tcPr>
          <w:p w:rsidRPr="00BC1B1B" w:rsidR="00BC1B1B" w:rsidP="00BC1B1B" w:rsidRDefault="00BC1B1B" w14:paraId="2D97EBE3"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-1.08</w:t>
            </w:r>
          </w:p>
        </w:tc>
        <w:tc>
          <w:tcPr>
            <w:tcW w:w="0" w:type="auto"/>
            <w:hideMark/>
          </w:tcPr>
          <w:p w:rsidRPr="00BC1B1B" w:rsidR="00BC1B1B" w:rsidP="00BC1B1B" w:rsidRDefault="00BC1B1B" w14:paraId="384139DC"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0.3058</w:t>
            </w:r>
          </w:p>
        </w:tc>
        <w:tc>
          <w:tcPr>
            <w:tcW w:w="0" w:type="auto"/>
            <w:hideMark/>
          </w:tcPr>
          <w:p w:rsidRPr="00BC1B1B" w:rsidR="00BC1B1B" w:rsidP="00BC1B1B" w:rsidRDefault="00BC1B1B" w14:paraId="395570F5"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Pr="00BC1B1B" w:rsidR="00BC1B1B" w:rsidTr="00A554E3" w14:paraId="4212BE7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7EEBF4CB"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Concentration</w:t>
            </w:r>
          </w:p>
        </w:tc>
        <w:tc>
          <w:tcPr>
            <w:tcW w:w="0" w:type="auto"/>
            <w:hideMark/>
          </w:tcPr>
          <w:p w:rsidRPr="00BC1B1B" w:rsidR="00BC1B1B" w:rsidP="00BC1B1B" w:rsidRDefault="00BC1B1B" w14:paraId="3D1B0A67"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3.80</w:t>
            </w:r>
          </w:p>
        </w:tc>
        <w:tc>
          <w:tcPr>
            <w:tcW w:w="0" w:type="auto"/>
            <w:hideMark/>
          </w:tcPr>
          <w:p w:rsidRPr="00BC1B1B" w:rsidR="00BC1B1B" w:rsidP="00BC1B1B" w:rsidRDefault="00BC1B1B" w14:paraId="516AF898"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3.38</w:t>
            </w:r>
          </w:p>
        </w:tc>
        <w:tc>
          <w:tcPr>
            <w:tcW w:w="0" w:type="auto"/>
            <w:hideMark/>
          </w:tcPr>
          <w:p w:rsidRPr="00BC1B1B" w:rsidR="00BC1B1B" w:rsidP="00BC1B1B" w:rsidRDefault="00BC1B1B" w14:paraId="0FCFBDA2"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0.42</w:t>
            </w:r>
          </w:p>
        </w:tc>
        <w:tc>
          <w:tcPr>
            <w:tcW w:w="0" w:type="auto"/>
            <w:hideMark/>
          </w:tcPr>
          <w:p w:rsidRPr="00BC1B1B" w:rsidR="00BC1B1B" w:rsidP="00BC1B1B" w:rsidRDefault="00BC1B1B" w14:paraId="2FAA9E3C"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1.22</w:t>
            </w:r>
          </w:p>
        </w:tc>
        <w:tc>
          <w:tcPr>
            <w:tcW w:w="0" w:type="auto"/>
            <w:hideMark/>
          </w:tcPr>
          <w:p w:rsidRPr="00BC1B1B" w:rsidR="00BC1B1B" w:rsidP="00BC1B1B" w:rsidRDefault="00BC1B1B" w14:paraId="3F8527FB"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0.2539</w:t>
            </w:r>
          </w:p>
        </w:tc>
        <w:tc>
          <w:tcPr>
            <w:tcW w:w="0" w:type="auto"/>
            <w:hideMark/>
          </w:tcPr>
          <w:p w:rsidRPr="00BC1B1B" w:rsidR="00BC1B1B" w:rsidP="00BC1B1B" w:rsidRDefault="00BC1B1B" w14:paraId="725BAD42"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Pr="00BC1B1B" w:rsidR="00BC1B1B" w:rsidTr="00A554E3" w14:paraId="409BD0F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64213D2F"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Time_Management</w:t>
            </w:r>
          </w:p>
        </w:tc>
        <w:tc>
          <w:tcPr>
            <w:tcW w:w="0" w:type="auto"/>
            <w:hideMark/>
          </w:tcPr>
          <w:p w:rsidRPr="00BC1B1B" w:rsidR="00BC1B1B" w:rsidP="00BC1B1B" w:rsidRDefault="00BC1B1B" w14:paraId="6A351421"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3.92</w:t>
            </w:r>
          </w:p>
        </w:tc>
        <w:tc>
          <w:tcPr>
            <w:tcW w:w="0" w:type="auto"/>
            <w:hideMark/>
          </w:tcPr>
          <w:p w:rsidRPr="00BC1B1B" w:rsidR="00BC1B1B" w:rsidP="00BC1B1B" w:rsidRDefault="00BC1B1B" w14:paraId="115230F3"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3.50</w:t>
            </w:r>
          </w:p>
        </w:tc>
        <w:tc>
          <w:tcPr>
            <w:tcW w:w="0" w:type="auto"/>
            <w:hideMark/>
          </w:tcPr>
          <w:p w:rsidRPr="00BC1B1B" w:rsidR="00BC1B1B" w:rsidP="00BC1B1B" w:rsidRDefault="00BC1B1B" w14:paraId="192C9087"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0.42</w:t>
            </w:r>
          </w:p>
        </w:tc>
        <w:tc>
          <w:tcPr>
            <w:tcW w:w="0" w:type="auto"/>
            <w:hideMark/>
          </w:tcPr>
          <w:p w:rsidRPr="00BC1B1B" w:rsidR="00BC1B1B" w:rsidP="00BC1B1B" w:rsidRDefault="00BC1B1B" w14:paraId="5DB15200"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1.38</w:t>
            </w:r>
          </w:p>
        </w:tc>
        <w:tc>
          <w:tcPr>
            <w:tcW w:w="0" w:type="auto"/>
            <w:hideMark/>
          </w:tcPr>
          <w:p w:rsidRPr="00BC1B1B" w:rsidR="00BC1B1B" w:rsidP="00BC1B1B" w:rsidRDefault="00BC1B1B" w14:paraId="76A3A45C"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0.1936</w:t>
            </w:r>
          </w:p>
        </w:tc>
        <w:tc>
          <w:tcPr>
            <w:tcW w:w="0" w:type="auto"/>
            <w:hideMark/>
          </w:tcPr>
          <w:p w:rsidRPr="00BC1B1B" w:rsidR="00BC1B1B" w:rsidP="00BC1B1B" w:rsidRDefault="00BC1B1B" w14:paraId="7EE55FDE"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Pr="00BC1B1B" w:rsidR="00BC1B1B" w:rsidTr="00A554E3" w14:paraId="4F636C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34AD782A"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Work_Interest</w:t>
            </w:r>
          </w:p>
        </w:tc>
        <w:tc>
          <w:tcPr>
            <w:tcW w:w="0" w:type="auto"/>
            <w:hideMark/>
          </w:tcPr>
          <w:p w:rsidRPr="00BC1B1B" w:rsidR="00BC1B1B" w:rsidP="00BC1B1B" w:rsidRDefault="00BC1B1B" w14:paraId="7DE7BF91"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3.37</w:t>
            </w:r>
          </w:p>
        </w:tc>
        <w:tc>
          <w:tcPr>
            <w:tcW w:w="0" w:type="auto"/>
            <w:hideMark/>
          </w:tcPr>
          <w:p w:rsidRPr="00BC1B1B" w:rsidR="00BC1B1B" w:rsidP="00BC1B1B" w:rsidRDefault="00BC1B1B" w14:paraId="3EAD157D"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3.00</w:t>
            </w:r>
          </w:p>
        </w:tc>
        <w:tc>
          <w:tcPr>
            <w:tcW w:w="0" w:type="auto"/>
            <w:hideMark/>
          </w:tcPr>
          <w:p w:rsidRPr="00BC1B1B" w:rsidR="00BC1B1B" w:rsidP="00BC1B1B" w:rsidRDefault="00BC1B1B" w14:paraId="111E20F9"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0.37</w:t>
            </w:r>
          </w:p>
        </w:tc>
        <w:tc>
          <w:tcPr>
            <w:tcW w:w="0" w:type="auto"/>
            <w:hideMark/>
          </w:tcPr>
          <w:p w:rsidRPr="00BC1B1B" w:rsidR="00BC1B1B" w:rsidP="00BC1B1B" w:rsidRDefault="00BC1B1B" w14:paraId="4BE3ABA6"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1.01</w:t>
            </w:r>
          </w:p>
        </w:tc>
        <w:tc>
          <w:tcPr>
            <w:tcW w:w="0" w:type="auto"/>
            <w:hideMark/>
          </w:tcPr>
          <w:p w:rsidRPr="00BC1B1B" w:rsidR="00BC1B1B" w:rsidP="00BC1B1B" w:rsidRDefault="00BC1B1B" w14:paraId="783CEC2C"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0.3352</w:t>
            </w:r>
          </w:p>
        </w:tc>
        <w:tc>
          <w:tcPr>
            <w:tcW w:w="0" w:type="auto"/>
            <w:hideMark/>
          </w:tcPr>
          <w:p w:rsidRPr="00BC1B1B" w:rsidR="00BC1B1B" w:rsidP="00BC1B1B" w:rsidRDefault="00BC1B1B" w14:paraId="543D5143"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Pr="00BC1B1B" w:rsidR="00BC1B1B" w:rsidTr="00A554E3" w14:paraId="35A3A97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3438F4D4"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Boredom</w:t>
            </w:r>
          </w:p>
        </w:tc>
        <w:tc>
          <w:tcPr>
            <w:tcW w:w="0" w:type="auto"/>
            <w:hideMark/>
          </w:tcPr>
          <w:p w:rsidRPr="00BC1B1B" w:rsidR="00BC1B1B" w:rsidP="00BC1B1B" w:rsidRDefault="00BC1B1B" w14:paraId="081528A2"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2.53</w:t>
            </w:r>
          </w:p>
        </w:tc>
        <w:tc>
          <w:tcPr>
            <w:tcW w:w="0" w:type="auto"/>
            <w:hideMark/>
          </w:tcPr>
          <w:p w:rsidRPr="00BC1B1B" w:rsidR="00BC1B1B" w:rsidP="00BC1B1B" w:rsidRDefault="00BC1B1B" w14:paraId="2EC48A7F"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2.88</w:t>
            </w:r>
          </w:p>
        </w:tc>
        <w:tc>
          <w:tcPr>
            <w:tcW w:w="0" w:type="auto"/>
            <w:hideMark/>
          </w:tcPr>
          <w:p w:rsidRPr="00BC1B1B" w:rsidR="00BC1B1B" w:rsidP="00BC1B1B" w:rsidRDefault="00BC1B1B" w14:paraId="4501F417"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-0.34</w:t>
            </w:r>
          </w:p>
        </w:tc>
        <w:tc>
          <w:tcPr>
            <w:tcW w:w="0" w:type="auto"/>
            <w:hideMark/>
          </w:tcPr>
          <w:p w:rsidRPr="00BC1B1B" w:rsidR="00BC1B1B" w:rsidP="00BC1B1B" w:rsidRDefault="00BC1B1B" w14:paraId="76FDFAE8"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-1.28</w:t>
            </w:r>
          </w:p>
        </w:tc>
        <w:tc>
          <w:tcPr>
            <w:tcW w:w="0" w:type="auto"/>
            <w:hideMark/>
          </w:tcPr>
          <w:p w:rsidRPr="00BC1B1B" w:rsidR="00BC1B1B" w:rsidP="00BC1B1B" w:rsidRDefault="00BC1B1B" w14:paraId="088F8D59"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0.2206</w:t>
            </w:r>
          </w:p>
        </w:tc>
        <w:tc>
          <w:tcPr>
            <w:tcW w:w="0" w:type="auto"/>
            <w:hideMark/>
          </w:tcPr>
          <w:p w:rsidRPr="00BC1B1B" w:rsidR="00BC1B1B" w:rsidP="00BC1B1B" w:rsidRDefault="00BC1B1B" w14:paraId="062E3493"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Pr="00BC1B1B" w:rsidR="00BC1B1B" w:rsidTr="00A554E3" w14:paraId="2503F0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62A83D2C"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Comfort</w:t>
            </w:r>
          </w:p>
        </w:tc>
        <w:tc>
          <w:tcPr>
            <w:tcW w:w="0" w:type="auto"/>
            <w:hideMark/>
          </w:tcPr>
          <w:p w:rsidRPr="00BC1B1B" w:rsidR="00BC1B1B" w:rsidP="00BC1B1B" w:rsidRDefault="00BC1B1B" w14:paraId="6B3FBB1D"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4.45</w:t>
            </w:r>
          </w:p>
        </w:tc>
        <w:tc>
          <w:tcPr>
            <w:tcW w:w="0" w:type="auto"/>
            <w:hideMark/>
          </w:tcPr>
          <w:p w:rsidRPr="00BC1B1B" w:rsidR="00BC1B1B" w:rsidP="00BC1B1B" w:rsidRDefault="00BC1B1B" w14:paraId="06FA4A97"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4.12</w:t>
            </w:r>
          </w:p>
        </w:tc>
        <w:tc>
          <w:tcPr>
            <w:tcW w:w="0" w:type="auto"/>
            <w:hideMark/>
          </w:tcPr>
          <w:p w:rsidRPr="00BC1B1B" w:rsidR="00BC1B1B" w:rsidP="00BC1B1B" w:rsidRDefault="00BC1B1B" w14:paraId="4B0C2A7E"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0.32</w:t>
            </w:r>
          </w:p>
        </w:tc>
        <w:tc>
          <w:tcPr>
            <w:tcW w:w="0" w:type="auto"/>
            <w:hideMark/>
          </w:tcPr>
          <w:p w:rsidRPr="00BC1B1B" w:rsidR="00BC1B1B" w:rsidP="00BC1B1B" w:rsidRDefault="00BC1B1B" w14:paraId="2CC700FC"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2.01</w:t>
            </w:r>
          </w:p>
        </w:tc>
        <w:tc>
          <w:tcPr>
            <w:tcW w:w="0" w:type="auto"/>
            <w:hideMark/>
          </w:tcPr>
          <w:p w:rsidRPr="00BC1B1B" w:rsidR="00BC1B1B" w:rsidP="00BC1B1B" w:rsidRDefault="00BC1B1B" w14:paraId="697D9BE3"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0.0592</w:t>
            </w:r>
          </w:p>
        </w:tc>
        <w:tc>
          <w:tcPr>
            <w:tcW w:w="0" w:type="auto"/>
            <w:hideMark/>
          </w:tcPr>
          <w:p w:rsidRPr="00BC1B1B" w:rsidR="00BC1B1B" w:rsidP="00BC1B1B" w:rsidRDefault="00BC1B1B" w14:paraId="12D2333A"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Pr="00BC1B1B" w:rsidR="00BC1B1B" w:rsidTr="00A554E3" w14:paraId="12976C0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2339627B"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Job_Loss_Fear</w:t>
            </w:r>
          </w:p>
        </w:tc>
        <w:tc>
          <w:tcPr>
            <w:tcW w:w="0" w:type="auto"/>
            <w:hideMark/>
          </w:tcPr>
          <w:p w:rsidRPr="00BC1B1B" w:rsidR="00BC1B1B" w:rsidP="00BC1B1B" w:rsidRDefault="00BC1B1B" w14:paraId="6B83CE24"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2.94</w:t>
            </w:r>
          </w:p>
        </w:tc>
        <w:tc>
          <w:tcPr>
            <w:tcW w:w="0" w:type="auto"/>
            <w:hideMark/>
          </w:tcPr>
          <w:p w:rsidRPr="00BC1B1B" w:rsidR="00BC1B1B" w:rsidP="00BC1B1B" w:rsidRDefault="00BC1B1B" w14:paraId="3A882387"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3.25</w:t>
            </w:r>
          </w:p>
        </w:tc>
        <w:tc>
          <w:tcPr>
            <w:tcW w:w="0" w:type="auto"/>
            <w:hideMark/>
          </w:tcPr>
          <w:p w:rsidRPr="00BC1B1B" w:rsidR="00BC1B1B" w:rsidP="00BC1B1B" w:rsidRDefault="00BC1B1B" w14:paraId="13C7D3FA"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-0.31</w:t>
            </w:r>
          </w:p>
        </w:tc>
        <w:tc>
          <w:tcPr>
            <w:tcW w:w="0" w:type="auto"/>
            <w:hideMark/>
          </w:tcPr>
          <w:p w:rsidRPr="00BC1B1B" w:rsidR="00BC1B1B" w:rsidP="00BC1B1B" w:rsidRDefault="00BC1B1B" w14:paraId="741BE0CE"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-1.10</w:t>
            </w:r>
          </w:p>
        </w:tc>
        <w:tc>
          <w:tcPr>
            <w:tcW w:w="0" w:type="auto"/>
            <w:hideMark/>
          </w:tcPr>
          <w:p w:rsidRPr="00BC1B1B" w:rsidR="00BC1B1B" w:rsidP="00BC1B1B" w:rsidRDefault="00BC1B1B" w14:paraId="6C8C2782"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0.2956</w:t>
            </w:r>
          </w:p>
        </w:tc>
        <w:tc>
          <w:tcPr>
            <w:tcW w:w="0" w:type="auto"/>
            <w:hideMark/>
          </w:tcPr>
          <w:p w:rsidRPr="00BC1B1B" w:rsidR="00BC1B1B" w:rsidP="00BC1B1B" w:rsidRDefault="00BC1B1B" w14:paraId="57D49CFD"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Pr="00BC1B1B" w:rsidR="00BC1B1B" w:rsidTr="00A554E3" w14:paraId="40797A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561730E3"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Autonomy</w:t>
            </w:r>
          </w:p>
        </w:tc>
        <w:tc>
          <w:tcPr>
            <w:tcW w:w="0" w:type="auto"/>
            <w:hideMark/>
          </w:tcPr>
          <w:p w:rsidRPr="00BC1B1B" w:rsidR="00BC1B1B" w:rsidP="00BC1B1B" w:rsidRDefault="00BC1B1B" w14:paraId="52BB5C17"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3.94</w:t>
            </w:r>
          </w:p>
        </w:tc>
        <w:tc>
          <w:tcPr>
            <w:tcW w:w="0" w:type="auto"/>
            <w:hideMark/>
          </w:tcPr>
          <w:p w:rsidRPr="00BC1B1B" w:rsidR="00BC1B1B" w:rsidP="00BC1B1B" w:rsidRDefault="00BC1B1B" w14:paraId="78C8C035"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3.62</w:t>
            </w:r>
          </w:p>
        </w:tc>
        <w:tc>
          <w:tcPr>
            <w:tcW w:w="0" w:type="auto"/>
            <w:hideMark/>
          </w:tcPr>
          <w:p w:rsidRPr="00BC1B1B" w:rsidR="00BC1B1B" w:rsidP="00BC1B1B" w:rsidRDefault="00BC1B1B" w14:paraId="4882B9FF"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0.31</w:t>
            </w:r>
          </w:p>
        </w:tc>
        <w:tc>
          <w:tcPr>
            <w:tcW w:w="0" w:type="auto"/>
            <w:hideMark/>
          </w:tcPr>
          <w:p w:rsidRPr="00BC1B1B" w:rsidR="00BC1B1B" w:rsidP="00BC1B1B" w:rsidRDefault="00BC1B1B" w14:paraId="5A265882"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0.91</w:t>
            </w:r>
          </w:p>
        </w:tc>
        <w:tc>
          <w:tcPr>
            <w:tcW w:w="0" w:type="auto"/>
            <w:hideMark/>
          </w:tcPr>
          <w:p w:rsidRPr="00BC1B1B" w:rsidR="00BC1B1B" w:rsidP="00BC1B1B" w:rsidRDefault="00BC1B1B" w14:paraId="0C1E4A26"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0.3866</w:t>
            </w:r>
          </w:p>
        </w:tc>
        <w:tc>
          <w:tcPr>
            <w:tcW w:w="0" w:type="auto"/>
            <w:hideMark/>
          </w:tcPr>
          <w:p w:rsidRPr="00BC1B1B" w:rsidR="00BC1B1B" w:rsidP="00BC1B1B" w:rsidRDefault="00BC1B1B" w14:paraId="010F3BE5"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Pr="00BC1B1B" w:rsidR="00BC1B1B" w:rsidTr="00A554E3" w14:paraId="56554EA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0F5CCD07"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Anger_Reactions</w:t>
            </w:r>
          </w:p>
        </w:tc>
        <w:tc>
          <w:tcPr>
            <w:tcW w:w="0" w:type="auto"/>
            <w:hideMark/>
          </w:tcPr>
          <w:p w:rsidRPr="00BC1B1B" w:rsidR="00BC1B1B" w:rsidP="00BC1B1B" w:rsidRDefault="00BC1B1B" w14:paraId="76324CA6"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2.65</w:t>
            </w:r>
          </w:p>
        </w:tc>
        <w:tc>
          <w:tcPr>
            <w:tcW w:w="0" w:type="auto"/>
            <w:hideMark/>
          </w:tcPr>
          <w:p w:rsidRPr="00BC1B1B" w:rsidR="00BC1B1B" w:rsidP="00BC1B1B" w:rsidRDefault="00BC1B1B" w14:paraId="02B3649C"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2.88</w:t>
            </w:r>
          </w:p>
        </w:tc>
        <w:tc>
          <w:tcPr>
            <w:tcW w:w="0" w:type="auto"/>
            <w:hideMark/>
          </w:tcPr>
          <w:p w:rsidRPr="00BC1B1B" w:rsidR="00BC1B1B" w:rsidP="00BC1B1B" w:rsidRDefault="00BC1B1B" w14:paraId="37276227"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-0.22</w:t>
            </w:r>
          </w:p>
        </w:tc>
        <w:tc>
          <w:tcPr>
            <w:tcW w:w="0" w:type="auto"/>
            <w:hideMark/>
          </w:tcPr>
          <w:p w:rsidRPr="00BC1B1B" w:rsidR="00BC1B1B" w:rsidP="00BC1B1B" w:rsidRDefault="00BC1B1B" w14:paraId="7CED55D2"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-0.67</w:t>
            </w:r>
          </w:p>
        </w:tc>
        <w:tc>
          <w:tcPr>
            <w:tcW w:w="0" w:type="auto"/>
            <w:hideMark/>
          </w:tcPr>
          <w:p w:rsidRPr="00BC1B1B" w:rsidR="00BC1B1B" w:rsidP="00BC1B1B" w:rsidRDefault="00BC1B1B" w14:paraId="38026076"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0.5151</w:t>
            </w:r>
          </w:p>
        </w:tc>
        <w:tc>
          <w:tcPr>
            <w:tcW w:w="0" w:type="auto"/>
            <w:hideMark/>
          </w:tcPr>
          <w:p w:rsidRPr="00BC1B1B" w:rsidR="00BC1B1B" w:rsidP="00BC1B1B" w:rsidRDefault="00BC1B1B" w14:paraId="4E3B5C6B"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Pr="00BC1B1B" w:rsidR="00BC1B1B" w:rsidTr="00A554E3" w14:paraId="09A4C67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21B68DEC"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AgileM_Efectiveness</w:t>
            </w:r>
          </w:p>
        </w:tc>
        <w:tc>
          <w:tcPr>
            <w:tcW w:w="0" w:type="auto"/>
            <w:hideMark/>
          </w:tcPr>
          <w:p w:rsidRPr="00BC1B1B" w:rsidR="00BC1B1B" w:rsidP="00BC1B1B" w:rsidRDefault="00BC1B1B" w14:paraId="736F4DE1"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3.55</w:t>
            </w:r>
          </w:p>
        </w:tc>
        <w:tc>
          <w:tcPr>
            <w:tcW w:w="0" w:type="auto"/>
            <w:hideMark/>
          </w:tcPr>
          <w:p w:rsidRPr="00BC1B1B" w:rsidR="00BC1B1B" w:rsidP="00BC1B1B" w:rsidRDefault="00BC1B1B" w14:paraId="100BA4F5"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3.38</w:t>
            </w:r>
          </w:p>
        </w:tc>
        <w:tc>
          <w:tcPr>
            <w:tcW w:w="0" w:type="auto"/>
            <w:hideMark/>
          </w:tcPr>
          <w:p w:rsidRPr="00BC1B1B" w:rsidR="00BC1B1B" w:rsidP="00BC1B1B" w:rsidRDefault="00BC1B1B" w14:paraId="29C3F3FE"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0.18</w:t>
            </w:r>
          </w:p>
        </w:tc>
        <w:tc>
          <w:tcPr>
            <w:tcW w:w="0" w:type="auto"/>
            <w:hideMark/>
          </w:tcPr>
          <w:p w:rsidRPr="00BC1B1B" w:rsidR="00BC1B1B" w:rsidP="00BC1B1B" w:rsidRDefault="00BC1B1B" w14:paraId="5D741876"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0.44</w:t>
            </w:r>
          </w:p>
        </w:tc>
        <w:tc>
          <w:tcPr>
            <w:tcW w:w="0" w:type="auto"/>
            <w:hideMark/>
          </w:tcPr>
          <w:p w:rsidRPr="00BC1B1B" w:rsidR="00BC1B1B" w:rsidP="00BC1B1B" w:rsidRDefault="00BC1B1B" w14:paraId="49DB41C1"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0.6711</w:t>
            </w:r>
          </w:p>
        </w:tc>
        <w:tc>
          <w:tcPr>
            <w:tcW w:w="0" w:type="auto"/>
            <w:hideMark/>
          </w:tcPr>
          <w:p w:rsidRPr="00BC1B1B" w:rsidR="00BC1B1B" w:rsidP="00BC1B1B" w:rsidRDefault="00BC1B1B" w14:paraId="7B766F9D"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Pr="00BC1B1B" w:rsidR="00BC1B1B" w:rsidTr="00A554E3" w14:paraId="04532F1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1B1B" w:rsidR="00BC1B1B" w:rsidP="00BC1B1B" w:rsidRDefault="00BC1B1B" w14:paraId="115E4A0D" w14:textId="77777777">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Work_Life_Balance</w:t>
            </w:r>
          </w:p>
        </w:tc>
        <w:tc>
          <w:tcPr>
            <w:tcW w:w="0" w:type="auto"/>
            <w:hideMark/>
          </w:tcPr>
          <w:p w:rsidRPr="00BC1B1B" w:rsidR="00BC1B1B" w:rsidP="00BC1B1B" w:rsidRDefault="00BC1B1B" w14:paraId="694B9C80"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4.00</w:t>
            </w:r>
          </w:p>
        </w:tc>
        <w:tc>
          <w:tcPr>
            <w:tcW w:w="0" w:type="auto"/>
            <w:hideMark/>
          </w:tcPr>
          <w:p w:rsidRPr="00BC1B1B" w:rsidR="00BC1B1B" w:rsidP="00BC1B1B" w:rsidRDefault="00BC1B1B" w14:paraId="14BFDB28"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3.88</w:t>
            </w:r>
          </w:p>
        </w:tc>
        <w:tc>
          <w:tcPr>
            <w:tcW w:w="0" w:type="auto"/>
            <w:hideMark/>
          </w:tcPr>
          <w:p w:rsidRPr="00BC1B1B" w:rsidR="00BC1B1B" w:rsidP="00BC1B1B" w:rsidRDefault="00BC1B1B" w14:paraId="1F473C4A"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0.12</w:t>
            </w:r>
          </w:p>
        </w:tc>
        <w:tc>
          <w:tcPr>
            <w:tcW w:w="0" w:type="auto"/>
            <w:hideMark/>
          </w:tcPr>
          <w:p w:rsidRPr="00BC1B1B" w:rsidR="00BC1B1B" w:rsidP="00BC1B1B" w:rsidRDefault="00BC1B1B" w14:paraId="0AE0A38D"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0.25</w:t>
            </w:r>
          </w:p>
        </w:tc>
        <w:tc>
          <w:tcPr>
            <w:tcW w:w="0" w:type="auto"/>
            <w:hideMark/>
          </w:tcPr>
          <w:p w:rsidRPr="00BC1B1B" w:rsidR="00BC1B1B" w:rsidP="00BC1B1B" w:rsidRDefault="00BC1B1B" w14:paraId="66EF0255"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0.8107</w:t>
            </w:r>
          </w:p>
        </w:tc>
        <w:tc>
          <w:tcPr>
            <w:tcW w:w="0" w:type="auto"/>
            <w:hideMark/>
          </w:tcPr>
          <w:p w:rsidRPr="00BC1B1B" w:rsidR="00BC1B1B" w:rsidP="00BC1B1B" w:rsidRDefault="00BC1B1B" w14:paraId="7A3953DD"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bl>
    <w:p w:rsidRPr="00FC650E" w:rsidR="00AE505D" w:rsidP="00AE505D" w:rsidRDefault="00AE505D" w14:paraId="0530ADFE" w14:textId="77777777">
      <w:pPr>
        <w:autoSpaceDE w:val="0"/>
        <w:autoSpaceDN w:val="0"/>
        <w:adjustRightInd w:val="0"/>
        <w:spacing w:after="0" w:line="240" w:lineRule="auto"/>
        <w:jc w:val="both"/>
        <w:rPr>
          <w:rFonts w:ascii="Arial" w:hAnsi="Arial" w:cs="Arial"/>
          <w:sz w:val="24"/>
          <w:szCs w:val="24"/>
          <w:lang w:val="en-US"/>
        </w:rPr>
      </w:pPr>
    </w:p>
    <w:p w:rsidRPr="008A342D" w:rsidR="008A342D" w:rsidP="008A342D" w:rsidRDefault="008A342D" w14:paraId="44C3C293" w14:textId="77777777">
      <w:pPr>
        <w:autoSpaceDE w:val="0"/>
        <w:autoSpaceDN w:val="0"/>
        <w:adjustRightInd w:val="0"/>
        <w:spacing w:after="0" w:line="240" w:lineRule="auto"/>
        <w:jc w:val="both"/>
        <w:rPr>
          <w:rFonts w:ascii="Arial" w:hAnsi="Arial" w:cs="Arial"/>
          <w:b/>
          <w:bCs/>
          <w:sz w:val="24"/>
          <w:szCs w:val="24"/>
          <w:lang w:val="es-419"/>
        </w:rPr>
      </w:pPr>
      <w:r w:rsidRPr="1F1470BD">
        <w:rPr>
          <w:rFonts w:ascii="Arial" w:hAnsi="Arial" w:cs="Arial"/>
          <w:b/>
          <w:bCs/>
          <w:sz w:val="24"/>
          <w:szCs w:val="24"/>
          <w:lang w:val="es-419"/>
        </w:rPr>
        <w:t>Positive Effe</w:t>
      </w:r>
      <w:commentRangeStart w:id="74"/>
      <w:commentRangeStart w:id="75"/>
      <w:commentRangeStart w:id="76"/>
      <w:r w:rsidRPr="1F1470BD">
        <w:rPr>
          <w:rFonts w:ascii="Arial" w:hAnsi="Arial" w:cs="Arial"/>
          <w:b/>
          <w:bCs/>
          <w:sz w:val="24"/>
          <w:szCs w:val="24"/>
          <w:lang w:val="es-419"/>
        </w:rPr>
        <w:t>cts:</w:t>
      </w:r>
      <w:commentRangeEnd w:id="74"/>
      <w:r>
        <w:rPr>
          <w:rStyle w:val="CommentReference"/>
        </w:rPr>
        <w:commentReference w:id="74"/>
      </w:r>
      <w:commentRangeEnd w:id="75"/>
      <w:r w:rsidR="008A1C5A">
        <w:rPr>
          <w:rStyle w:val="CommentReference"/>
        </w:rPr>
        <w:commentReference w:id="75"/>
      </w:r>
      <w:commentRangeEnd w:id="76"/>
      <w:r w:rsidR="008D7493">
        <w:rPr>
          <w:rStyle w:val="CommentReference"/>
        </w:rPr>
        <w:commentReference w:id="76"/>
      </w:r>
    </w:p>
    <w:p w:rsidRPr="008A342D" w:rsidR="008A342D" w:rsidP="008A342D" w:rsidRDefault="008A342D" w14:paraId="250C65BC" w14:textId="77777777">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Team Milestones (+1.34 points, p=0.0005)</w:t>
      </w:r>
    </w:p>
    <w:p w:rsidRPr="008A342D" w:rsidR="008A342D" w:rsidP="008A342D" w:rsidRDefault="008A342D" w14:paraId="67A79916" w14:textId="77777777">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Feedback (+1.31 points, p&lt;0.0001)</w:t>
      </w:r>
    </w:p>
    <w:p w:rsidRPr="008A342D" w:rsidR="008A342D" w:rsidP="008A342D" w:rsidRDefault="008A342D" w14:paraId="23A8DF40" w14:textId="77777777">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Motivation (+1.30 points, p&lt;0.0001)</w:t>
      </w:r>
    </w:p>
    <w:p w:rsidRPr="008A342D" w:rsidR="008A342D" w:rsidP="008A342D" w:rsidRDefault="008A342D" w14:paraId="20895033" w14:textId="77777777">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Problem Solving (+1.30 points, p=0.0013)</w:t>
      </w:r>
    </w:p>
    <w:p w:rsidRPr="008A342D" w:rsidR="008A342D" w:rsidP="008A342D" w:rsidRDefault="008A342D" w14:paraId="4ED685F9" w14:textId="77777777">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Team Productivity (+1.23 points, p=0.0135)</w:t>
      </w:r>
    </w:p>
    <w:p w:rsidRPr="008A342D" w:rsidR="008A342D" w:rsidP="008A342D" w:rsidRDefault="008A342D" w14:paraId="16DE8C4F" w14:textId="77777777">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Confidence to Ask Questions (+1.16 points, p=0.0024)</w:t>
      </w:r>
    </w:p>
    <w:p w:rsidRPr="008A342D" w:rsidR="008A342D" w:rsidP="008A342D" w:rsidRDefault="008A342D" w14:paraId="72B966EC" w14:textId="77777777">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Trust in Superior (+1.14 points, p=0.0027)</w:t>
      </w:r>
    </w:p>
    <w:p w:rsidRPr="008A342D" w:rsidR="008A342D" w:rsidP="008A342D" w:rsidRDefault="008A342D" w14:paraId="4DAE5CBA" w14:textId="77777777">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Team Influence (+1.14 points, p=0.0009)</w:t>
      </w:r>
    </w:p>
    <w:p w:rsidRPr="008A342D" w:rsidR="008A342D" w:rsidP="008A342D" w:rsidRDefault="008A342D" w14:paraId="3528221D" w14:textId="77777777">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Work Environment (+1.12 points, p=0.0061)</w:t>
      </w:r>
    </w:p>
    <w:p w:rsidRPr="008A342D" w:rsidR="008A342D" w:rsidP="008A342D" w:rsidRDefault="008A342D" w14:paraId="5FB18481" w14:textId="77777777">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Attention to Others (+1.10 points, p=0.0037)</w:t>
      </w:r>
    </w:p>
    <w:p w:rsidRPr="008A342D" w:rsidR="008A342D" w:rsidP="008A342D" w:rsidRDefault="008A342D" w14:paraId="38353E20" w14:textId="77777777">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Belonging (+1.02 points, p=0.0104)</w:t>
      </w:r>
    </w:p>
    <w:p w:rsidRPr="008A342D" w:rsidR="008A342D" w:rsidP="008A342D" w:rsidRDefault="008A342D" w14:paraId="6D9D35BA" w14:textId="77777777">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Personal Relationships (+0.78 points, p=0.0035)</w:t>
      </w:r>
    </w:p>
    <w:p w:rsidRPr="008A342D" w:rsidR="008A342D" w:rsidP="008A342D" w:rsidRDefault="008A342D" w14:paraId="4323142F" w14:textId="77777777">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Tasks Assignment (+0.68 points, p=0.0400)</w:t>
      </w:r>
    </w:p>
    <w:p w:rsidRPr="008A342D" w:rsidR="008A342D" w:rsidP="008A342D" w:rsidRDefault="008A342D" w14:paraId="33CA3367" w14:textId="77777777">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Knowledge Exchange (+0.65 points, p=0.0062)</w:t>
      </w:r>
    </w:p>
    <w:p w:rsidRPr="008A342D" w:rsidR="008A342D" w:rsidP="008A342D" w:rsidRDefault="008A342D" w14:paraId="6F22D892" w14:textId="77777777">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Communication with Boss (+0.56 points, p=0.0217)</w:t>
      </w:r>
    </w:p>
    <w:p w:rsidRPr="008A342D" w:rsidR="008A342D" w:rsidP="008A342D" w:rsidRDefault="008A342D" w14:paraId="26DB574C" w14:textId="77777777">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Company Appreciation (+0.48 points, p=0.0421)</w:t>
      </w:r>
    </w:p>
    <w:p w:rsidRPr="008A342D" w:rsidR="008A342D" w:rsidP="008A342D" w:rsidRDefault="008A342D" w14:paraId="47B0B4A2" w14:textId="77777777">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Flexibility (+0.34 points, p=0.0463)</w:t>
      </w:r>
    </w:p>
    <w:p w:rsidRPr="008A342D" w:rsidR="008A342D" w:rsidP="008A342D" w:rsidRDefault="008A342D" w14:paraId="610E8344" w14:textId="77777777">
      <w:pPr>
        <w:autoSpaceDE w:val="0"/>
        <w:autoSpaceDN w:val="0"/>
        <w:adjustRightInd w:val="0"/>
        <w:spacing w:after="0" w:line="240" w:lineRule="auto"/>
        <w:jc w:val="both"/>
        <w:rPr>
          <w:rFonts w:ascii="Arial" w:hAnsi="Arial" w:cs="Arial"/>
          <w:b/>
          <w:bCs/>
          <w:sz w:val="24"/>
          <w:szCs w:val="24"/>
          <w:lang w:val="es-419"/>
        </w:rPr>
      </w:pPr>
      <w:r w:rsidRPr="008A342D">
        <w:rPr>
          <w:rFonts w:ascii="Arial" w:hAnsi="Arial" w:cs="Arial"/>
          <w:b/>
          <w:bCs/>
          <w:sz w:val="24"/>
          <w:szCs w:val="24"/>
          <w:lang w:val="es-419"/>
        </w:rPr>
        <w:t>Negative Effects:</w:t>
      </w:r>
    </w:p>
    <w:p w:rsidRPr="008A342D" w:rsidR="008A342D" w:rsidP="008A342D" w:rsidRDefault="008A342D" w14:paraId="04CEAE6F" w14:textId="77777777">
      <w:pPr>
        <w:numPr>
          <w:ilvl w:val="0"/>
          <w:numId w:val="42"/>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lower Lack of Employee Engagement (-1.07 points, p=0.0030)</w:t>
      </w:r>
    </w:p>
    <w:p w:rsidRPr="008A342D" w:rsidR="008A342D" w:rsidP="008A342D" w:rsidRDefault="008A342D" w14:paraId="08068CED" w14:textId="77777777">
      <w:pPr>
        <w:numPr>
          <w:ilvl w:val="0"/>
          <w:numId w:val="42"/>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lower Coordination Issues (-1.04 points, p=0.0053)</w:t>
      </w:r>
    </w:p>
    <w:p w:rsidRPr="008A342D" w:rsidR="008A342D" w:rsidP="008A342D" w:rsidRDefault="008A342D" w14:paraId="7E592733" w14:textId="77777777">
      <w:pPr>
        <w:numPr>
          <w:ilvl w:val="0"/>
          <w:numId w:val="42"/>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 xml:space="preserve">Significantly </w:t>
      </w:r>
      <w:r w:rsidRPr="008A342D">
        <w:rPr>
          <w:rFonts w:ascii="Arial" w:hAnsi="Arial" w:cs="Arial"/>
          <w:color w:val="FF0000"/>
          <w:sz w:val="24"/>
          <w:szCs w:val="24"/>
          <w:lang w:val="en-US"/>
        </w:rPr>
        <w:t>lower Shared Leadership</w:t>
      </w:r>
      <w:r w:rsidRPr="008A342D">
        <w:rPr>
          <w:rFonts w:ascii="Arial" w:hAnsi="Arial" w:cs="Arial"/>
          <w:sz w:val="24"/>
          <w:szCs w:val="24"/>
          <w:lang w:val="en-US"/>
        </w:rPr>
        <w:t xml:space="preserve"> (-1.00 points, p&lt;0.0001)</w:t>
      </w:r>
    </w:p>
    <w:p w:rsidRPr="008A342D" w:rsidR="008A342D" w:rsidP="008A342D" w:rsidRDefault="008A342D" w14:paraId="3D41DE31" w14:textId="77777777">
      <w:pPr>
        <w:numPr>
          <w:ilvl w:val="0"/>
          <w:numId w:val="42"/>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lower Communication Issues (-0.94 points, p=0.0003)</w:t>
      </w:r>
    </w:p>
    <w:p w:rsidRPr="008A342D" w:rsidR="008A342D" w:rsidP="008A342D" w:rsidRDefault="008A342D" w14:paraId="22F5D1A6" w14:textId="77777777">
      <w:pPr>
        <w:numPr>
          <w:ilvl w:val="0"/>
          <w:numId w:val="42"/>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 xml:space="preserve">Significantly lower </w:t>
      </w:r>
      <w:r w:rsidRPr="008A342D">
        <w:rPr>
          <w:rFonts w:ascii="Arial" w:hAnsi="Arial" w:cs="Arial"/>
          <w:color w:val="FF0000"/>
          <w:sz w:val="24"/>
          <w:szCs w:val="24"/>
          <w:lang w:val="en-US"/>
        </w:rPr>
        <w:t xml:space="preserve">Collaboration Between Team Members </w:t>
      </w:r>
      <w:r w:rsidRPr="008A342D">
        <w:rPr>
          <w:rFonts w:ascii="Arial" w:hAnsi="Arial" w:cs="Arial"/>
          <w:sz w:val="24"/>
          <w:szCs w:val="24"/>
          <w:lang w:val="en-US"/>
        </w:rPr>
        <w:t>(-0.88 points, p=0.0001)</w:t>
      </w:r>
    </w:p>
    <w:p w:rsidRPr="008A342D" w:rsidR="008A342D" w:rsidP="008A342D" w:rsidRDefault="008A342D" w14:paraId="4B788A98" w14:textId="77777777">
      <w:pPr>
        <w:numPr>
          <w:ilvl w:val="0"/>
          <w:numId w:val="42"/>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lower Frustration (-0.85 points, p=0.0167)</w:t>
      </w:r>
    </w:p>
    <w:p w:rsidRPr="008A342D" w:rsidR="008A342D" w:rsidP="008A342D" w:rsidRDefault="008A342D" w14:paraId="6A69D962" w14:textId="77777777">
      <w:pPr>
        <w:numPr>
          <w:ilvl w:val="0"/>
          <w:numId w:val="42"/>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lower Project Management Problems (-0.83 points, p=0.0020)</w:t>
      </w:r>
    </w:p>
    <w:p w:rsidRPr="008A342D" w:rsidR="008A342D" w:rsidP="008A342D" w:rsidRDefault="008A342D" w14:paraId="79C58194" w14:textId="77777777">
      <w:pPr>
        <w:numPr>
          <w:ilvl w:val="0"/>
          <w:numId w:val="42"/>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lower Leadership Problems (-0.67 points, p=0.0217)</w:t>
      </w:r>
    </w:p>
    <w:p w:rsidRPr="008A342D" w:rsidR="008A342D" w:rsidP="008A342D" w:rsidRDefault="008A342D" w14:paraId="29090A12" w14:textId="77777777">
      <w:pPr>
        <w:numPr>
          <w:ilvl w:val="0"/>
          <w:numId w:val="42"/>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 xml:space="preserve">Significantly lower </w:t>
      </w:r>
      <w:r w:rsidRPr="008A342D">
        <w:rPr>
          <w:rFonts w:ascii="Arial" w:hAnsi="Arial" w:cs="Arial"/>
          <w:color w:val="FF0000"/>
          <w:sz w:val="24"/>
          <w:szCs w:val="24"/>
          <w:lang w:val="en-US"/>
        </w:rPr>
        <w:t xml:space="preserve">Confidence Between Team Members </w:t>
      </w:r>
      <w:r w:rsidRPr="008A342D">
        <w:rPr>
          <w:rFonts w:ascii="Arial" w:hAnsi="Arial" w:cs="Arial"/>
          <w:sz w:val="24"/>
          <w:szCs w:val="24"/>
          <w:lang w:val="en-US"/>
        </w:rPr>
        <w:t>(-0.65 points, p=0.0155)</w:t>
      </w:r>
    </w:p>
    <w:p w:rsidRPr="008A342D" w:rsidR="008A342D" w:rsidP="008A342D" w:rsidRDefault="008A342D" w14:paraId="5AD41F64" w14:textId="77777777">
      <w:pPr>
        <w:numPr>
          <w:ilvl w:val="0"/>
          <w:numId w:val="42"/>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lower Task Pressure (-0.50 points, p=0.0471)</w:t>
      </w:r>
    </w:p>
    <w:p w:rsidRPr="00FC650E" w:rsidR="00AE505D" w:rsidP="00AE505D" w:rsidRDefault="00AE505D" w14:paraId="0B4C3029" w14:textId="77777777">
      <w:pPr>
        <w:autoSpaceDE w:val="0"/>
        <w:autoSpaceDN w:val="0"/>
        <w:adjustRightInd w:val="0"/>
        <w:spacing w:after="0" w:line="240" w:lineRule="auto"/>
        <w:jc w:val="both"/>
        <w:rPr>
          <w:rFonts w:ascii="Arial" w:hAnsi="Arial" w:cs="Arial"/>
          <w:b/>
          <w:bCs/>
          <w:sz w:val="24"/>
          <w:szCs w:val="24"/>
          <w:lang w:val="en-US"/>
        </w:rPr>
      </w:pPr>
    </w:p>
    <w:p w:rsidRPr="00FC650E" w:rsidR="00AE505D" w:rsidP="00AE505D" w:rsidRDefault="00AE505D" w14:paraId="04E03DA9" w14:textId="4F7B0878">
      <w:pPr>
        <w:autoSpaceDE w:val="0"/>
        <w:autoSpaceDN w:val="0"/>
        <w:adjustRightInd w:val="0"/>
        <w:spacing w:after="0" w:line="240" w:lineRule="auto"/>
        <w:jc w:val="both"/>
        <w:rPr>
          <w:rFonts w:ascii="Arial" w:hAnsi="Arial" w:cs="Arial"/>
          <w:b/>
          <w:bCs/>
          <w:sz w:val="24"/>
          <w:szCs w:val="24"/>
          <w:lang w:val="en-US"/>
        </w:rPr>
      </w:pPr>
      <w:r>
        <w:rPr>
          <w:rFonts w:ascii="Arial" w:hAnsi="Arial" w:cs="Arial"/>
          <w:b/>
          <w:bCs/>
          <w:sz w:val="24"/>
          <w:szCs w:val="24"/>
          <w:lang w:val="en-US"/>
        </w:rPr>
        <w:t>5</w:t>
      </w:r>
      <w:r w:rsidRPr="00FC650E">
        <w:rPr>
          <w:rFonts w:ascii="Arial" w:hAnsi="Arial" w:cs="Arial"/>
          <w:b/>
          <w:bCs/>
          <w:sz w:val="24"/>
          <w:szCs w:val="24"/>
          <w:lang w:val="en-US"/>
        </w:rPr>
        <w:t>.3.</w:t>
      </w:r>
      <w:r>
        <w:rPr>
          <w:rFonts w:ascii="Arial" w:hAnsi="Arial" w:cs="Arial"/>
          <w:b/>
          <w:bCs/>
          <w:sz w:val="24"/>
          <w:szCs w:val="24"/>
          <w:lang w:val="en-US"/>
        </w:rPr>
        <w:t xml:space="preserve">3.2 </w:t>
      </w:r>
      <w:r w:rsidRPr="00FC650E">
        <w:rPr>
          <w:rFonts w:ascii="Arial" w:hAnsi="Arial" w:cs="Arial"/>
          <w:b/>
          <w:bCs/>
          <w:sz w:val="24"/>
          <w:szCs w:val="24"/>
          <w:lang w:val="en-US"/>
        </w:rPr>
        <w:t xml:space="preserve">Effects on </w:t>
      </w:r>
      <w:r w:rsidR="00C31995">
        <w:rPr>
          <w:rFonts w:ascii="Arial" w:hAnsi="Arial" w:cs="Arial"/>
          <w:b/>
          <w:bCs/>
          <w:sz w:val="24"/>
          <w:szCs w:val="24"/>
          <w:lang w:val="en-US"/>
        </w:rPr>
        <w:t>Individual contributors</w:t>
      </w:r>
      <w:r w:rsidRPr="00FC650E">
        <w:rPr>
          <w:rFonts w:ascii="Arial" w:hAnsi="Arial" w:cs="Arial"/>
          <w:b/>
          <w:bCs/>
          <w:sz w:val="24"/>
          <w:szCs w:val="24"/>
          <w:lang w:val="en-US"/>
        </w:rPr>
        <w:t xml:space="preserve"> </w:t>
      </w:r>
    </w:p>
    <w:p w:rsidRPr="00FC650E" w:rsidR="00AE505D" w:rsidP="00AE505D" w:rsidRDefault="00AE505D" w14:paraId="29AA28AE" w14:textId="77777777">
      <w:pPr>
        <w:autoSpaceDE w:val="0"/>
        <w:autoSpaceDN w:val="0"/>
        <w:adjustRightInd w:val="0"/>
        <w:spacing w:after="0" w:line="240" w:lineRule="auto"/>
        <w:jc w:val="both"/>
        <w:rPr>
          <w:rFonts w:ascii="Arial" w:hAnsi="Arial" w:cs="Arial"/>
          <w:b/>
          <w:bCs/>
          <w:sz w:val="24"/>
          <w:szCs w:val="24"/>
          <w:lang w:val="en-US"/>
        </w:rPr>
      </w:pPr>
    </w:p>
    <w:p w:rsidRPr="000E02E3" w:rsidR="00AE505D" w:rsidP="00AE505D" w:rsidRDefault="000E02E3" w14:paraId="7FE75C18" w14:textId="3C78E81E">
      <w:pPr>
        <w:autoSpaceDE w:val="0"/>
        <w:autoSpaceDN w:val="0"/>
        <w:adjustRightInd w:val="0"/>
        <w:spacing w:after="0" w:line="240" w:lineRule="auto"/>
        <w:jc w:val="both"/>
        <w:rPr>
          <w:rFonts w:ascii="Arial" w:hAnsi="Arial" w:cs="Arial"/>
          <w:lang w:val="en-US"/>
        </w:rPr>
      </w:pPr>
      <w:r w:rsidRPr="00646645">
        <w:rPr>
          <w:rFonts w:ascii="Arial" w:hAnsi="Arial" w:cs="Arial"/>
          <w:b/>
          <w:bCs/>
          <w:lang w:val="en-US"/>
        </w:rPr>
        <w:t>Table 7</w:t>
      </w:r>
      <w:r w:rsidRPr="000E02E3">
        <w:rPr>
          <w:rFonts w:ascii="Arial" w:hAnsi="Arial" w:cs="Arial"/>
          <w:b/>
          <w:bCs/>
          <w:lang w:val="en-US"/>
        </w:rPr>
        <w:t xml:space="preserve">.1 </w:t>
      </w:r>
      <w:r w:rsidRPr="000E02E3" w:rsidR="00AE505D">
        <w:rPr>
          <w:rFonts w:ascii="Arial" w:hAnsi="Arial" w:cs="Arial"/>
          <w:b/>
          <w:bCs/>
          <w:lang w:val="en-US"/>
        </w:rPr>
        <w:t xml:space="preserve">presents the detailed t-test results for </w:t>
      </w:r>
      <w:r w:rsidR="00C31995">
        <w:rPr>
          <w:rFonts w:ascii="Arial" w:hAnsi="Arial" w:cs="Arial"/>
          <w:b/>
          <w:bCs/>
          <w:lang w:val="en-US"/>
        </w:rPr>
        <w:t>individual contributors</w:t>
      </w:r>
      <w:r w:rsidRPr="000E02E3" w:rsidR="00AE505D">
        <w:rPr>
          <w:rFonts w:ascii="Arial" w:hAnsi="Arial" w:cs="Arial"/>
          <w:b/>
          <w:bCs/>
          <w:lang w:val="en-US"/>
        </w:rPr>
        <w:t>, comparing high remote work versus low remote work conditions:</w:t>
      </w:r>
    </w:p>
    <w:p w:rsidRPr="00FC650E" w:rsidR="00AE505D" w:rsidP="00AE505D" w:rsidRDefault="00AE505D" w14:paraId="69C51075" w14:textId="77777777">
      <w:pPr>
        <w:autoSpaceDE w:val="0"/>
        <w:autoSpaceDN w:val="0"/>
        <w:adjustRightInd w:val="0"/>
        <w:spacing w:after="0" w:line="240" w:lineRule="auto"/>
        <w:jc w:val="both"/>
        <w:rPr>
          <w:rFonts w:ascii="Arial" w:hAnsi="Arial" w:cs="Arial"/>
          <w:b/>
          <w:bCs/>
          <w:sz w:val="24"/>
          <w:szCs w:val="24"/>
          <w:lang w:val="en-US"/>
        </w:rPr>
      </w:pPr>
      <w:r>
        <w:rPr>
          <w:rFonts w:ascii="Arial" w:hAnsi="Arial" w:cs="Arial"/>
          <w:b/>
          <w:bCs/>
          <w:sz w:val="24"/>
          <w:szCs w:val="24"/>
          <w:lang w:val="en-US"/>
        </w:rPr>
        <w:tab/>
      </w:r>
    </w:p>
    <w:tbl>
      <w:tblPr>
        <w:tblStyle w:val="PlainTable1"/>
        <w:tblW w:w="0" w:type="auto"/>
        <w:tblLook w:val="04A0" w:firstRow="1" w:lastRow="0" w:firstColumn="1" w:lastColumn="0" w:noHBand="0" w:noVBand="1"/>
      </w:tblPr>
      <w:tblGrid>
        <w:gridCol w:w="2991"/>
        <w:gridCol w:w="854"/>
        <w:gridCol w:w="854"/>
        <w:gridCol w:w="1067"/>
        <w:gridCol w:w="874"/>
        <w:gridCol w:w="748"/>
        <w:gridCol w:w="1106"/>
      </w:tblGrid>
      <w:tr w:rsidRPr="008E548E" w:rsidR="008E548E" w:rsidTr="008E548E" w14:paraId="03C9966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608FFBAA"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Metric</w:t>
            </w:r>
          </w:p>
        </w:tc>
        <w:tc>
          <w:tcPr>
            <w:tcW w:w="0" w:type="auto"/>
            <w:hideMark/>
          </w:tcPr>
          <w:p w:rsidRPr="008E548E" w:rsidR="008E548E" w:rsidP="008E548E" w:rsidRDefault="008E548E" w14:paraId="0EB68140" w14:textId="77777777">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High Remote Mean</w:t>
            </w:r>
          </w:p>
        </w:tc>
        <w:tc>
          <w:tcPr>
            <w:tcW w:w="0" w:type="auto"/>
            <w:hideMark/>
          </w:tcPr>
          <w:p w:rsidRPr="008E548E" w:rsidR="008E548E" w:rsidP="008E548E" w:rsidRDefault="008E548E" w14:paraId="0A893B96" w14:textId="77777777">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Low Remote Mean</w:t>
            </w:r>
          </w:p>
        </w:tc>
        <w:tc>
          <w:tcPr>
            <w:tcW w:w="0" w:type="auto"/>
            <w:hideMark/>
          </w:tcPr>
          <w:p w:rsidRPr="008E548E" w:rsidR="008E548E" w:rsidP="008E548E" w:rsidRDefault="008E548E" w14:paraId="4DBF99F8" w14:textId="77777777">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Difference</w:t>
            </w:r>
          </w:p>
        </w:tc>
        <w:tc>
          <w:tcPr>
            <w:tcW w:w="0" w:type="auto"/>
            <w:hideMark/>
          </w:tcPr>
          <w:p w:rsidRPr="008E548E" w:rsidR="008E548E" w:rsidP="008E548E" w:rsidRDefault="008E548E" w14:paraId="4A82ACF0" w14:textId="77777777">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t-statistic</w:t>
            </w:r>
          </w:p>
        </w:tc>
        <w:tc>
          <w:tcPr>
            <w:tcW w:w="0" w:type="auto"/>
            <w:hideMark/>
          </w:tcPr>
          <w:p w:rsidRPr="008E548E" w:rsidR="008E548E" w:rsidP="008E548E" w:rsidRDefault="008E548E" w14:paraId="123157F8" w14:textId="77777777">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p-value</w:t>
            </w:r>
          </w:p>
        </w:tc>
        <w:tc>
          <w:tcPr>
            <w:tcW w:w="0" w:type="auto"/>
            <w:hideMark/>
          </w:tcPr>
          <w:p w:rsidRPr="008E548E" w:rsidR="008E548E" w:rsidP="008E548E" w:rsidRDefault="008E548E" w14:paraId="0A088456" w14:textId="77777777">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Significant</w:t>
            </w:r>
          </w:p>
        </w:tc>
      </w:tr>
      <w:tr w:rsidRPr="008E548E" w:rsidR="008E548E" w:rsidTr="008E548E" w14:paraId="376A58F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679BF257"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Comfort</w:t>
            </w:r>
          </w:p>
        </w:tc>
        <w:tc>
          <w:tcPr>
            <w:tcW w:w="0" w:type="auto"/>
            <w:hideMark/>
          </w:tcPr>
          <w:p w:rsidRPr="008E548E" w:rsidR="008E548E" w:rsidP="008E548E" w:rsidRDefault="008E548E" w14:paraId="64ACD649"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4.62</w:t>
            </w:r>
          </w:p>
        </w:tc>
        <w:tc>
          <w:tcPr>
            <w:tcW w:w="0" w:type="auto"/>
            <w:hideMark/>
          </w:tcPr>
          <w:p w:rsidRPr="008E548E" w:rsidR="008E548E" w:rsidP="008E548E" w:rsidRDefault="008E548E" w14:paraId="55A590D3"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4.03</w:t>
            </w:r>
          </w:p>
        </w:tc>
        <w:tc>
          <w:tcPr>
            <w:tcW w:w="0" w:type="auto"/>
            <w:hideMark/>
          </w:tcPr>
          <w:p w:rsidRPr="008E548E" w:rsidR="008E548E" w:rsidP="008E548E" w:rsidRDefault="008E548E" w14:paraId="4BB1D47B"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0.59</w:t>
            </w:r>
          </w:p>
        </w:tc>
        <w:tc>
          <w:tcPr>
            <w:tcW w:w="0" w:type="auto"/>
            <w:hideMark/>
          </w:tcPr>
          <w:p w:rsidRPr="008E548E" w:rsidR="008E548E" w:rsidP="008E548E" w:rsidRDefault="008E548E" w14:paraId="003146C2"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3.19</w:t>
            </w:r>
          </w:p>
        </w:tc>
        <w:tc>
          <w:tcPr>
            <w:tcW w:w="0" w:type="auto"/>
            <w:hideMark/>
          </w:tcPr>
          <w:p w:rsidRPr="008E548E" w:rsidR="008E548E" w:rsidP="008E548E" w:rsidRDefault="008E548E" w14:paraId="7D742C4E"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0.0030</w:t>
            </w:r>
          </w:p>
        </w:tc>
        <w:tc>
          <w:tcPr>
            <w:tcW w:w="0" w:type="auto"/>
            <w:hideMark/>
          </w:tcPr>
          <w:p w:rsidRPr="008E548E" w:rsidR="008E548E" w:rsidP="008E548E" w:rsidRDefault="008E548E" w14:paraId="6CD4B681"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Yes</w:t>
            </w:r>
          </w:p>
        </w:tc>
      </w:tr>
      <w:tr w:rsidRPr="008E548E" w:rsidR="008E548E" w:rsidTr="008E548E" w14:paraId="55C9852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05E4D1EF"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Flexibility</w:t>
            </w:r>
          </w:p>
        </w:tc>
        <w:tc>
          <w:tcPr>
            <w:tcW w:w="0" w:type="auto"/>
            <w:hideMark/>
          </w:tcPr>
          <w:p w:rsidRPr="008E548E" w:rsidR="008E548E" w:rsidP="008E548E" w:rsidRDefault="008E548E" w14:paraId="36566024"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4.29</w:t>
            </w:r>
          </w:p>
        </w:tc>
        <w:tc>
          <w:tcPr>
            <w:tcW w:w="0" w:type="auto"/>
            <w:hideMark/>
          </w:tcPr>
          <w:p w:rsidRPr="008E548E" w:rsidR="008E548E" w:rsidP="008E548E" w:rsidRDefault="008E548E" w14:paraId="2AB32643"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3.90</w:t>
            </w:r>
          </w:p>
        </w:tc>
        <w:tc>
          <w:tcPr>
            <w:tcW w:w="0" w:type="auto"/>
            <w:hideMark/>
          </w:tcPr>
          <w:p w:rsidRPr="008E548E" w:rsidR="008E548E" w:rsidP="008E548E" w:rsidRDefault="008E548E" w14:paraId="35CFA25F"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0.39</w:t>
            </w:r>
          </w:p>
        </w:tc>
        <w:tc>
          <w:tcPr>
            <w:tcW w:w="0" w:type="auto"/>
            <w:hideMark/>
          </w:tcPr>
          <w:p w:rsidRPr="008E548E" w:rsidR="008E548E" w:rsidP="008E548E" w:rsidRDefault="008E548E" w14:paraId="7994DBAB"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2.32</w:t>
            </w:r>
          </w:p>
        </w:tc>
        <w:tc>
          <w:tcPr>
            <w:tcW w:w="0" w:type="auto"/>
            <w:hideMark/>
          </w:tcPr>
          <w:p w:rsidRPr="008E548E" w:rsidR="008E548E" w:rsidP="008E548E" w:rsidRDefault="008E548E" w14:paraId="5EBC220F"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0.0256</w:t>
            </w:r>
          </w:p>
        </w:tc>
        <w:tc>
          <w:tcPr>
            <w:tcW w:w="0" w:type="auto"/>
            <w:hideMark/>
          </w:tcPr>
          <w:p w:rsidRPr="008E548E" w:rsidR="008E548E" w:rsidP="008E548E" w:rsidRDefault="008E548E" w14:paraId="72738BDD"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Yes</w:t>
            </w:r>
          </w:p>
        </w:tc>
      </w:tr>
      <w:tr w:rsidRPr="008E548E" w:rsidR="008E548E" w:rsidTr="008E548E" w14:paraId="10FDBCF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2F056044"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Autonomy</w:t>
            </w:r>
          </w:p>
        </w:tc>
        <w:tc>
          <w:tcPr>
            <w:tcW w:w="0" w:type="auto"/>
            <w:hideMark/>
          </w:tcPr>
          <w:p w:rsidRPr="008E548E" w:rsidR="008E548E" w:rsidP="008E548E" w:rsidRDefault="008E548E" w14:paraId="7C4ACE4A"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3.99</w:t>
            </w:r>
          </w:p>
        </w:tc>
        <w:tc>
          <w:tcPr>
            <w:tcW w:w="0" w:type="auto"/>
            <w:hideMark/>
          </w:tcPr>
          <w:p w:rsidRPr="008E548E" w:rsidR="008E548E" w:rsidP="008E548E" w:rsidRDefault="008E548E" w14:paraId="5CD8F8EC"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3.60</w:t>
            </w:r>
          </w:p>
        </w:tc>
        <w:tc>
          <w:tcPr>
            <w:tcW w:w="0" w:type="auto"/>
            <w:hideMark/>
          </w:tcPr>
          <w:p w:rsidRPr="008E548E" w:rsidR="008E548E" w:rsidP="008E548E" w:rsidRDefault="008E548E" w14:paraId="0AD2624F"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0.39</w:t>
            </w:r>
          </w:p>
        </w:tc>
        <w:tc>
          <w:tcPr>
            <w:tcW w:w="0" w:type="auto"/>
            <w:hideMark/>
          </w:tcPr>
          <w:p w:rsidRPr="008E548E" w:rsidR="008E548E" w:rsidP="008E548E" w:rsidRDefault="008E548E" w14:paraId="44122BBE"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2.63</w:t>
            </w:r>
          </w:p>
        </w:tc>
        <w:tc>
          <w:tcPr>
            <w:tcW w:w="0" w:type="auto"/>
            <w:hideMark/>
          </w:tcPr>
          <w:p w:rsidRPr="008E548E" w:rsidR="008E548E" w:rsidP="008E548E" w:rsidRDefault="008E548E" w14:paraId="0824F6F6"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0.0115</w:t>
            </w:r>
          </w:p>
        </w:tc>
        <w:tc>
          <w:tcPr>
            <w:tcW w:w="0" w:type="auto"/>
            <w:hideMark/>
          </w:tcPr>
          <w:p w:rsidRPr="008E548E" w:rsidR="008E548E" w:rsidP="008E548E" w:rsidRDefault="008E548E" w14:paraId="0D22F42B"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Yes</w:t>
            </w:r>
          </w:p>
        </w:tc>
      </w:tr>
      <w:tr w:rsidRPr="008E548E" w:rsidR="008E548E" w:rsidTr="008E548E" w14:paraId="7BE796B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7146EAB4"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Performance</w:t>
            </w:r>
          </w:p>
        </w:tc>
        <w:tc>
          <w:tcPr>
            <w:tcW w:w="0" w:type="auto"/>
            <w:hideMark/>
          </w:tcPr>
          <w:p w:rsidRPr="008E548E" w:rsidR="008E548E" w:rsidP="008E548E" w:rsidRDefault="008E548E" w14:paraId="48A6E437"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3.90</w:t>
            </w:r>
          </w:p>
        </w:tc>
        <w:tc>
          <w:tcPr>
            <w:tcW w:w="0" w:type="auto"/>
            <w:hideMark/>
          </w:tcPr>
          <w:p w:rsidRPr="008E548E" w:rsidR="008E548E" w:rsidP="008E548E" w:rsidRDefault="008E548E" w14:paraId="458DF051"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3.53</w:t>
            </w:r>
          </w:p>
        </w:tc>
        <w:tc>
          <w:tcPr>
            <w:tcW w:w="0" w:type="auto"/>
            <w:hideMark/>
          </w:tcPr>
          <w:p w:rsidRPr="008E548E" w:rsidR="008E548E" w:rsidP="008E548E" w:rsidRDefault="008E548E" w14:paraId="71492133"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0.37</w:t>
            </w:r>
          </w:p>
        </w:tc>
        <w:tc>
          <w:tcPr>
            <w:tcW w:w="0" w:type="auto"/>
            <w:hideMark/>
          </w:tcPr>
          <w:p w:rsidRPr="008E548E" w:rsidR="008E548E" w:rsidP="008E548E" w:rsidRDefault="008E548E" w14:paraId="1D8B9033"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2.31</w:t>
            </w:r>
          </w:p>
        </w:tc>
        <w:tc>
          <w:tcPr>
            <w:tcW w:w="0" w:type="auto"/>
            <w:hideMark/>
          </w:tcPr>
          <w:p w:rsidRPr="008E548E" w:rsidR="008E548E" w:rsidP="008E548E" w:rsidRDefault="008E548E" w14:paraId="0E27B2F2"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0.0256</w:t>
            </w:r>
          </w:p>
        </w:tc>
        <w:tc>
          <w:tcPr>
            <w:tcW w:w="0" w:type="auto"/>
            <w:hideMark/>
          </w:tcPr>
          <w:p w:rsidRPr="008E548E" w:rsidR="008E548E" w:rsidP="008E548E" w:rsidRDefault="008E548E" w14:paraId="2408AD28"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Yes</w:t>
            </w:r>
          </w:p>
        </w:tc>
      </w:tr>
      <w:tr w:rsidRPr="008E548E" w:rsidR="008E548E" w:rsidTr="008E548E" w14:paraId="60D0AC5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7E8D0938"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Confidence_Level</w:t>
            </w:r>
          </w:p>
        </w:tc>
        <w:tc>
          <w:tcPr>
            <w:tcW w:w="0" w:type="auto"/>
            <w:hideMark/>
          </w:tcPr>
          <w:p w:rsidRPr="008E548E" w:rsidR="008E548E" w:rsidP="008E548E" w:rsidRDefault="008E548E" w14:paraId="03A7B28B"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3.67</w:t>
            </w:r>
          </w:p>
        </w:tc>
        <w:tc>
          <w:tcPr>
            <w:tcW w:w="0" w:type="auto"/>
            <w:hideMark/>
          </w:tcPr>
          <w:p w:rsidRPr="008E548E" w:rsidR="008E548E" w:rsidP="008E548E" w:rsidRDefault="008E548E" w14:paraId="53792216"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3.33</w:t>
            </w:r>
          </w:p>
        </w:tc>
        <w:tc>
          <w:tcPr>
            <w:tcW w:w="0" w:type="auto"/>
            <w:hideMark/>
          </w:tcPr>
          <w:p w:rsidRPr="008E548E" w:rsidR="008E548E" w:rsidP="008E548E" w:rsidRDefault="008E548E" w14:paraId="691D8A8B"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0.34</w:t>
            </w:r>
          </w:p>
        </w:tc>
        <w:tc>
          <w:tcPr>
            <w:tcW w:w="0" w:type="auto"/>
            <w:hideMark/>
          </w:tcPr>
          <w:p w:rsidRPr="008E548E" w:rsidR="008E548E" w:rsidP="008E548E" w:rsidRDefault="008E548E" w14:paraId="2D58ED8F"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2.24</w:t>
            </w:r>
          </w:p>
        </w:tc>
        <w:tc>
          <w:tcPr>
            <w:tcW w:w="0" w:type="auto"/>
            <w:hideMark/>
          </w:tcPr>
          <w:p w:rsidRPr="008E548E" w:rsidR="008E548E" w:rsidP="008E548E" w:rsidRDefault="008E548E" w14:paraId="479E527A"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0.0297</w:t>
            </w:r>
          </w:p>
        </w:tc>
        <w:tc>
          <w:tcPr>
            <w:tcW w:w="0" w:type="auto"/>
            <w:hideMark/>
          </w:tcPr>
          <w:p w:rsidRPr="008E548E" w:rsidR="008E548E" w:rsidP="008E548E" w:rsidRDefault="008E548E" w14:paraId="1FCEEFC2"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Yes</w:t>
            </w:r>
          </w:p>
        </w:tc>
      </w:tr>
      <w:tr w:rsidRPr="008E548E" w:rsidR="008E548E" w:rsidTr="008E548E" w14:paraId="3119538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407118D1"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Creativity</w:t>
            </w:r>
          </w:p>
        </w:tc>
        <w:tc>
          <w:tcPr>
            <w:tcW w:w="0" w:type="auto"/>
            <w:hideMark/>
          </w:tcPr>
          <w:p w:rsidRPr="008E548E" w:rsidR="008E548E" w:rsidP="008E548E" w:rsidRDefault="008E548E" w14:paraId="4DD1EA22"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3.81</w:t>
            </w:r>
          </w:p>
        </w:tc>
        <w:tc>
          <w:tcPr>
            <w:tcW w:w="0" w:type="auto"/>
            <w:hideMark/>
          </w:tcPr>
          <w:p w:rsidRPr="008E548E" w:rsidR="008E548E" w:rsidP="008E548E" w:rsidRDefault="008E548E" w14:paraId="090FFCE3"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3.47</w:t>
            </w:r>
          </w:p>
        </w:tc>
        <w:tc>
          <w:tcPr>
            <w:tcW w:w="0" w:type="auto"/>
            <w:hideMark/>
          </w:tcPr>
          <w:p w:rsidRPr="008E548E" w:rsidR="008E548E" w:rsidP="008E548E" w:rsidRDefault="008E548E" w14:paraId="45653E79"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0.34</w:t>
            </w:r>
          </w:p>
        </w:tc>
        <w:tc>
          <w:tcPr>
            <w:tcW w:w="0" w:type="auto"/>
            <w:hideMark/>
          </w:tcPr>
          <w:p w:rsidRPr="008E548E" w:rsidR="008E548E" w:rsidP="008E548E" w:rsidRDefault="008E548E" w14:paraId="581A6FAA"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2.16</w:t>
            </w:r>
          </w:p>
        </w:tc>
        <w:tc>
          <w:tcPr>
            <w:tcW w:w="0" w:type="auto"/>
            <w:hideMark/>
          </w:tcPr>
          <w:p w:rsidRPr="008E548E" w:rsidR="008E548E" w:rsidP="008E548E" w:rsidRDefault="008E548E" w14:paraId="093AA015"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0.0366</w:t>
            </w:r>
          </w:p>
        </w:tc>
        <w:tc>
          <w:tcPr>
            <w:tcW w:w="0" w:type="auto"/>
            <w:hideMark/>
          </w:tcPr>
          <w:p w:rsidRPr="008E548E" w:rsidR="008E548E" w:rsidP="008E548E" w:rsidRDefault="008E548E" w14:paraId="291BF882"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Yes</w:t>
            </w:r>
          </w:p>
        </w:tc>
      </w:tr>
      <w:tr w:rsidRPr="008E548E" w:rsidR="008E548E" w:rsidTr="008E548E" w14:paraId="5326D1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33A5C2F3"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Problem_Solving</w:t>
            </w:r>
          </w:p>
        </w:tc>
        <w:tc>
          <w:tcPr>
            <w:tcW w:w="0" w:type="auto"/>
            <w:hideMark/>
          </w:tcPr>
          <w:p w:rsidRPr="008E548E" w:rsidR="008E548E" w:rsidP="008E548E" w:rsidRDefault="008E548E" w14:paraId="7934AF81"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3.77</w:t>
            </w:r>
          </w:p>
        </w:tc>
        <w:tc>
          <w:tcPr>
            <w:tcW w:w="0" w:type="auto"/>
            <w:hideMark/>
          </w:tcPr>
          <w:p w:rsidRPr="008E548E" w:rsidR="008E548E" w:rsidP="008E548E" w:rsidRDefault="008E548E" w14:paraId="753DCFC9"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3.47</w:t>
            </w:r>
          </w:p>
        </w:tc>
        <w:tc>
          <w:tcPr>
            <w:tcW w:w="0" w:type="auto"/>
            <w:hideMark/>
          </w:tcPr>
          <w:p w:rsidRPr="008E548E" w:rsidR="008E548E" w:rsidP="008E548E" w:rsidRDefault="008E548E" w14:paraId="5F594FD3"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0.31</w:t>
            </w:r>
          </w:p>
        </w:tc>
        <w:tc>
          <w:tcPr>
            <w:tcW w:w="0" w:type="auto"/>
            <w:hideMark/>
          </w:tcPr>
          <w:p w:rsidRPr="008E548E" w:rsidR="008E548E" w:rsidP="008E548E" w:rsidRDefault="008E548E" w14:paraId="00582A99"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2.19</w:t>
            </w:r>
          </w:p>
        </w:tc>
        <w:tc>
          <w:tcPr>
            <w:tcW w:w="0" w:type="auto"/>
            <w:hideMark/>
          </w:tcPr>
          <w:p w:rsidRPr="008E548E" w:rsidR="008E548E" w:rsidP="008E548E" w:rsidRDefault="008E548E" w14:paraId="5166D3FF"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0.0340</w:t>
            </w:r>
          </w:p>
        </w:tc>
        <w:tc>
          <w:tcPr>
            <w:tcW w:w="0" w:type="auto"/>
            <w:hideMark/>
          </w:tcPr>
          <w:p w:rsidRPr="008E548E" w:rsidR="008E548E" w:rsidP="008E548E" w:rsidRDefault="008E548E" w14:paraId="70DFC21D"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Yes</w:t>
            </w:r>
          </w:p>
        </w:tc>
      </w:tr>
      <w:tr w:rsidRPr="008E548E" w:rsidR="008E548E" w:rsidTr="008E548E" w14:paraId="5FE789D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132D514F"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Leadership_Problems</w:t>
            </w:r>
          </w:p>
        </w:tc>
        <w:tc>
          <w:tcPr>
            <w:tcW w:w="0" w:type="auto"/>
            <w:hideMark/>
          </w:tcPr>
          <w:p w:rsidRPr="008E548E" w:rsidR="008E548E" w:rsidP="008E548E" w:rsidRDefault="008E548E" w14:paraId="4C9508C8"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3.26</w:t>
            </w:r>
          </w:p>
        </w:tc>
        <w:tc>
          <w:tcPr>
            <w:tcW w:w="0" w:type="auto"/>
            <w:hideMark/>
          </w:tcPr>
          <w:p w:rsidRPr="008E548E" w:rsidR="008E548E" w:rsidP="008E548E" w:rsidRDefault="008E548E" w14:paraId="0C7ECCA2"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2.97</w:t>
            </w:r>
          </w:p>
        </w:tc>
        <w:tc>
          <w:tcPr>
            <w:tcW w:w="0" w:type="auto"/>
            <w:hideMark/>
          </w:tcPr>
          <w:p w:rsidRPr="008E548E" w:rsidR="008E548E" w:rsidP="008E548E" w:rsidRDefault="008E548E" w14:paraId="777D0C82"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0.30</w:t>
            </w:r>
          </w:p>
        </w:tc>
        <w:tc>
          <w:tcPr>
            <w:tcW w:w="0" w:type="auto"/>
            <w:hideMark/>
          </w:tcPr>
          <w:p w:rsidRPr="008E548E" w:rsidR="008E548E" w:rsidP="008E548E" w:rsidRDefault="008E548E" w14:paraId="1355D722"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2.04</w:t>
            </w:r>
          </w:p>
        </w:tc>
        <w:tc>
          <w:tcPr>
            <w:tcW w:w="0" w:type="auto"/>
            <w:hideMark/>
          </w:tcPr>
          <w:p w:rsidRPr="008E548E" w:rsidR="008E548E" w:rsidP="008E548E" w:rsidRDefault="008E548E" w14:paraId="5F2AE939"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0.0464</w:t>
            </w:r>
          </w:p>
        </w:tc>
        <w:tc>
          <w:tcPr>
            <w:tcW w:w="0" w:type="auto"/>
            <w:hideMark/>
          </w:tcPr>
          <w:p w:rsidRPr="008E548E" w:rsidR="008E548E" w:rsidP="008E548E" w:rsidRDefault="008E548E" w14:paraId="0C42208D"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Yes</w:t>
            </w:r>
          </w:p>
        </w:tc>
      </w:tr>
      <w:tr w:rsidRPr="008E548E" w:rsidR="008E548E" w:rsidTr="008E548E" w14:paraId="1EA254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509F643B"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Conflict_Relationships</w:t>
            </w:r>
          </w:p>
        </w:tc>
        <w:tc>
          <w:tcPr>
            <w:tcW w:w="0" w:type="auto"/>
            <w:hideMark/>
          </w:tcPr>
          <w:p w:rsidRPr="008E548E" w:rsidR="008E548E" w:rsidP="008E548E" w:rsidRDefault="008E548E" w14:paraId="0DD4F996"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2.21</w:t>
            </w:r>
          </w:p>
        </w:tc>
        <w:tc>
          <w:tcPr>
            <w:tcW w:w="0" w:type="auto"/>
            <w:hideMark/>
          </w:tcPr>
          <w:p w:rsidRPr="008E548E" w:rsidR="008E548E" w:rsidP="008E548E" w:rsidRDefault="008E548E" w14:paraId="3E77B447"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2.50</w:t>
            </w:r>
          </w:p>
        </w:tc>
        <w:tc>
          <w:tcPr>
            <w:tcW w:w="0" w:type="auto"/>
            <w:hideMark/>
          </w:tcPr>
          <w:p w:rsidRPr="008E548E" w:rsidR="008E548E" w:rsidP="008E548E" w:rsidRDefault="008E548E" w14:paraId="114BD7E5"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-0.29</w:t>
            </w:r>
          </w:p>
        </w:tc>
        <w:tc>
          <w:tcPr>
            <w:tcW w:w="0" w:type="auto"/>
            <w:hideMark/>
          </w:tcPr>
          <w:p w:rsidRPr="008E548E" w:rsidR="008E548E" w:rsidP="008E548E" w:rsidRDefault="008E548E" w14:paraId="25A62656"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-2.02</w:t>
            </w:r>
          </w:p>
        </w:tc>
        <w:tc>
          <w:tcPr>
            <w:tcW w:w="0" w:type="auto"/>
            <w:hideMark/>
          </w:tcPr>
          <w:p w:rsidRPr="008E548E" w:rsidR="008E548E" w:rsidP="008E548E" w:rsidRDefault="008E548E" w14:paraId="72198948"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0.0490</w:t>
            </w:r>
          </w:p>
        </w:tc>
        <w:tc>
          <w:tcPr>
            <w:tcW w:w="0" w:type="auto"/>
            <w:hideMark/>
          </w:tcPr>
          <w:p w:rsidRPr="008E548E" w:rsidR="008E548E" w:rsidP="008E548E" w:rsidRDefault="008E548E" w14:paraId="58B47967"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Yes</w:t>
            </w:r>
          </w:p>
        </w:tc>
      </w:tr>
      <w:tr w:rsidRPr="008E548E" w:rsidR="008E548E" w:rsidTr="008E548E" w14:paraId="0383B8E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548295E2"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Work_Life_Balance</w:t>
            </w:r>
          </w:p>
        </w:tc>
        <w:tc>
          <w:tcPr>
            <w:tcW w:w="0" w:type="auto"/>
            <w:hideMark/>
          </w:tcPr>
          <w:p w:rsidRPr="008E548E" w:rsidR="008E548E" w:rsidP="008E548E" w:rsidRDefault="008E548E" w14:paraId="30BCF0C5"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4.17</w:t>
            </w:r>
          </w:p>
        </w:tc>
        <w:tc>
          <w:tcPr>
            <w:tcW w:w="0" w:type="auto"/>
            <w:hideMark/>
          </w:tcPr>
          <w:p w:rsidRPr="008E548E" w:rsidR="008E548E" w:rsidP="008E548E" w:rsidRDefault="008E548E" w14:paraId="5B6D7E18"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3.77</w:t>
            </w:r>
          </w:p>
        </w:tc>
        <w:tc>
          <w:tcPr>
            <w:tcW w:w="0" w:type="auto"/>
            <w:hideMark/>
          </w:tcPr>
          <w:p w:rsidRPr="008E548E" w:rsidR="008E548E" w:rsidP="008E548E" w:rsidRDefault="008E548E" w14:paraId="128B5855"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0.40</w:t>
            </w:r>
          </w:p>
        </w:tc>
        <w:tc>
          <w:tcPr>
            <w:tcW w:w="0" w:type="auto"/>
            <w:hideMark/>
          </w:tcPr>
          <w:p w:rsidRPr="008E548E" w:rsidR="008E548E" w:rsidP="008E548E" w:rsidRDefault="008E548E" w14:paraId="06C860CA"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1.90</w:t>
            </w:r>
          </w:p>
        </w:tc>
        <w:tc>
          <w:tcPr>
            <w:tcW w:w="0" w:type="auto"/>
            <w:hideMark/>
          </w:tcPr>
          <w:p w:rsidRPr="008E548E" w:rsidR="008E548E" w:rsidP="008E548E" w:rsidRDefault="008E548E" w14:paraId="5035E9CB"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0.0640</w:t>
            </w:r>
          </w:p>
        </w:tc>
        <w:tc>
          <w:tcPr>
            <w:tcW w:w="0" w:type="auto"/>
            <w:hideMark/>
          </w:tcPr>
          <w:p w:rsidRPr="008E548E" w:rsidR="008E548E" w:rsidP="008E548E" w:rsidRDefault="008E548E" w14:paraId="3F56E45E"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49ECE75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6F5925B8"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Work_Enjoyment</w:t>
            </w:r>
          </w:p>
        </w:tc>
        <w:tc>
          <w:tcPr>
            <w:tcW w:w="0" w:type="auto"/>
            <w:hideMark/>
          </w:tcPr>
          <w:p w:rsidRPr="008E548E" w:rsidR="008E548E" w:rsidP="008E548E" w:rsidRDefault="008E548E" w14:paraId="4A08FFB3"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3.99</w:t>
            </w:r>
          </w:p>
        </w:tc>
        <w:tc>
          <w:tcPr>
            <w:tcW w:w="0" w:type="auto"/>
            <w:hideMark/>
          </w:tcPr>
          <w:p w:rsidRPr="008E548E" w:rsidR="008E548E" w:rsidP="008E548E" w:rsidRDefault="008E548E" w14:paraId="5646599B"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3.63</w:t>
            </w:r>
          </w:p>
        </w:tc>
        <w:tc>
          <w:tcPr>
            <w:tcW w:w="0" w:type="auto"/>
            <w:hideMark/>
          </w:tcPr>
          <w:p w:rsidRPr="008E548E" w:rsidR="008E548E" w:rsidP="008E548E" w:rsidRDefault="008E548E" w14:paraId="63E87882"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0.36</w:t>
            </w:r>
          </w:p>
        </w:tc>
        <w:tc>
          <w:tcPr>
            <w:tcW w:w="0" w:type="auto"/>
            <w:hideMark/>
          </w:tcPr>
          <w:p w:rsidRPr="008E548E" w:rsidR="008E548E" w:rsidP="008E548E" w:rsidRDefault="008E548E" w14:paraId="6863EDF6"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1.77</w:t>
            </w:r>
          </w:p>
        </w:tc>
        <w:tc>
          <w:tcPr>
            <w:tcW w:w="0" w:type="auto"/>
            <w:hideMark/>
          </w:tcPr>
          <w:p w:rsidRPr="008E548E" w:rsidR="008E548E" w:rsidP="008E548E" w:rsidRDefault="008E548E" w14:paraId="5CACF54B"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0.0842</w:t>
            </w:r>
          </w:p>
        </w:tc>
        <w:tc>
          <w:tcPr>
            <w:tcW w:w="0" w:type="auto"/>
            <w:hideMark/>
          </w:tcPr>
          <w:p w:rsidRPr="008E548E" w:rsidR="008E548E" w:rsidP="008E548E" w:rsidRDefault="008E548E" w14:paraId="724B32E8"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37E8309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2074C902"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Motivation</w:t>
            </w:r>
          </w:p>
        </w:tc>
        <w:tc>
          <w:tcPr>
            <w:tcW w:w="0" w:type="auto"/>
            <w:hideMark/>
          </w:tcPr>
          <w:p w:rsidRPr="008E548E" w:rsidR="008E548E" w:rsidP="008E548E" w:rsidRDefault="008E548E" w14:paraId="3B500C9F"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3.70</w:t>
            </w:r>
          </w:p>
        </w:tc>
        <w:tc>
          <w:tcPr>
            <w:tcW w:w="0" w:type="auto"/>
            <w:hideMark/>
          </w:tcPr>
          <w:p w:rsidRPr="008E548E" w:rsidR="008E548E" w:rsidP="008E548E" w:rsidRDefault="008E548E" w14:paraId="090100C3"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3.40</w:t>
            </w:r>
          </w:p>
        </w:tc>
        <w:tc>
          <w:tcPr>
            <w:tcW w:w="0" w:type="auto"/>
            <w:hideMark/>
          </w:tcPr>
          <w:p w:rsidRPr="008E548E" w:rsidR="008E548E" w:rsidP="008E548E" w:rsidRDefault="008E548E" w14:paraId="0686F9E2"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0.30</w:t>
            </w:r>
          </w:p>
        </w:tc>
        <w:tc>
          <w:tcPr>
            <w:tcW w:w="0" w:type="auto"/>
            <w:hideMark/>
          </w:tcPr>
          <w:p w:rsidRPr="008E548E" w:rsidR="008E548E" w:rsidP="008E548E" w:rsidRDefault="008E548E" w14:paraId="032CF9B2"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1.76</w:t>
            </w:r>
          </w:p>
        </w:tc>
        <w:tc>
          <w:tcPr>
            <w:tcW w:w="0" w:type="auto"/>
            <w:hideMark/>
          </w:tcPr>
          <w:p w:rsidRPr="008E548E" w:rsidR="008E548E" w:rsidP="008E548E" w:rsidRDefault="008E548E" w14:paraId="6F73C3AE"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0.0850</w:t>
            </w:r>
          </w:p>
        </w:tc>
        <w:tc>
          <w:tcPr>
            <w:tcW w:w="0" w:type="auto"/>
            <w:hideMark/>
          </w:tcPr>
          <w:p w:rsidRPr="008E548E" w:rsidR="008E548E" w:rsidP="008E548E" w:rsidRDefault="008E548E" w14:paraId="4726D5E3"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598274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619DFE5B"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Coordination_Issues</w:t>
            </w:r>
          </w:p>
        </w:tc>
        <w:tc>
          <w:tcPr>
            <w:tcW w:w="0" w:type="auto"/>
            <w:hideMark/>
          </w:tcPr>
          <w:p w:rsidRPr="008E548E" w:rsidR="008E548E" w:rsidP="008E548E" w:rsidRDefault="008E548E" w14:paraId="0533C48D"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3.01</w:t>
            </w:r>
          </w:p>
        </w:tc>
        <w:tc>
          <w:tcPr>
            <w:tcW w:w="0" w:type="auto"/>
            <w:hideMark/>
          </w:tcPr>
          <w:p w:rsidRPr="008E548E" w:rsidR="008E548E" w:rsidP="008E548E" w:rsidRDefault="008E548E" w14:paraId="2E080062"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2.77</w:t>
            </w:r>
          </w:p>
        </w:tc>
        <w:tc>
          <w:tcPr>
            <w:tcW w:w="0" w:type="auto"/>
            <w:hideMark/>
          </w:tcPr>
          <w:p w:rsidRPr="008E548E" w:rsidR="008E548E" w:rsidP="008E548E" w:rsidRDefault="008E548E" w14:paraId="04037B0F"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0.25</w:t>
            </w:r>
          </w:p>
        </w:tc>
        <w:tc>
          <w:tcPr>
            <w:tcW w:w="0" w:type="auto"/>
            <w:hideMark/>
          </w:tcPr>
          <w:p w:rsidRPr="008E548E" w:rsidR="008E548E" w:rsidP="008E548E" w:rsidRDefault="008E548E" w14:paraId="14949E8E"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1.83</w:t>
            </w:r>
          </w:p>
        </w:tc>
        <w:tc>
          <w:tcPr>
            <w:tcW w:w="0" w:type="auto"/>
            <w:hideMark/>
          </w:tcPr>
          <w:p w:rsidRPr="008E548E" w:rsidR="008E548E" w:rsidP="008E548E" w:rsidRDefault="008E548E" w14:paraId="24937897"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0.0727</w:t>
            </w:r>
          </w:p>
        </w:tc>
        <w:tc>
          <w:tcPr>
            <w:tcW w:w="0" w:type="auto"/>
            <w:hideMark/>
          </w:tcPr>
          <w:p w:rsidRPr="008E548E" w:rsidR="008E548E" w:rsidP="008E548E" w:rsidRDefault="008E548E" w14:paraId="48860BE0"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311F78F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7CAD0094"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Personal_Relationships_Perf</w:t>
            </w:r>
          </w:p>
        </w:tc>
        <w:tc>
          <w:tcPr>
            <w:tcW w:w="0" w:type="auto"/>
            <w:hideMark/>
          </w:tcPr>
          <w:p w:rsidRPr="008E548E" w:rsidR="008E548E" w:rsidP="008E548E" w:rsidRDefault="008E548E" w14:paraId="13FC26A1"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3.38</w:t>
            </w:r>
          </w:p>
        </w:tc>
        <w:tc>
          <w:tcPr>
            <w:tcW w:w="0" w:type="auto"/>
            <w:hideMark/>
          </w:tcPr>
          <w:p w:rsidRPr="008E548E" w:rsidR="008E548E" w:rsidP="008E548E" w:rsidRDefault="008E548E" w14:paraId="4B62A184"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3.13</w:t>
            </w:r>
          </w:p>
        </w:tc>
        <w:tc>
          <w:tcPr>
            <w:tcW w:w="0" w:type="auto"/>
            <w:hideMark/>
          </w:tcPr>
          <w:p w:rsidRPr="008E548E" w:rsidR="008E548E" w:rsidP="008E548E" w:rsidRDefault="008E548E" w14:paraId="21DB132E"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0.25</w:t>
            </w:r>
          </w:p>
        </w:tc>
        <w:tc>
          <w:tcPr>
            <w:tcW w:w="0" w:type="auto"/>
            <w:hideMark/>
          </w:tcPr>
          <w:p w:rsidRPr="008E548E" w:rsidR="008E548E" w:rsidP="008E548E" w:rsidRDefault="008E548E" w14:paraId="6C7B9776"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1.41</w:t>
            </w:r>
          </w:p>
        </w:tc>
        <w:tc>
          <w:tcPr>
            <w:tcW w:w="0" w:type="auto"/>
            <w:hideMark/>
          </w:tcPr>
          <w:p w:rsidRPr="008E548E" w:rsidR="008E548E" w:rsidP="008E548E" w:rsidRDefault="008E548E" w14:paraId="5C6E7C35"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0.1650</w:t>
            </w:r>
          </w:p>
        </w:tc>
        <w:tc>
          <w:tcPr>
            <w:tcW w:w="0" w:type="auto"/>
            <w:hideMark/>
          </w:tcPr>
          <w:p w:rsidRPr="008E548E" w:rsidR="008E548E" w:rsidP="008E548E" w:rsidRDefault="008E548E" w14:paraId="159FDE4A"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7F55491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1F70DC39"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Team_Productivity</w:t>
            </w:r>
          </w:p>
        </w:tc>
        <w:tc>
          <w:tcPr>
            <w:tcW w:w="0" w:type="auto"/>
            <w:hideMark/>
          </w:tcPr>
          <w:p w:rsidRPr="008E548E" w:rsidR="008E548E" w:rsidP="008E548E" w:rsidRDefault="008E548E" w14:paraId="47BD4289"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3.74</w:t>
            </w:r>
          </w:p>
        </w:tc>
        <w:tc>
          <w:tcPr>
            <w:tcW w:w="0" w:type="auto"/>
            <w:hideMark/>
          </w:tcPr>
          <w:p w:rsidRPr="008E548E" w:rsidR="008E548E" w:rsidP="008E548E" w:rsidRDefault="008E548E" w14:paraId="42AE54B7"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3.50</w:t>
            </w:r>
          </w:p>
        </w:tc>
        <w:tc>
          <w:tcPr>
            <w:tcW w:w="0" w:type="auto"/>
            <w:hideMark/>
          </w:tcPr>
          <w:p w:rsidRPr="008E548E" w:rsidR="008E548E" w:rsidP="008E548E" w:rsidRDefault="008E548E" w14:paraId="34F4CD3E"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0.24</w:t>
            </w:r>
          </w:p>
        </w:tc>
        <w:tc>
          <w:tcPr>
            <w:tcW w:w="0" w:type="auto"/>
            <w:hideMark/>
          </w:tcPr>
          <w:p w:rsidRPr="008E548E" w:rsidR="008E548E" w:rsidP="008E548E" w:rsidRDefault="008E548E" w14:paraId="2E72986B"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1.37</w:t>
            </w:r>
          </w:p>
        </w:tc>
        <w:tc>
          <w:tcPr>
            <w:tcW w:w="0" w:type="auto"/>
            <w:hideMark/>
          </w:tcPr>
          <w:p w:rsidRPr="008E548E" w:rsidR="008E548E" w:rsidP="008E548E" w:rsidRDefault="008E548E" w14:paraId="7D4E12FD"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0.1785</w:t>
            </w:r>
          </w:p>
        </w:tc>
        <w:tc>
          <w:tcPr>
            <w:tcW w:w="0" w:type="auto"/>
            <w:hideMark/>
          </w:tcPr>
          <w:p w:rsidRPr="008E548E" w:rsidR="008E548E" w:rsidP="008E548E" w:rsidRDefault="008E548E" w14:paraId="373B771C"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2740E82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05E28C25"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Tasks_assignment</w:t>
            </w:r>
          </w:p>
        </w:tc>
        <w:tc>
          <w:tcPr>
            <w:tcW w:w="0" w:type="auto"/>
            <w:hideMark/>
          </w:tcPr>
          <w:p w:rsidRPr="008E548E" w:rsidR="008E548E" w:rsidP="008E548E" w:rsidRDefault="008E548E" w14:paraId="5F271A51"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3.28</w:t>
            </w:r>
          </w:p>
        </w:tc>
        <w:tc>
          <w:tcPr>
            <w:tcW w:w="0" w:type="auto"/>
            <w:hideMark/>
          </w:tcPr>
          <w:p w:rsidRPr="008E548E" w:rsidR="008E548E" w:rsidP="008E548E" w:rsidRDefault="008E548E" w14:paraId="7A297C13"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3.03</w:t>
            </w:r>
          </w:p>
        </w:tc>
        <w:tc>
          <w:tcPr>
            <w:tcW w:w="0" w:type="auto"/>
            <w:hideMark/>
          </w:tcPr>
          <w:p w:rsidRPr="008E548E" w:rsidR="008E548E" w:rsidP="008E548E" w:rsidRDefault="008E548E" w14:paraId="2489DF43"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0.24</w:t>
            </w:r>
          </w:p>
        </w:tc>
        <w:tc>
          <w:tcPr>
            <w:tcW w:w="0" w:type="auto"/>
            <w:hideMark/>
          </w:tcPr>
          <w:p w:rsidRPr="008E548E" w:rsidR="008E548E" w:rsidP="008E548E" w:rsidRDefault="008E548E" w14:paraId="5846D8A4"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1.70</w:t>
            </w:r>
          </w:p>
        </w:tc>
        <w:tc>
          <w:tcPr>
            <w:tcW w:w="0" w:type="auto"/>
            <w:hideMark/>
          </w:tcPr>
          <w:p w:rsidRPr="008E548E" w:rsidR="008E548E" w:rsidP="008E548E" w:rsidRDefault="008E548E" w14:paraId="30F1FA79"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0.0966</w:t>
            </w:r>
          </w:p>
        </w:tc>
        <w:tc>
          <w:tcPr>
            <w:tcW w:w="0" w:type="auto"/>
            <w:hideMark/>
          </w:tcPr>
          <w:p w:rsidRPr="008E548E" w:rsidR="008E548E" w:rsidP="008E548E" w:rsidRDefault="008E548E" w14:paraId="4E22C734"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1FB1E6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001757AC"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Qualified_Personnel</w:t>
            </w:r>
          </w:p>
        </w:tc>
        <w:tc>
          <w:tcPr>
            <w:tcW w:w="0" w:type="auto"/>
            <w:hideMark/>
          </w:tcPr>
          <w:p w:rsidRPr="008E548E" w:rsidR="008E548E" w:rsidP="008E548E" w:rsidRDefault="008E548E" w14:paraId="1A8B0EBE"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3.37</w:t>
            </w:r>
          </w:p>
        </w:tc>
        <w:tc>
          <w:tcPr>
            <w:tcW w:w="0" w:type="auto"/>
            <w:hideMark/>
          </w:tcPr>
          <w:p w:rsidRPr="008E548E" w:rsidR="008E548E" w:rsidP="008E548E" w:rsidRDefault="008E548E" w14:paraId="63C15DC6"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3.13</w:t>
            </w:r>
          </w:p>
        </w:tc>
        <w:tc>
          <w:tcPr>
            <w:tcW w:w="0" w:type="auto"/>
            <w:hideMark/>
          </w:tcPr>
          <w:p w:rsidRPr="008E548E" w:rsidR="008E548E" w:rsidP="008E548E" w:rsidRDefault="008E548E" w14:paraId="0C3758C2"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0.23</w:t>
            </w:r>
          </w:p>
        </w:tc>
        <w:tc>
          <w:tcPr>
            <w:tcW w:w="0" w:type="auto"/>
            <w:hideMark/>
          </w:tcPr>
          <w:p w:rsidRPr="008E548E" w:rsidR="008E548E" w:rsidP="008E548E" w:rsidRDefault="008E548E" w14:paraId="4254B3FD"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1.66</w:t>
            </w:r>
          </w:p>
        </w:tc>
        <w:tc>
          <w:tcPr>
            <w:tcW w:w="0" w:type="auto"/>
            <w:hideMark/>
          </w:tcPr>
          <w:p w:rsidRPr="008E548E" w:rsidR="008E548E" w:rsidP="008E548E" w:rsidRDefault="008E548E" w14:paraId="4689BC83"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0.1047</w:t>
            </w:r>
          </w:p>
        </w:tc>
        <w:tc>
          <w:tcPr>
            <w:tcW w:w="0" w:type="auto"/>
            <w:hideMark/>
          </w:tcPr>
          <w:p w:rsidRPr="008E548E" w:rsidR="008E548E" w:rsidP="008E548E" w:rsidRDefault="008E548E" w14:paraId="2D11D1FF"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22A6D3A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06E0AAD4"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Job_Loss_Fear</w:t>
            </w:r>
          </w:p>
        </w:tc>
        <w:tc>
          <w:tcPr>
            <w:tcW w:w="0" w:type="auto"/>
            <w:hideMark/>
          </w:tcPr>
          <w:p w:rsidRPr="008E548E" w:rsidR="008E548E" w:rsidP="008E548E" w:rsidRDefault="008E548E" w14:paraId="74063D56"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2.96</w:t>
            </w:r>
          </w:p>
        </w:tc>
        <w:tc>
          <w:tcPr>
            <w:tcW w:w="0" w:type="auto"/>
            <w:hideMark/>
          </w:tcPr>
          <w:p w:rsidRPr="008E548E" w:rsidR="008E548E" w:rsidP="008E548E" w:rsidRDefault="008E548E" w14:paraId="2E6C0088"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2.73</w:t>
            </w:r>
          </w:p>
        </w:tc>
        <w:tc>
          <w:tcPr>
            <w:tcW w:w="0" w:type="auto"/>
            <w:hideMark/>
          </w:tcPr>
          <w:p w:rsidRPr="008E548E" w:rsidR="008E548E" w:rsidP="008E548E" w:rsidRDefault="008E548E" w14:paraId="005D37A7"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0.23</w:t>
            </w:r>
          </w:p>
        </w:tc>
        <w:tc>
          <w:tcPr>
            <w:tcW w:w="0" w:type="auto"/>
            <w:hideMark/>
          </w:tcPr>
          <w:p w:rsidRPr="008E548E" w:rsidR="008E548E" w:rsidP="008E548E" w:rsidRDefault="008E548E" w14:paraId="132CB7C5"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1.34</w:t>
            </w:r>
          </w:p>
        </w:tc>
        <w:tc>
          <w:tcPr>
            <w:tcW w:w="0" w:type="auto"/>
            <w:hideMark/>
          </w:tcPr>
          <w:p w:rsidRPr="008E548E" w:rsidR="008E548E" w:rsidP="008E548E" w:rsidRDefault="008E548E" w14:paraId="3592B997"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0.1859</w:t>
            </w:r>
          </w:p>
        </w:tc>
        <w:tc>
          <w:tcPr>
            <w:tcW w:w="0" w:type="auto"/>
            <w:hideMark/>
          </w:tcPr>
          <w:p w:rsidRPr="008E548E" w:rsidR="008E548E" w:rsidP="008E548E" w:rsidRDefault="008E548E" w14:paraId="58E6A077"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01DB763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75120F52"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Collab_Betw_TeamMembers</w:t>
            </w:r>
          </w:p>
        </w:tc>
        <w:tc>
          <w:tcPr>
            <w:tcW w:w="0" w:type="auto"/>
            <w:hideMark/>
          </w:tcPr>
          <w:p w:rsidRPr="008E548E" w:rsidR="008E548E" w:rsidP="008E548E" w:rsidRDefault="008E548E" w14:paraId="50E2A756"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3.12</w:t>
            </w:r>
          </w:p>
        </w:tc>
        <w:tc>
          <w:tcPr>
            <w:tcW w:w="0" w:type="auto"/>
            <w:hideMark/>
          </w:tcPr>
          <w:p w:rsidRPr="008E548E" w:rsidR="008E548E" w:rsidP="008E548E" w:rsidRDefault="008E548E" w14:paraId="223A7379"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2.90</w:t>
            </w:r>
          </w:p>
        </w:tc>
        <w:tc>
          <w:tcPr>
            <w:tcW w:w="0" w:type="auto"/>
            <w:hideMark/>
          </w:tcPr>
          <w:p w:rsidRPr="008E548E" w:rsidR="008E548E" w:rsidP="008E548E" w:rsidRDefault="008E548E" w14:paraId="376CABA5"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0.22</w:t>
            </w:r>
          </w:p>
        </w:tc>
        <w:tc>
          <w:tcPr>
            <w:tcW w:w="0" w:type="auto"/>
            <w:hideMark/>
          </w:tcPr>
          <w:p w:rsidRPr="008E548E" w:rsidR="008E548E" w:rsidP="008E548E" w:rsidRDefault="008E548E" w14:paraId="5F01A5BE"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1.77</w:t>
            </w:r>
          </w:p>
        </w:tc>
        <w:tc>
          <w:tcPr>
            <w:tcW w:w="0" w:type="auto"/>
            <w:hideMark/>
          </w:tcPr>
          <w:p w:rsidRPr="008E548E" w:rsidR="008E548E" w:rsidP="008E548E" w:rsidRDefault="008E548E" w14:paraId="5D404AD4"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0.0837</w:t>
            </w:r>
          </w:p>
        </w:tc>
        <w:tc>
          <w:tcPr>
            <w:tcW w:w="0" w:type="auto"/>
            <w:hideMark/>
          </w:tcPr>
          <w:p w:rsidRPr="008E548E" w:rsidR="008E548E" w:rsidP="008E548E" w:rsidRDefault="008E548E" w14:paraId="06839AEF"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7637C99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5B5359C6"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Confidence_Betw_TeamMembers</w:t>
            </w:r>
          </w:p>
        </w:tc>
        <w:tc>
          <w:tcPr>
            <w:tcW w:w="0" w:type="auto"/>
            <w:hideMark/>
          </w:tcPr>
          <w:p w:rsidRPr="008E548E" w:rsidR="008E548E" w:rsidP="008E548E" w:rsidRDefault="008E548E" w14:paraId="27A7DE72"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3.24</w:t>
            </w:r>
          </w:p>
        </w:tc>
        <w:tc>
          <w:tcPr>
            <w:tcW w:w="0" w:type="auto"/>
            <w:hideMark/>
          </w:tcPr>
          <w:p w:rsidRPr="008E548E" w:rsidR="008E548E" w:rsidP="008E548E" w:rsidRDefault="008E548E" w14:paraId="6E0D79E7"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3.03</w:t>
            </w:r>
          </w:p>
        </w:tc>
        <w:tc>
          <w:tcPr>
            <w:tcW w:w="0" w:type="auto"/>
            <w:hideMark/>
          </w:tcPr>
          <w:p w:rsidRPr="008E548E" w:rsidR="008E548E" w:rsidP="008E548E" w:rsidRDefault="008E548E" w14:paraId="160A7F7E"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0.21</w:t>
            </w:r>
          </w:p>
        </w:tc>
        <w:tc>
          <w:tcPr>
            <w:tcW w:w="0" w:type="auto"/>
            <w:hideMark/>
          </w:tcPr>
          <w:p w:rsidRPr="008E548E" w:rsidR="008E548E" w:rsidP="008E548E" w:rsidRDefault="008E548E" w14:paraId="2BC9BFE5"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1.58</w:t>
            </w:r>
          </w:p>
        </w:tc>
        <w:tc>
          <w:tcPr>
            <w:tcW w:w="0" w:type="auto"/>
            <w:hideMark/>
          </w:tcPr>
          <w:p w:rsidRPr="008E548E" w:rsidR="008E548E" w:rsidP="008E548E" w:rsidRDefault="008E548E" w14:paraId="75D373BA"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0.1199</w:t>
            </w:r>
          </w:p>
        </w:tc>
        <w:tc>
          <w:tcPr>
            <w:tcW w:w="0" w:type="auto"/>
            <w:hideMark/>
          </w:tcPr>
          <w:p w:rsidRPr="008E548E" w:rsidR="008E548E" w:rsidP="008E548E" w:rsidRDefault="008E548E" w14:paraId="4C0BA7F9"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5C1C60F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553E2A75"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Work_Interest</w:t>
            </w:r>
          </w:p>
        </w:tc>
        <w:tc>
          <w:tcPr>
            <w:tcW w:w="0" w:type="auto"/>
            <w:hideMark/>
          </w:tcPr>
          <w:p w:rsidRPr="008E548E" w:rsidR="008E548E" w:rsidP="008E548E" w:rsidRDefault="008E548E" w14:paraId="4CEF9AC0"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3.41</w:t>
            </w:r>
          </w:p>
        </w:tc>
        <w:tc>
          <w:tcPr>
            <w:tcW w:w="0" w:type="auto"/>
            <w:hideMark/>
          </w:tcPr>
          <w:p w:rsidRPr="008E548E" w:rsidR="008E548E" w:rsidP="008E548E" w:rsidRDefault="008E548E" w14:paraId="1F10A632"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3.20</w:t>
            </w:r>
          </w:p>
        </w:tc>
        <w:tc>
          <w:tcPr>
            <w:tcW w:w="0" w:type="auto"/>
            <w:hideMark/>
          </w:tcPr>
          <w:p w:rsidRPr="008E548E" w:rsidR="008E548E" w:rsidP="008E548E" w:rsidRDefault="008E548E" w14:paraId="5CC49BF6"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0.21</w:t>
            </w:r>
          </w:p>
        </w:tc>
        <w:tc>
          <w:tcPr>
            <w:tcW w:w="0" w:type="auto"/>
            <w:hideMark/>
          </w:tcPr>
          <w:p w:rsidRPr="008E548E" w:rsidR="008E548E" w:rsidP="008E548E" w:rsidRDefault="008E548E" w14:paraId="7DA0175D"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1.15</w:t>
            </w:r>
          </w:p>
        </w:tc>
        <w:tc>
          <w:tcPr>
            <w:tcW w:w="0" w:type="auto"/>
            <w:hideMark/>
          </w:tcPr>
          <w:p w:rsidRPr="008E548E" w:rsidR="008E548E" w:rsidP="008E548E" w:rsidRDefault="008E548E" w14:paraId="01AD3350"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0.2578</w:t>
            </w:r>
          </w:p>
        </w:tc>
        <w:tc>
          <w:tcPr>
            <w:tcW w:w="0" w:type="auto"/>
            <w:hideMark/>
          </w:tcPr>
          <w:p w:rsidRPr="008E548E" w:rsidR="008E548E" w:rsidP="008E548E" w:rsidRDefault="008E548E" w14:paraId="6C964686"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7B732E7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47BFDB70"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Team_Trust</w:t>
            </w:r>
          </w:p>
        </w:tc>
        <w:tc>
          <w:tcPr>
            <w:tcW w:w="0" w:type="auto"/>
            <w:hideMark/>
          </w:tcPr>
          <w:p w:rsidRPr="008E548E" w:rsidR="008E548E" w:rsidP="008E548E" w:rsidRDefault="008E548E" w14:paraId="26522205"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2.93</w:t>
            </w:r>
          </w:p>
        </w:tc>
        <w:tc>
          <w:tcPr>
            <w:tcW w:w="0" w:type="auto"/>
            <w:hideMark/>
          </w:tcPr>
          <w:p w:rsidRPr="008E548E" w:rsidR="008E548E" w:rsidP="008E548E" w:rsidRDefault="008E548E" w14:paraId="37EFD47C"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3.13</w:t>
            </w:r>
          </w:p>
        </w:tc>
        <w:tc>
          <w:tcPr>
            <w:tcW w:w="0" w:type="auto"/>
            <w:hideMark/>
          </w:tcPr>
          <w:p w:rsidRPr="008E548E" w:rsidR="008E548E" w:rsidP="008E548E" w:rsidRDefault="008E548E" w14:paraId="06B77B82"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-0.20</w:t>
            </w:r>
          </w:p>
        </w:tc>
        <w:tc>
          <w:tcPr>
            <w:tcW w:w="0" w:type="auto"/>
            <w:hideMark/>
          </w:tcPr>
          <w:p w:rsidRPr="008E548E" w:rsidR="008E548E" w:rsidP="008E548E" w:rsidRDefault="008E548E" w14:paraId="4809D144"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-1.45</w:t>
            </w:r>
          </w:p>
        </w:tc>
        <w:tc>
          <w:tcPr>
            <w:tcW w:w="0" w:type="auto"/>
            <w:hideMark/>
          </w:tcPr>
          <w:p w:rsidRPr="008E548E" w:rsidR="008E548E" w:rsidP="008E548E" w:rsidRDefault="008E548E" w14:paraId="3BADE988"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0.1540</w:t>
            </w:r>
          </w:p>
        </w:tc>
        <w:tc>
          <w:tcPr>
            <w:tcW w:w="0" w:type="auto"/>
            <w:hideMark/>
          </w:tcPr>
          <w:p w:rsidRPr="008E548E" w:rsidR="008E548E" w:rsidP="008E548E" w:rsidRDefault="008E548E" w14:paraId="19E4D95B"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29117F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0CCA1367"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Personal_Relationships</w:t>
            </w:r>
          </w:p>
        </w:tc>
        <w:tc>
          <w:tcPr>
            <w:tcW w:w="0" w:type="auto"/>
            <w:hideMark/>
          </w:tcPr>
          <w:p w:rsidRPr="008E548E" w:rsidR="008E548E" w:rsidP="008E548E" w:rsidRDefault="008E548E" w14:paraId="3F570240"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2.20</w:t>
            </w:r>
          </w:p>
        </w:tc>
        <w:tc>
          <w:tcPr>
            <w:tcW w:w="0" w:type="auto"/>
            <w:hideMark/>
          </w:tcPr>
          <w:p w:rsidRPr="008E548E" w:rsidR="008E548E" w:rsidP="008E548E" w:rsidRDefault="008E548E" w14:paraId="07FE350F"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2.40</w:t>
            </w:r>
          </w:p>
        </w:tc>
        <w:tc>
          <w:tcPr>
            <w:tcW w:w="0" w:type="auto"/>
            <w:hideMark/>
          </w:tcPr>
          <w:p w:rsidRPr="008E548E" w:rsidR="008E548E" w:rsidP="008E548E" w:rsidRDefault="008E548E" w14:paraId="3E4631D4"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-0.20</w:t>
            </w:r>
          </w:p>
        </w:tc>
        <w:tc>
          <w:tcPr>
            <w:tcW w:w="0" w:type="auto"/>
            <w:hideMark/>
          </w:tcPr>
          <w:p w:rsidRPr="008E548E" w:rsidR="008E548E" w:rsidP="008E548E" w:rsidRDefault="008E548E" w14:paraId="25F26064"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-1.31</w:t>
            </w:r>
          </w:p>
        </w:tc>
        <w:tc>
          <w:tcPr>
            <w:tcW w:w="0" w:type="auto"/>
            <w:hideMark/>
          </w:tcPr>
          <w:p w:rsidRPr="008E548E" w:rsidR="008E548E" w:rsidP="008E548E" w:rsidRDefault="008E548E" w14:paraId="5E68B604"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0.1958</w:t>
            </w:r>
          </w:p>
        </w:tc>
        <w:tc>
          <w:tcPr>
            <w:tcW w:w="0" w:type="auto"/>
            <w:hideMark/>
          </w:tcPr>
          <w:p w:rsidRPr="008E548E" w:rsidR="008E548E" w:rsidP="008E548E" w:rsidRDefault="008E548E" w14:paraId="721BA18D"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4BF8384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1F62C21D"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Team_Milestones</w:t>
            </w:r>
          </w:p>
        </w:tc>
        <w:tc>
          <w:tcPr>
            <w:tcW w:w="0" w:type="auto"/>
            <w:hideMark/>
          </w:tcPr>
          <w:p w:rsidRPr="008E548E" w:rsidR="008E548E" w:rsidP="008E548E" w:rsidRDefault="008E548E" w14:paraId="2ABD85F0"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3.61</w:t>
            </w:r>
          </w:p>
        </w:tc>
        <w:tc>
          <w:tcPr>
            <w:tcW w:w="0" w:type="auto"/>
            <w:hideMark/>
          </w:tcPr>
          <w:p w:rsidRPr="008E548E" w:rsidR="008E548E" w:rsidP="008E548E" w:rsidRDefault="008E548E" w14:paraId="43C812E4"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3.43</w:t>
            </w:r>
          </w:p>
        </w:tc>
        <w:tc>
          <w:tcPr>
            <w:tcW w:w="0" w:type="auto"/>
            <w:hideMark/>
          </w:tcPr>
          <w:p w:rsidRPr="008E548E" w:rsidR="008E548E" w:rsidP="008E548E" w:rsidRDefault="008E548E" w14:paraId="6D899256"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0.18</w:t>
            </w:r>
          </w:p>
        </w:tc>
        <w:tc>
          <w:tcPr>
            <w:tcW w:w="0" w:type="auto"/>
            <w:hideMark/>
          </w:tcPr>
          <w:p w:rsidRPr="008E548E" w:rsidR="008E548E" w:rsidP="008E548E" w:rsidRDefault="008E548E" w14:paraId="51BFE175"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1.14</w:t>
            </w:r>
          </w:p>
        </w:tc>
        <w:tc>
          <w:tcPr>
            <w:tcW w:w="0" w:type="auto"/>
            <w:hideMark/>
          </w:tcPr>
          <w:p w:rsidRPr="008E548E" w:rsidR="008E548E" w:rsidP="008E548E" w:rsidRDefault="008E548E" w14:paraId="493914DA"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0.2586</w:t>
            </w:r>
          </w:p>
        </w:tc>
        <w:tc>
          <w:tcPr>
            <w:tcW w:w="0" w:type="auto"/>
            <w:hideMark/>
          </w:tcPr>
          <w:p w:rsidRPr="008E548E" w:rsidR="008E548E" w:rsidP="008E548E" w:rsidRDefault="008E548E" w14:paraId="2DE1D6BF"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31FD01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0C93BBEF"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Confidence_ToAsk_Questions</w:t>
            </w:r>
          </w:p>
        </w:tc>
        <w:tc>
          <w:tcPr>
            <w:tcW w:w="0" w:type="auto"/>
            <w:hideMark/>
          </w:tcPr>
          <w:p w:rsidRPr="008E548E" w:rsidR="008E548E" w:rsidP="008E548E" w:rsidRDefault="008E548E" w14:paraId="1A9D85E3"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3.57</w:t>
            </w:r>
          </w:p>
        </w:tc>
        <w:tc>
          <w:tcPr>
            <w:tcW w:w="0" w:type="auto"/>
            <w:hideMark/>
          </w:tcPr>
          <w:p w:rsidRPr="008E548E" w:rsidR="008E548E" w:rsidP="008E548E" w:rsidRDefault="008E548E" w14:paraId="28260293"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3.40</w:t>
            </w:r>
          </w:p>
        </w:tc>
        <w:tc>
          <w:tcPr>
            <w:tcW w:w="0" w:type="auto"/>
            <w:hideMark/>
          </w:tcPr>
          <w:p w:rsidRPr="008E548E" w:rsidR="008E548E" w:rsidP="008E548E" w:rsidRDefault="008E548E" w14:paraId="553D8237"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0.17</w:t>
            </w:r>
          </w:p>
        </w:tc>
        <w:tc>
          <w:tcPr>
            <w:tcW w:w="0" w:type="auto"/>
            <w:hideMark/>
          </w:tcPr>
          <w:p w:rsidRPr="008E548E" w:rsidR="008E548E" w:rsidP="008E548E" w:rsidRDefault="008E548E" w14:paraId="33B95664"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1.20</w:t>
            </w:r>
          </w:p>
        </w:tc>
        <w:tc>
          <w:tcPr>
            <w:tcW w:w="0" w:type="auto"/>
            <w:hideMark/>
          </w:tcPr>
          <w:p w:rsidRPr="008E548E" w:rsidR="008E548E" w:rsidP="008E548E" w:rsidRDefault="008E548E" w14:paraId="68340F12"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0.2372</w:t>
            </w:r>
          </w:p>
        </w:tc>
        <w:tc>
          <w:tcPr>
            <w:tcW w:w="0" w:type="auto"/>
            <w:hideMark/>
          </w:tcPr>
          <w:p w:rsidRPr="008E548E" w:rsidR="008E548E" w:rsidP="008E548E" w:rsidRDefault="008E548E" w14:paraId="30331017"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595518C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521EEAA7"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Attention_to_Others</w:t>
            </w:r>
          </w:p>
        </w:tc>
        <w:tc>
          <w:tcPr>
            <w:tcW w:w="0" w:type="auto"/>
            <w:hideMark/>
          </w:tcPr>
          <w:p w:rsidRPr="008E548E" w:rsidR="008E548E" w:rsidP="008E548E" w:rsidRDefault="008E548E" w14:paraId="071CDDB7"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2.97</w:t>
            </w:r>
          </w:p>
        </w:tc>
        <w:tc>
          <w:tcPr>
            <w:tcW w:w="0" w:type="auto"/>
            <w:hideMark/>
          </w:tcPr>
          <w:p w:rsidRPr="008E548E" w:rsidR="008E548E" w:rsidP="008E548E" w:rsidRDefault="008E548E" w14:paraId="79726F2C"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3.13</w:t>
            </w:r>
          </w:p>
        </w:tc>
        <w:tc>
          <w:tcPr>
            <w:tcW w:w="0" w:type="auto"/>
            <w:hideMark/>
          </w:tcPr>
          <w:p w:rsidRPr="008E548E" w:rsidR="008E548E" w:rsidP="008E548E" w:rsidRDefault="008E548E" w14:paraId="361FE5F1"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-0.17</w:t>
            </w:r>
          </w:p>
        </w:tc>
        <w:tc>
          <w:tcPr>
            <w:tcW w:w="0" w:type="auto"/>
            <w:hideMark/>
          </w:tcPr>
          <w:p w:rsidRPr="008E548E" w:rsidR="008E548E" w:rsidP="008E548E" w:rsidRDefault="008E548E" w14:paraId="00C52B3E"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-1.17</w:t>
            </w:r>
          </w:p>
        </w:tc>
        <w:tc>
          <w:tcPr>
            <w:tcW w:w="0" w:type="auto"/>
            <w:hideMark/>
          </w:tcPr>
          <w:p w:rsidRPr="008E548E" w:rsidR="008E548E" w:rsidP="008E548E" w:rsidRDefault="008E548E" w14:paraId="27189116"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0.2488</w:t>
            </w:r>
          </w:p>
        </w:tc>
        <w:tc>
          <w:tcPr>
            <w:tcW w:w="0" w:type="auto"/>
            <w:hideMark/>
          </w:tcPr>
          <w:p w:rsidRPr="008E548E" w:rsidR="008E548E" w:rsidP="008E548E" w:rsidRDefault="008E548E" w14:paraId="7482CF3C"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231A08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30A3B88C"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Task_Pressure</w:t>
            </w:r>
          </w:p>
        </w:tc>
        <w:tc>
          <w:tcPr>
            <w:tcW w:w="0" w:type="auto"/>
            <w:hideMark/>
          </w:tcPr>
          <w:p w:rsidRPr="008E548E" w:rsidR="008E548E" w:rsidP="008E548E" w:rsidRDefault="008E548E" w14:paraId="13EBA62F"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2.91</w:t>
            </w:r>
          </w:p>
        </w:tc>
        <w:tc>
          <w:tcPr>
            <w:tcW w:w="0" w:type="auto"/>
            <w:hideMark/>
          </w:tcPr>
          <w:p w:rsidRPr="008E548E" w:rsidR="008E548E" w:rsidP="008E548E" w:rsidRDefault="008E548E" w14:paraId="52530BF3"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3.07</w:t>
            </w:r>
          </w:p>
        </w:tc>
        <w:tc>
          <w:tcPr>
            <w:tcW w:w="0" w:type="auto"/>
            <w:hideMark/>
          </w:tcPr>
          <w:p w:rsidRPr="008E548E" w:rsidR="008E548E" w:rsidP="008E548E" w:rsidRDefault="008E548E" w14:paraId="56FE4FEE"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-0.16</w:t>
            </w:r>
          </w:p>
        </w:tc>
        <w:tc>
          <w:tcPr>
            <w:tcW w:w="0" w:type="auto"/>
            <w:hideMark/>
          </w:tcPr>
          <w:p w:rsidRPr="008E548E" w:rsidR="008E548E" w:rsidP="008E548E" w:rsidRDefault="008E548E" w14:paraId="754D3174"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-1.21</w:t>
            </w:r>
          </w:p>
        </w:tc>
        <w:tc>
          <w:tcPr>
            <w:tcW w:w="0" w:type="auto"/>
            <w:hideMark/>
          </w:tcPr>
          <w:p w:rsidRPr="008E548E" w:rsidR="008E548E" w:rsidP="008E548E" w:rsidRDefault="008E548E" w14:paraId="2D6F20BC"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0.2311</w:t>
            </w:r>
          </w:p>
        </w:tc>
        <w:tc>
          <w:tcPr>
            <w:tcW w:w="0" w:type="auto"/>
            <w:hideMark/>
          </w:tcPr>
          <w:p w:rsidRPr="008E548E" w:rsidR="008E548E" w:rsidP="008E548E" w:rsidRDefault="008E548E" w14:paraId="1B478DDD"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37EFD1E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38BCD0C8"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Work_Environment</w:t>
            </w:r>
          </w:p>
        </w:tc>
        <w:tc>
          <w:tcPr>
            <w:tcW w:w="0" w:type="auto"/>
            <w:hideMark/>
          </w:tcPr>
          <w:p w:rsidRPr="008E548E" w:rsidR="008E548E" w:rsidP="008E548E" w:rsidRDefault="008E548E" w14:paraId="3EA25096"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3.43</w:t>
            </w:r>
          </w:p>
        </w:tc>
        <w:tc>
          <w:tcPr>
            <w:tcW w:w="0" w:type="auto"/>
            <w:hideMark/>
          </w:tcPr>
          <w:p w:rsidRPr="008E548E" w:rsidR="008E548E" w:rsidP="008E548E" w:rsidRDefault="008E548E" w14:paraId="73FA72B7"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3.27</w:t>
            </w:r>
          </w:p>
        </w:tc>
        <w:tc>
          <w:tcPr>
            <w:tcW w:w="0" w:type="auto"/>
            <w:hideMark/>
          </w:tcPr>
          <w:p w:rsidRPr="008E548E" w:rsidR="008E548E" w:rsidP="008E548E" w:rsidRDefault="008E548E" w14:paraId="6A0FC9B8"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0.16</w:t>
            </w:r>
          </w:p>
        </w:tc>
        <w:tc>
          <w:tcPr>
            <w:tcW w:w="0" w:type="auto"/>
            <w:hideMark/>
          </w:tcPr>
          <w:p w:rsidRPr="008E548E" w:rsidR="008E548E" w:rsidP="008E548E" w:rsidRDefault="008E548E" w14:paraId="7ABA7FC4"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1.01</w:t>
            </w:r>
          </w:p>
        </w:tc>
        <w:tc>
          <w:tcPr>
            <w:tcW w:w="0" w:type="auto"/>
            <w:hideMark/>
          </w:tcPr>
          <w:p w:rsidRPr="008E548E" w:rsidR="008E548E" w:rsidP="008E548E" w:rsidRDefault="008E548E" w14:paraId="5FC47FEE"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0.3181</w:t>
            </w:r>
          </w:p>
        </w:tc>
        <w:tc>
          <w:tcPr>
            <w:tcW w:w="0" w:type="auto"/>
            <w:hideMark/>
          </w:tcPr>
          <w:p w:rsidRPr="008E548E" w:rsidR="008E548E" w:rsidP="008E548E" w:rsidRDefault="008E548E" w14:paraId="106CC5E0"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2F53F76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065384BA"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Team_Influence</w:t>
            </w:r>
          </w:p>
        </w:tc>
        <w:tc>
          <w:tcPr>
            <w:tcW w:w="0" w:type="auto"/>
            <w:hideMark/>
          </w:tcPr>
          <w:p w:rsidRPr="008E548E" w:rsidR="008E548E" w:rsidP="008E548E" w:rsidRDefault="008E548E" w14:paraId="4D177AD5"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3.19</w:t>
            </w:r>
          </w:p>
        </w:tc>
        <w:tc>
          <w:tcPr>
            <w:tcW w:w="0" w:type="auto"/>
            <w:hideMark/>
          </w:tcPr>
          <w:p w:rsidRPr="008E548E" w:rsidR="008E548E" w:rsidP="008E548E" w:rsidRDefault="008E548E" w14:paraId="18D01E1D"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3.33</w:t>
            </w:r>
          </w:p>
        </w:tc>
        <w:tc>
          <w:tcPr>
            <w:tcW w:w="0" w:type="auto"/>
            <w:hideMark/>
          </w:tcPr>
          <w:p w:rsidRPr="008E548E" w:rsidR="008E548E" w:rsidP="008E548E" w:rsidRDefault="008E548E" w14:paraId="0320051F"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-0.15</w:t>
            </w:r>
          </w:p>
        </w:tc>
        <w:tc>
          <w:tcPr>
            <w:tcW w:w="0" w:type="auto"/>
            <w:hideMark/>
          </w:tcPr>
          <w:p w:rsidRPr="008E548E" w:rsidR="008E548E" w:rsidP="008E548E" w:rsidRDefault="008E548E" w14:paraId="7E712DC8"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-1.01</w:t>
            </w:r>
          </w:p>
        </w:tc>
        <w:tc>
          <w:tcPr>
            <w:tcW w:w="0" w:type="auto"/>
            <w:hideMark/>
          </w:tcPr>
          <w:p w:rsidRPr="008E548E" w:rsidR="008E548E" w:rsidP="008E548E" w:rsidRDefault="008E548E" w14:paraId="56F6425A"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0.3183</w:t>
            </w:r>
          </w:p>
        </w:tc>
        <w:tc>
          <w:tcPr>
            <w:tcW w:w="0" w:type="auto"/>
            <w:hideMark/>
          </w:tcPr>
          <w:p w:rsidRPr="008E548E" w:rsidR="008E548E" w:rsidP="008E548E" w:rsidRDefault="008E548E" w14:paraId="405C4871"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27EBBC3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43474140"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Trust_in_Superior</w:t>
            </w:r>
          </w:p>
        </w:tc>
        <w:tc>
          <w:tcPr>
            <w:tcW w:w="0" w:type="auto"/>
            <w:hideMark/>
          </w:tcPr>
          <w:p w:rsidRPr="008E548E" w:rsidR="008E548E" w:rsidP="008E548E" w:rsidRDefault="008E548E" w14:paraId="1F9F0061"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3.54</w:t>
            </w:r>
          </w:p>
        </w:tc>
        <w:tc>
          <w:tcPr>
            <w:tcW w:w="0" w:type="auto"/>
            <w:hideMark/>
          </w:tcPr>
          <w:p w:rsidRPr="008E548E" w:rsidR="008E548E" w:rsidP="008E548E" w:rsidRDefault="008E548E" w14:paraId="31DE51B2"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3.40</w:t>
            </w:r>
          </w:p>
        </w:tc>
        <w:tc>
          <w:tcPr>
            <w:tcW w:w="0" w:type="auto"/>
            <w:hideMark/>
          </w:tcPr>
          <w:p w:rsidRPr="008E548E" w:rsidR="008E548E" w:rsidP="008E548E" w:rsidRDefault="008E548E" w14:paraId="38F0E5F1"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0.14</w:t>
            </w:r>
          </w:p>
        </w:tc>
        <w:tc>
          <w:tcPr>
            <w:tcW w:w="0" w:type="auto"/>
            <w:hideMark/>
          </w:tcPr>
          <w:p w:rsidRPr="008E548E" w:rsidR="008E548E" w:rsidP="008E548E" w:rsidRDefault="008E548E" w14:paraId="0CB224F2"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0.96</w:t>
            </w:r>
          </w:p>
        </w:tc>
        <w:tc>
          <w:tcPr>
            <w:tcW w:w="0" w:type="auto"/>
            <w:hideMark/>
          </w:tcPr>
          <w:p w:rsidRPr="008E548E" w:rsidR="008E548E" w:rsidP="008E548E" w:rsidRDefault="008E548E" w14:paraId="29401BF3"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0.3397</w:t>
            </w:r>
          </w:p>
        </w:tc>
        <w:tc>
          <w:tcPr>
            <w:tcW w:w="0" w:type="auto"/>
            <w:hideMark/>
          </w:tcPr>
          <w:p w:rsidRPr="008E548E" w:rsidR="008E548E" w:rsidP="008E548E" w:rsidRDefault="008E548E" w14:paraId="1B7D106C"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296BD0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19A0D15E"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Communication_Issues</w:t>
            </w:r>
          </w:p>
        </w:tc>
        <w:tc>
          <w:tcPr>
            <w:tcW w:w="0" w:type="auto"/>
            <w:hideMark/>
          </w:tcPr>
          <w:p w:rsidRPr="008E548E" w:rsidR="008E548E" w:rsidP="008E548E" w:rsidRDefault="008E548E" w14:paraId="498CC3E3"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3.00</w:t>
            </w:r>
          </w:p>
        </w:tc>
        <w:tc>
          <w:tcPr>
            <w:tcW w:w="0" w:type="auto"/>
            <w:hideMark/>
          </w:tcPr>
          <w:p w:rsidRPr="008E548E" w:rsidR="008E548E" w:rsidP="008E548E" w:rsidRDefault="008E548E" w14:paraId="3843B2E8"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3.13</w:t>
            </w:r>
          </w:p>
        </w:tc>
        <w:tc>
          <w:tcPr>
            <w:tcW w:w="0" w:type="auto"/>
            <w:hideMark/>
          </w:tcPr>
          <w:p w:rsidRPr="008E548E" w:rsidR="008E548E" w:rsidP="008E548E" w:rsidRDefault="008E548E" w14:paraId="18334726"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-0.13</w:t>
            </w:r>
          </w:p>
        </w:tc>
        <w:tc>
          <w:tcPr>
            <w:tcW w:w="0" w:type="auto"/>
            <w:hideMark/>
          </w:tcPr>
          <w:p w:rsidRPr="008E548E" w:rsidR="008E548E" w:rsidP="008E548E" w:rsidRDefault="008E548E" w14:paraId="023D409E"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-1.05</w:t>
            </w:r>
          </w:p>
        </w:tc>
        <w:tc>
          <w:tcPr>
            <w:tcW w:w="0" w:type="auto"/>
            <w:hideMark/>
          </w:tcPr>
          <w:p w:rsidRPr="008E548E" w:rsidR="008E548E" w:rsidP="008E548E" w:rsidRDefault="008E548E" w14:paraId="02E4AFA4"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0.2996</w:t>
            </w:r>
          </w:p>
        </w:tc>
        <w:tc>
          <w:tcPr>
            <w:tcW w:w="0" w:type="auto"/>
            <w:hideMark/>
          </w:tcPr>
          <w:p w:rsidRPr="008E548E" w:rsidR="008E548E" w:rsidP="008E548E" w:rsidRDefault="008E548E" w14:paraId="1A32C993"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6B0795B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281F623B"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Communication_With_Peers</w:t>
            </w:r>
          </w:p>
        </w:tc>
        <w:tc>
          <w:tcPr>
            <w:tcW w:w="0" w:type="auto"/>
            <w:hideMark/>
          </w:tcPr>
          <w:p w:rsidRPr="008E548E" w:rsidR="008E548E" w:rsidP="008E548E" w:rsidRDefault="008E548E" w14:paraId="5708450D"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2.74</w:t>
            </w:r>
          </w:p>
        </w:tc>
        <w:tc>
          <w:tcPr>
            <w:tcW w:w="0" w:type="auto"/>
            <w:hideMark/>
          </w:tcPr>
          <w:p w:rsidRPr="008E548E" w:rsidR="008E548E" w:rsidP="008E548E" w:rsidRDefault="008E548E" w14:paraId="734DF8D5"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2.87</w:t>
            </w:r>
          </w:p>
        </w:tc>
        <w:tc>
          <w:tcPr>
            <w:tcW w:w="0" w:type="auto"/>
            <w:hideMark/>
          </w:tcPr>
          <w:p w:rsidRPr="008E548E" w:rsidR="008E548E" w:rsidP="008E548E" w:rsidRDefault="008E548E" w14:paraId="114FFFEA"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-0.12</w:t>
            </w:r>
          </w:p>
        </w:tc>
        <w:tc>
          <w:tcPr>
            <w:tcW w:w="0" w:type="auto"/>
            <w:hideMark/>
          </w:tcPr>
          <w:p w:rsidRPr="008E548E" w:rsidR="008E548E" w:rsidP="008E548E" w:rsidRDefault="008E548E" w14:paraId="4519634A"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-0.94</w:t>
            </w:r>
          </w:p>
        </w:tc>
        <w:tc>
          <w:tcPr>
            <w:tcW w:w="0" w:type="auto"/>
            <w:hideMark/>
          </w:tcPr>
          <w:p w:rsidRPr="008E548E" w:rsidR="008E548E" w:rsidP="008E548E" w:rsidRDefault="008E548E" w14:paraId="7A02D8F5"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0.3520</w:t>
            </w:r>
          </w:p>
        </w:tc>
        <w:tc>
          <w:tcPr>
            <w:tcW w:w="0" w:type="auto"/>
            <w:hideMark/>
          </w:tcPr>
          <w:p w:rsidRPr="008E548E" w:rsidR="008E548E" w:rsidP="008E548E" w:rsidRDefault="008E548E" w14:paraId="5A4A2F5B"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6C7A58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1D087224"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AgileM_Efectiveness</w:t>
            </w:r>
          </w:p>
        </w:tc>
        <w:tc>
          <w:tcPr>
            <w:tcW w:w="0" w:type="auto"/>
            <w:hideMark/>
          </w:tcPr>
          <w:p w:rsidRPr="008E548E" w:rsidR="008E548E" w:rsidP="008E548E" w:rsidRDefault="008E548E" w14:paraId="680F99EE"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3.49</w:t>
            </w:r>
          </w:p>
        </w:tc>
        <w:tc>
          <w:tcPr>
            <w:tcW w:w="0" w:type="auto"/>
            <w:hideMark/>
          </w:tcPr>
          <w:p w:rsidRPr="008E548E" w:rsidR="008E548E" w:rsidP="008E548E" w:rsidRDefault="008E548E" w14:paraId="39912AE9"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3.60</w:t>
            </w:r>
          </w:p>
        </w:tc>
        <w:tc>
          <w:tcPr>
            <w:tcW w:w="0" w:type="auto"/>
            <w:hideMark/>
          </w:tcPr>
          <w:p w:rsidRPr="008E548E" w:rsidR="008E548E" w:rsidP="008E548E" w:rsidRDefault="008E548E" w14:paraId="1127F242"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-0.11</w:t>
            </w:r>
          </w:p>
        </w:tc>
        <w:tc>
          <w:tcPr>
            <w:tcW w:w="0" w:type="auto"/>
            <w:hideMark/>
          </w:tcPr>
          <w:p w:rsidRPr="008E548E" w:rsidR="008E548E" w:rsidP="008E548E" w:rsidRDefault="008E548E" w14:paraId="448577A3"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-0.78</w:t>
            </w:r>
          </w:p>
        </w:tc>
        <w:tc>
          <w:tcPr>
            <w:tcW w:w="0" w:type="auto"/>
            <w:hideMark/>
          </w:tcPr>
          <w:p w:rsidRPr="008E548E" w:rsidR="008E548E" w:rsidP="008E548E" w:rsidRDefault="008E548E" w14:paraId="4F4B81C1"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0.4365</w:t>
            </w:r>
          </w:p>
        </w:tc>
        <w:tc>
          <w:tcPr>
            <w:tcW w:w="0" w:type="auto"/>
            <w:hideMark/>
          </w:tcPr>
          <w:p w:rsidRPr="008E548E" w:rsidR="008E548E" w:rsidP="008E548E" w:rsidRDefault="008E548E" w14:paraId="1EBDA547"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2C91888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2C9A7510"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Belonging</w:t>
            </w:r>
          </w:p>
        </w:tc>
        <w:tc>
          <w:tcPr>
            <w:tcW w:w="0" w:type="auto"/>
            <w:hideMark/>
          </w:tcPr>
          <w:p w:rsidRPr="008E548E" w:rsidR="008E548E" w:rsidP="008E548E" w:rsidRDefault="008E548E" w14:paraId="3C89C0A7"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2.92</w:t>
            </w:r>
          </w:p>
        </w:tc>
        <w:tc>
          <w:tcPr>
            <w:tcW w:w="0" w:type="auto"/>
            <w:hideMark/>
          </w:tcPr>
          <w:p w:rsidRPr="008E548E" w:rsidR="008E548E" w:rsidP="008E548E" w:rsidRDefault="008E548E" w14:paraId="0BB09858"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3.03</w:t>
            </w:r>
          </w:p>
        </w:tc>
        <w:tc>
          <w:tcPr>
            <w:tcW w:w="0" w:type="auto"/>
            <w:hideMark/>
          </w:tcPr>
          <w:p w:rsidRPr="008E548E" w:rsidR="008E548E" w:rsidP="008E548E" w:rsidRDefault="008E548E" w14:paraId="10D11B00"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-0.11</w:t>
            </w:r>
          </w:p>
        </w:tc>
        <w:tc>
          <w:tcPr>
            <w:tcW w:w="0" w:type="auto"/>
            <w:hideMark/>
          </w:tcPr>
          <w:p w:rsidRPr="008E548E" w:rsidR="008E548E" w:rsidP="008E548E" w:rsidRDefault="008E548E" w14:paraId="410576DD"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-0.84</w:t>
            </w:r>
          </w:p>
        </w:tc>
        <w:tc>
          <w:tcPr>
            <w:tcW w:w="0" w:type="auto"/>
            <w:hideMark/>
          </w:tcPr>
          <w:p w:rsidRPr="008E548E" w:rsidR="008E548E" w:rsidP="008E548E" w:rsidRDefault="008E548E" w14:paraId="09ADC80B"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0.4053</w:t>
            </w:r>
          </w:p>
        </w:tc>
        <w:tc>
          <w:tcPr>
            <w:tcW w:w="0" w:type="auto"/>
            <w:hideMark/>
          </w:tcPr>
          <w:p w:rsidRPr="008E548E" w:rsidR="008E548E" w:rsidP="008E548E" w:rsidRDefault="008E548E" w14:paraId="6ADFF39C"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622BA5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6630842E"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Lack_Empl_Engagement</w:t>
            </w:r>
          </w:p>
        </w:tc>
        <w:tc>
          <w:tcPr>
            <w:tcW w:w="0" w:type="auto"/>
            <w:hideMark/>
          </w:tcPr>
          <w:p w:rsidRPr="008E548E" w:rsidR="008E548E" w:rsidP="008E548E" w:rsidRDefault="008E548E" w14:paraId="6E4BB552"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3.20</w:t>
            </w:r>
          </w:p>
        </w:tc>
        <w:tc>
          <w:tcPr>
            <w:tcW w:w="0" w:type="auto"/>
            <w:hideMark/>
          </w:tcPr>
          <w:p w:rsidRPr="008E548E" w:rsidR="008E548E" w:rsidP="008E548E" w:rsidRDefault="008E548E" w14:paraId="6977F81B"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3.30</w:t>
            </w:r>
          </w:p>
        </w:tc>
        <w:tc>
          <w:tcPr>
            <w:tcW w:w="0" w:type="auto"/>
            <w:hideMark/>
          </w:tcPr>
          <w:p w:rsidRPr="008E548E" w:rsidR="008E548E" w:rsidP="008E548E" w:rsidRDefault="008E548E" w14:paraId="3A76249C"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-0.10</w:t>
            </w:r>
          </w:p>
        </w:tc>
        <w:tc>
          <w:tcPr>
            <w:tcW w:w="0" w:type="auto"/>
            <w:hideMark/>
          </w:tcPr>
          <w:p w:rsidRPr="008E548E" w:rsidR="008E548E" w:rsidP="008E548E" w:rsidRDefault="008E548E" w14:paraId="616757BA"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-0.60</w:t>
            </w:r>
          </w:p>
        </w:tc>
        <w:tc>
          <w:tcPr>
            <w:tcW w:w="0" w:type="auto"/>
            <w:hideMark/>
          </w:tcPr>
          <w:p w:rsidRPr="008E548E" w:rsidR="008E548E" w:rsidP="008E548E" w:rsidRDefault="008E548E" w14:paraId="549D595B"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0.5533</w:t>
            </w:r>
          </w:p>
        </w:tc>
        <w:tc>
          <w:tcPr>
            <w:tcW w:w="0" w:type="auto"/>
            <w:hideMark/>
          </w:tcPr>
          <w:p w:rsidRPr="008E548E" w:rsidR="008E548E" w:rsidP="008E548E" w:rsidRDefault="008E548E" w14:paraId="3379C948"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342BD78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3F699709"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Boredom</w:t>
            </w:r>
          </w:p>
        </w:tc>
        <w:tc>
          <w:tcPr>
            <w:tcW w:w="0" w:type="auto"/>
            <w:hideMark/>
          </w:tcPr>
          <w:p w:rsidRPr="008E548E" w:rsidR="008E548E" w:rsidP="008E548E" w:rsidRDefault="008E548E" w14:paraId="50D3FDC6"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2.43</w:t>
            </w:r>
          </w:p>
        </w:tc>
        <w:tc>
          <w:tcPr>
            <w:tcW w:w="0" w:type="auto"/>
            <w:hideMark/>
          </w:tcPr>
          <w:p w:rsidRPr="008E548E" w:rsidR="008E548E" w:rsidP="008E548E" w:rsidRDefault="008E548E" w14:paraId="6FBB7609"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2.33</w:t>
            </w:r>
          </w:p>
        </w:tc>
        <w:tc>
          <w:tcPr>
            <w:tcW w:w="0" w:type="auto"/>
            <w:hideMark/>
          </w:tcPr>
          <w:p w:rsidRPr="008E548E" w:rsidR="008E548E" w:rsidP="008E548E" w:rsidRDefault="008E548E" w14:paraId="05AC20B3"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0.09</w:t>
            </w:r>
          </w:p>
        </w:tc>
        <w:tc>
          <w:tcPr>
            <w:tcW w:w="0" w:type="auto"/>
            <w:hideMark/>
          </w:tcPr>
          <w:p w:rsidRPr="008E548E" w:rsidR="008E548E" w:rsidP="008E548E" w:rsidRDefault="008E548E" w14:paraId="376F1605"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0.62</w:t>
            </w:r>
          </w:p>
        </w:tc>
        <w:tc>
          <w:tcPr>
            <w:tcW w:w="0" w:type="auto"/>
            <w:hideMark/>
          </w:tcPr>
          <w:p w:rsidRPr="008E548E" w:rsidR="008E548E" w:rsidP="008E548E" w:rsidRDefault="008E548E" w14:paraId="3BAC90FD"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0.5407</w:t>
            </w:r>
          </w:p>
        </w:tc>
        <w:tc>
          <w:tcPr>
            <w:tcW w:w="0" w:type="auto"/>
            <w:hideMark/>
          </w:tcPr>
          <w:p w:rsidRPr="008E548E" w:rsidR="008E548E" w:rsidP="008E548E" w:rsidRDefault="008E548E" w14:paraId="66430536"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2D48053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10F78FD7"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Knowledge_Exchange</w:t>
            </w:r>
          </w:p>
        </w:tc>
        <w:tc>
          <w:tcPr>
            <w:tcW w:w="0" w:type="auto"/>
            <w:hideMark/>
          </w:tcPr>
          <w:p w:rsidRPr="008E548E" w:rsidR="008E548E" w:rsidP="008E548E" w:rsidRDefault="008E548E" w14:paraId="0455D704"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2.88</w:t>
            </w:r>
          </w:p>
        </w:tc>
        <w:tc>
          <w:tcPr>
            <w:tcW w:w="0" w:type="auto"/>
            <w:hideMark/>
          </w:tcPr>
          <w:p w:rsidRPr="008E548E" w:rsidR="008E548E" w:rsidP="008E548E" w:rsidRDefault="008E548E" w14:paraId="6C2678DC"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2.97</w:t>
            </w:r>
          </w:p>
        </w:tc>
        <w:tc>
          <w:tcPr>
            <w:tcW w:w="0" w:type="auto"/>
            <w:hideMark/>
          </w:tcPr>
          <w:p w:rsidRPr="008E548E" w:rsidR="008E548E" w:rsidP="008E548E" w:rsidRDefault="008E548E" w14:paraId="1AF789E8"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-0.08</w:t>
            </w:r>
          </w:p>
        </w:tc>
        <w:tc>
          <w:tcPr>
            <w:tcW w:w="0" w:type="auto"/>
            <w:hideMark/>
          </w:tcPr>
          <w:p w:rsidRPr="008E548E" w:rsidR="008E548E" w:rsidP="008E548E" w:rsidRDefault="008E548E" w14:paraId="25725808"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-0.64</w:t>
            </w:r>
          </w:p>
        </w:tc>
        <w:tc>
          <w:tcPr>
            <w:tcW w:w="0" w:type="auto"/>
            <w:hideMark/>
          </w:tcPr>
          <w:p w:rsidRPr="008E548E" w:rsidR="008E548E" w:rsidP="008E548E" w:rsidRDefault="008E548E" w14:paraId="2EA80113"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0.5268</w:t>
            </w:r>
          </w:p>
        </w:tc>
        <w:tc>
          <w:tcPr>
            <w:tcW w:w="0" w:type="auto"/>
            <w:hideMark/>
          </w:tcPr>
          <w:p w:rsidRPr="008E548E" w:rsidR="008E548E" w:rsidP="008E548E" w:rsidRDefault="008E548E" w14:paraId="7E3E0B64"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5C43583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3EFC3165"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ProjectMgmt_Problems</w:t>
            </w:r>
          </w:p>
        </w:tc>
        <w:tc>
          <w:tcPr>
            <w:tcW w:w="0" w:type="auto"/>
            <w:hideMark/>
          </w:tcPr>
          <w:p w:rsidRPr="008E548E" w:rsidR="008E548E" w:rsidP="008E548E" w:rsidRDefault="008E548E" w14:paraId="6BFFCE8C"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2.92</w:t>
            </w:r>
          </w:p>
        </w:tc>
        <w:tc>
          <w:tcPr>
            <w:tcW w:w="0" w:type="auto"/>
            <w:hideMark/>
          </w:tcPr>
          <w:p w:rsidRPr="008E548E" w:rsidR="008E548E" w:rsidP="008E548E" w:rsidRDefault="008E548E" w14:paraId="4FA3CF6A"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3.00</w:t>
            </w:r>
          </w:p>
        </w:tc>
        <w:tc>
          <w:tcPr>
            <w:tcW w:w="0" w:type="auto"/>
            <w:hideMark/>
          </w:tcPr>
          <w:p w:rsidRPr="008E548E" w:rsidR="008E548E" w:rsidP="008E548E" w:rsidRDefault="008E548E" w14:paraId="5A58E767"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-0.08</w:t>
            </w:r>
          </w:p>
        </w:tc>
        <w:tc>
          <w:tcPr>
            <w:tcW w:w="0" w:type="auto"/>
            <w:hideMark/>
          </w:tcPr>
          <w:p w:rsidRPr="008E548E" w:rsidR="008E548E" w:rsidP="008E548E" w:rsidRDefault="008E548E" w14:paraId="1FB248B7"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-0.63</w:t>
            </w:r>
          </w:p>
        </w:tc>
        <w:tc>
          <w:tcPr>
            <w:tcW w:w="0" w:type="auto"/>
            <w:hideMark/>
          </w:tcPr>
          <w:p w:rsidRPr="008E548E" w:rsidR="008E548E" w:rsidP="008E548E" w:rsidRDefault="008E548E" w14:paraId="159C5658"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0.5301</w:t>
            </w:r>
          </w:p>
        </w:tc>
        <w:tc>
          <w:tcPr>
            <w:tcW w:w="0" w:type="auto"/>
            <w:hideMark/>
          </w:tcPr>
          <w:p w:rsidRPr="008E548E" w:rsidR="008E548E" w:rsidP="008E548E" w:rsidRDefault="008E548E" w14:paraId="29A93AD9"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55051E8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1E9D3252"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Company_Appreciation</w:t>
            </w:r>
          </w:p>
        </w:tc>
        <w:tc>
          <w:tcPr>
            <w:tcW w:w="0" w:type="auto"/>
            <w:hideMark/>
          </w:tcPr>
          <w:p w:rsidRPr="008E548E" w:rsidR="008E548E" w:rsidP="008E548E" w:rsidRDefault="008E548E" w14:paraId="0FA02791"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3.14</w:t>
            </w:r>
          </w:p>
        </w:tc>
        <w:tc>
          <w:tcPr>
            <w:tcW w:w="0" w:type="auto"/>
            <w:hideMark/>
          </w:tcPr>
          <w:p w:rsidRPr="008E548E" w:rsidR="008E548E" w:rsidP="008E548E" w:rsidRDefault="008E548E" w14:paraId="0E1AACDC"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3.07</w:t>
            </w:r>
          </w:p>
        </w:tc>
        <w:tc>
          <w:tcPr>
            <w:tcW w:w="0" w:type="auto"/>
            <w:hideMark/>
          </w:tcPr>
          <w:p w:rsidRPr="008E548E" w:rsidR="008E548E" w:rsidP="008E548E" w:rsidRDefault="008E548E" w14:paraId="30663CD4"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0.07</w:t>
            </w:r>
          </w:p>
        </w:tc>
        <w:tc>
          <w:tcPr>
            <w:tcW w:w="0" w:type="auto"/>
            <w:hideMark/>
          </w:tcPr>
          <w:p w:rsidRPr="008E548E" w:rsidR="008E548E" w:rsidP="008E548E" w:rsidRDefault="008E548E" w14:paraId="5D3860BD"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0.66</w:t>
            </w:r>
          </w:p>
        </w:tc>
        <w:tc>
          <w:tcPr>
            <w:tcW w:w="0" w:type="auto"/>
            <w:hideMark/>
          </w:tcPr>
          <w:p w:rsidRPr="008E548E" w:rsidR="008E548E" w:rsidP="008E548E" w:rsidRDefault="008E548E" w14:paraId="56E416B0"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0.5083</w:t>
            </w:r>
          </w:p>
        </w:tc>
        <w:tc>
          <w:tcPr>
            <w:tcW w:w="0" w:type="auto"/>
            <w:hideMark/>
          </w:tcPr>
          <w:p w:rsidRPr="008E548E" w:rsidR="008E548E" w:rsidP="008E548E" w:rsidRDefault="008E548E" w14:paraId="07474A96"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3754140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407015AD"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Frustration</w:t>
            </w:r>
          </w:p>
        </w:tc>
        <w:tc>
          <w:tcPr>
            <w:tcW w:w="0" w:type="auto"/>
            <w:hideMark/>
          </w:tcPr>
          <w:p w:rsidRPr="008E548E" w:rsidR="008E548E" w:rsidP="008E548E" w:rsidRDefault="008E548E" w14:paraId="26FC6D62"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2.49</w:t>
            </w:r>
          </w:p>
        </w:tc>
        <w:tc>
          <w:tcPr>
            <w:tcW w:w="0" w:type="auto"/>
            <w:hideMark/>
          </w:tcPr>
          <w:p w:rsidRPr="008E548E" w:rsidR="008E548E" w:rsidP="008E548E" w:rsidRDefault="008E548E" w14:paraId="3CFD12C8"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2.53</w:t>
            </w:r>
          </w:p>
        </w:tc>
        <w:tc>
          <w:tcPr>
            <w:tcW w:w="0" w:type="auto"/>
            <w:hideMark/>
          </w:tcPr>
          <w:p w:rsidRPr="008E548E" w:rsidR="008E548E" w:rsidP="008E548E" w:rsidRDefault="008E548E" w14:paraId="53C655C0"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-0.04</w:t>
            </w:r>
          </w:p>
        </w:tc>
        <w:tc>
          <w:tcPr>
            <w:tcW w:w="0" w:type="auto"/>
            <w:hideMark/>
          </w:tcPr>
          <w:p w:rsidRPr="008E548E" w:rsidR="008E548E" w:rsidP="008E548E" w:rsidRDefault="008E548E" w14:paraId="7AD49172"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-0.27</w:t>
            </w:r>
          </w:p>
        </w:tc>
        <w:tc>
          <w:tcPr>
            <w:tcW w:w="0" w:type="auto"/>
            <w:hideMark/>
          </w:tcPr>
          <w:p w:rsidRPr="008E548E" w:rsidR="008E548E" w:rsidP="008E548E" w:rsidRDefault="008E548E" w14:paraId="47DCB56E"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0.7881</w:t>
            </w:r>
          </w:p>
        </w:tc>
        <w:tc>
          <w:tcPr>
            <w:tcW w:w="0" w:type="auto"/>
            <w:hideMark/>
          </w:tcPr>
          <w:p w:rsidRPr="008E548E" w:rsidR="008E548E" w:rsidP="008E548E" w:rsidRDefault="008E548E" w14:paraId="79290FE7"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29690C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2F91BF0B"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Feedback</w:t>
            </w:r>
          </w:p>
        </w:tc>
        <w:tc>
          <w:tcPr>
            <w:tcW w:w="0" w:type="auto"/>
            <w:hideMark/>
          </w:tcPr>
          <w:p w:rsidRPr="008E548E" w:rsidR="008E548E" w:rsidP="008E548E" w:rsidRDefault="008E548E" w14:paraId="055AC2B2"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3.17</w:t>
            </w:r>
          </w:p>
        </w:tc>
        <w:tc>
          <w:tcPr>
            <w:tcW w:w="0" w:type="auto"/>
            <w:hideMark/>
          </w:tcPr>
          <w:p w:rsidRPr="008E548E" w:rsidR="008E548E" w:rsidP="008E548E" w:rsidRDefault="008E548E" w14:paraId="05EBD4E6"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3.13</w:t>
            </w:r>
          </w:p>
        </w:tc>
        <w:tc>
          <w:tcPr>
            <w:tcW w:w="0" w:type="auto"/>
            <w:hideMark/>
          </w:tcPr>
          <w:p w:rsidRPr="008E548E" w:rsidR="008E548E" w:rsidP="008E548E" w:rsidRDefault="008E548E" w14:paraId="435331CE"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0.04</w:t>
            </w:r>
          </w:p>
        </w:tc>
        <w:tc>
          <w:tcPr>
            <w:tcW w:w="0" w:type="auto"/>
            <w:hideMark/>
          </w:tcPr>
          <w:p w:rsidRPr="008E548E" w:rsidR="008E548E" w:rsidP="008E548E" w:rsidRDefault="008E548E" w14:paraId="69AA72CA"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0.26</w:t>
            </w:r>
          </w:p>
        </w:tc>
        <w:tc>
          <w:tcPr>
            <w:tcW w:w="0" w:type="auto"/>
            <w:hideMark/>
          </w:tcPr>
          <w:p w:rsidRPr="008E548E" w:rsidR="008E548E" w:rsidP="008E548E" w:rsidRDefault="008E548E" w14:paraId="4B02B01C"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0.7944</w:t>
            </w:r>
          </w:p>
        </w:tc>
        <w:tc>
          <w:tcPr>
            <w:tcW w:w="0" w:type="auto"/>
            <w:hideMark/>
          </w:tcPr>
          <w:p w:rsidRPr="008E548E" w:rsidR="008E548E" w:rsidP="008E548E" w:rsidRDefault="008E548E" w14:paraId="412AFE42"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4180F7C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3E200AF3"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Concentration</w:t>
            </w:r>
          </w:p>
        </w:tc>
        <w:tc>
          <w:tcPr>
            <w:tcW w:w="0" w:type="auto"/>
            <w:hideMark/>
          </w:tcPr>
          <w:p w:rsidRPr="008E548E" w:rsidR="008E548E" w:rsidP="008E548E" w:rsidRDefault="008E548E" w14:paraId="6E50E5BD"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3.60</w:t>
            </w:r>
          </w:p>
        </w:tc>
        <w:tc>
          <w:tcPr>
            <w:tcW w:w="0" w:type="auto"/>
            <w:hideMark/>
          </w:tcPr>
          <w:p w:rsidRPr="008E548E" w:rsidR="008E548E" w:rsidP="008E548E" w:rsidRDefault="008E548E" w14:paraId="308A7F38"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3.57</w:t>
            </w:r>
          </w:p>
        </w:tc>
        <w:tc>
          <w:tcPr>
            <w:tcW w:w="0" w:type="auto"/>
            <w:hideMark/>
          </w:tcPr>
          <w:p w:rsidRPr="008E548E" w:rsidR="008E548E" w:rsidP="008E548E" w:rsidRDefault="008E548E" w14:paraId="4C3F4F0D"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0.03</w:t>
            </w:r>
          </w:p>
        </w:tc>
        <w:tc>
          <w:tcPr>
            <w:tcW w:w="0" w:type="auto"/>
            <w:hideMark/>
          </w:tcPr>
          <w:p w:rsidRPr="008E548E" w:rsidR="008E548E" w:rsidP="008E548E" w:rsidRDefault="008E548E" w14:paraId="33C8790B"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0.17</w:t>
            </w:r>
          </w:p>
        </w:tc>
        <w:tc>
          <w:tcPr>
            <w:tcW w:w="0" w:type="auto"/>
            <w:hideMark/>
          </w:tcPr>
          <w:p w:rsidRPr="008E548E" w:rsidR="008E548E" w:rsidP="008E548E" w:rsidRDefault="008E548E" w14:paraId="2CD8743D"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0.8638</w:t>
            </w:r>
          </w:p>
        </w:tc>
        <w:tc>
          <w:tcPr>
            <w:tcW w:w="0" w:type="auto"/>
            <w:hideMark/>
          </w:tcPr>
          <w:p w:rsidRPr="008E548E" w:rsidR="008E548E" w:rsidP="008E548E" w:rsidRDefault="008E548E" w14:paraId="06F00874"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57C790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0BAE3229"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Communication_With_Boss</w:t>
            </w:r>
          </w:p>
        </w:tc>
        <w:tc>
          <w:tcPr>
            <w:tcW w:w="0" w:type="auto"/>
            <w:hideMark/>
          </w:tcPr>
          <w:p w:rsidRPr="008E548E" w:rsidR="008E548E" w:rsidP="008E548E" w:rsidRDefault="008E548E" w14:paraId="34C71075"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2.88</w:t>
            </w:r>
          </w:p>
        </w:tc>
        <w:tc>
          <w:tcPr>
            <w:tcW w:w="0" w:type="auto"/>
            <w:hideMark/>
          </w:tcPr>
          <w:p w:rsidRPr="008E548E" w:rsidR="008E548E" w:rsidP="008E548E" w:rsidRDefault="008E548E" w14:paraId="53CF2FDF"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2.90</w:t>
            </w:r>
          </w:p>
        </w:tc>
        <w:tc>
          <w:tcPr>
            <w:tcW w:w="0" w:type="auto"/>
            <w:hideMark/>
          </w:tcPr>
          <w:p w:rsidRPr="008E548E" w:rsidR="008E548E" w:rsidP="008E548E" w:rsidRDefault="008E548E" w14:paraId="4E6C4FE8"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-0.02</w:t>
            </w:r>
          </w:p>
        </w:tc>
        <w:tc>
          <w:tcPr>
            <w:tcW w:w="0" w:type="auto"/>
            <w:hideMark/>
          </w:tcPr>
          <w:p w:rsidRPr="008E548E" w:rsidR="008E548E" w:rsidP="008E548E" w:rsidRDefault="008E548E" w14:paraId="2C426594"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-0.16</w:t>
            </w:r>
          </w:p>
        </w:tc>
        <w:tc>
          <w:tcPr>
            <w:tcW w:w="0" w:type="auto"/>
            <w:hideMark/>
          </w:tcPr>
          <w:p w:rsidRPr="008E548E" w:rsidR="008E548E" w:rsidP="008E548E" w:rsidRDefault="008E548E" w14:paraId="0A3FA0A2"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0.8720</w:t>
            </w:r>
          </w:p>
        </w:tc>
        <w:tc>
          <w:tcPr>
            <w:tcW w:w="0" w:type="auto"/>
            <w:hideMark/>
          </w:tcPr>
          <w:p w:rsidRPr="008E548E" w:rsidR="008E548E" w:rsidP="008E548E" w:rsidRDefault="008E548E" w14:paraId="46020D5D"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792631A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1E01ADBF"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Knowledge_AboutRole</w:t>
            </w:r>
          </w:p>
        </w:tc>
        <w:tc>
          <w:tcPr>
            <w:tcW w:w="0" w:type="auto"/>
            <w:hideMark/>
          </w:tcPr>
          <w:p w:rsidRPr="008E548E" w:rsidR="008E548E" w:rsidP="008E548E" w:rsidRDefault="008E548E" w14:paraId="41732C2A"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2.99</w:t>
            </w:r>
          </w:p>
        </w:tc>
        <w:tc>
          <w:tcPr>
            <w:tcW w:w="0" w:type="auto"/>
            <w:hideMark/>
          </w:tcPr>
          <w:p w:rsidRPr="008E548E" w:rsidR="008E548E" w:rsidP="008E548E" w:rsidRDefault="008E548E" w14:paraId="7A720E70"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2.97</w:t>
            </w:r>
          </w:p>
        </w:tc>
        <w:tc>
          <w:tcPr>
            <w:tcW w:w="0" w:type="auto"/>
            <w:hideMark/>
          </w:tcPr>
          <w:p w:rsidRPr="008E548E" w:rsidR="008E548E" w:rsidP="008E548E" w:rsidRDefault="008E548E" w14:paraId="04A0CDF6"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0.02</w:t>
            </w:r>
          </w:p>
        </w:tc>
        <w:tc>
          <w:tcPr>
            <w:tcW w:w="0" w:type="auto"/>
            <w:hideMark/>
          </w:tcPr>
          <w:p w:rsidRPr="008E548E" w:rsidR="008E548E" w:rsidP="008E548E" w:rsidRDefault="008E548E" w14:paraId="2809FFCE"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0.18</w:t>
            </w:r>
          </w:p>
        </w:tc>
        <w:tc>
          <w:tcPr>
            <w:tcW w:w="0" w:type="auto"/>
            <w:hideMark/>
          </w:tcPr>
          <w:p w:rsidRPr="008E548E" w:rsidR="008E548E" w:rsidP="008E548E" w:rsidRDefault="008E548E" w14:paraId="22A74679"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0.8597</w:t>
            </w:r>
          </w:p>
        </w:tc>
        <w:tc>
          <w:tcPr>
            <w:tcW w:w="0" w:type="auto"/>
            <w:hideMark/>
          </w:tcPr>
          <w:p w:rsidRPr="008E548E" w:rsidR="008E548E" w:rsidP="008E548E" w:rsidRDefault="008E548E" w14:paraId="0647521F"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2E59571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494B8499"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Stress_Level</w:t>
            </w:r>
          </w:p>
        </w:tc>
        <w:tc>
          <w:tcPr>
            <w:tcW w:w="0" w:type="auto"/>
            <w:hideMark/>
          </w:tcPr>
          <w:p w:rsidRPr="008E548E" w:rsidR="008E548E" w:rsidP="008E548E" w:rsidRDefault="008E548E" w14:paraId="712AAC95"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2.25</w:t>
            </w:r>
          </w:p>
        </w:tc>
        <w:tc>
          <w:tcPr>
            <w:tcW w:w="0" w:type="auto"/>
            <w:hideMark/>
          </w:tcPr>
          <w:p w:rsidRPr="008E548E" w:rsidR="008E548E" w:rsidP="008E548E" w:rsidRDefault="008E548E" w14:paraId="0D2BC984"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2.27</w:t>
            </w:r>
          </w:p>
        </w:tc>
        <w:tc>
          <w:tcPr>
            <w:tcW w:w="0" w:type="auto"/>
            <w:hideMark/>
          </w:tcPr>
          <w:p w:rsidRPr="008E548E" w:rsidR="008E548E" w:rsidP="008E548E" w:rsidRDefault="008E548E" w14:paraId="63DE8A51"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-0.02</w:t>
            </w:r>
          </w:p>
        </w:tc>
        <w:tc>
          <w:tcPr>
            <w:tcW w:w="0" w:type="auto"/>
            <w:hideMark/>
          </w:tcPr>
          <w:p w:rsidRPr="008E548E" w:rsidR="008E548E" w:rsidP="008E548E" w:rsidRDefault="008E548E" w14:paraId="6B6D3C8F"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-0.11</w:t>
            </w:r>
          </w:p>
        </w:tc>
        <w:tc>
          <w:tcPr>
            <w:tcW w:w="0" w:type="auto"/>
            <w:hideMark/>
          </w:tcPr>
          <w:p w:rsidRPr="008E548E" w:rsidR="008E548E" w:rsidP="008E548E" w:rsidRDefault="008E548E" w14:paraId="58B932CF"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0.9119</w:t>
            </w:r>
          </w:p>
        </w:tc>
        <w:tc>
          <w:tcPr>
            <w:tcW w:w="0" w:type="auto"/>
            <w:hideMark/>
          </w:tcPr>
          <w:p w:rsidRPr="008E548E" w:rsidR="008E548E" w:rsidP="008E548E" w:rsidRDefault="008E548E" w14:paraId="53DF0896"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1D2AE3C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346E8C62"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Time_Management</w:t>
            </w:r>
          </w:p>
        </w:tc>
        <w:tc>
          <w:tcPr>
            <w:tcW w:w="0" w:type="auto"/>
            <w:hideMark/>
          </w:tcPr>
          <w:p w:rsidRPr="008E548E" w:rsidR="008E548E" w:rsidP="008E548E" w:rsidRDefault="008E548E" w14:paraId="100C5795"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3.78</w:t>
            </w:r>
          </w:p>
        </w:tc>
        <w:tc>
          <w:tcPr>
            <w:tcW w:w="0" w:type="auto"/>
            <w:hideMark/>
          </w:tcPr>
          <w:p w:rsidRPr="008E548E" w:rsidR="008E548E" w:rsidP="008E548E" w:rsidRDefault="008E548E" w14:paraId="4488A9A6"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3.80</w:t>
            </w:r>
          </w:p>
        </w:tc>
        <w:tc>
          <w:tcPr>
            <w:tcW w:w="0" w:type="auto"/>
            <w:hideMark/>
          </w:tcPr>
          <w:p w:rsidRPr="008E548E" w:rsidR="008E548E" w:rsidP="008E548E" w:rsidRDefault="008E548E" w14:paraId="49E119D3"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-0.02</w:t>
            </w:r>
          </w:p>
        </w:tc>
        <w:tc>
          <w:tcPr>
            <w:tcW w:w="0" w:type="auto"/>
            <w:hideMark/>
          </w:tcPr>
          <w:p w:rsidRPr="008E548E" w:rsidR="008E548E" w:rsidP="008E548E" w:rsidRDefault="008E548E" w14:paraId="5BA8894B"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-0.12</w:t>
            </w:r>
          </w:p>
        </w:tc>
        <w:tc>
          <w:tcPr>
            <w:tcW w:w="0" w:type="auto"/>
            <w:hideMark/>
          </w:tcPr>
          <w:p w:rsidRPr="008E548E" w:rsidR="008E548E" w:rsidP="008E548E" w:rsidRDefault="008E548E" w14:paraId="6BA7F3AF"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0.9074</w:t>
            </w:r>
          </w:p>
        </w:tc>
        <w:tc>
          <w:tcPr>
            <w:tcW w:w="0" w:type="auto"/>
            <w:hideMark/>
          </w:tcPr>
          <w:p w:rsidRPr="008E548E" w:rsidR="008E548E" w:rsidP="008E548E" w:rsidRDefault="008E548E" w14:paraId="253C80EE"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1600DC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117147C6"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Shared_Leadership</w:t>
            </w:r>
          </w:p>
        </w:tc>
        <w:tc>
          <w:tcPr>
            <w:tcW w:w="0" w:type="auto"/>
            <w:hideMark/>
          </w:tcPr>
          <w:p w:rsidRPr="008E548E" w:rsidR="008E548E" w:rsidP="008E548E" w:rsidRDefault="008E548E" w14:paraId="41DB41C9"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2.83</w:t>
            </w:r>
          </w:p>
        </w:tc>
        <w:tc>
          <w:tcPr>
            <w:tcW w:w="0" w:type="auto"/>
            <w:hideMark/>
          </w:tcPr>
          <w:p w:rsidRPr="008E548E" w:rsidR="008E548E" w:rsidP="008E548E" w:rsidRDefault="008E548E" w14:paraId="1377811B"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2.83</w:t>
            </w:r>
          </w:p>
        </w:tc>
        <w:tc>
          <w:tcPr>
            <w:tcW w:w="0" w:type="auto"/>
            <w:hideMark/>
          </w:tcPr>
          <w:p w:rsidRPr="008E548E" w:rsidR="008E548E" w:rsidP="008E548E" w:rsidRDefault="008E548E" w14:paraId="6AA0AE6A"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0.00</w:t>
            </w:r>
          </w:p>
        </w:tc>
        <w:tc>
          <w:tcPr>
            <w:tcW w:w="0" w:type="auto"/>
            <w:hideMark/>
          </w:tcPr>
          <w:p w:rsidRPr="008E548E" w:rsidR="008E548E" w:rsidP="008E548E" w:rsidRDefault="008E548E" w14:paraId="31500EE5"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0.03</w:t>
            </w:r>
          </w:p>
        </w:tc>
        <w:tc>
          <w:tcPr>
            <w:tcW w:w="0" w:type="auto"/>
            <w:hideMark/>
          </w:tcPr>
          <w:p w:rsidRPr="008E548E" w:rsidR="008E548E" w:rsidP="008E548E" w:rsidRDefault="008E548E" w14:paraId="675840BB"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0.9733</w:t>
            </w:r>
          </w:p>
        </w:tc>
        <w:tc>
          <w:tcPr>
            <w:tcW w:w="0" w:type="auto"/>
            <w:hideMark/>
          </w:tcPr>
          <w:p w:rsidRPr="008E548E" w:rsidR="008E548E" w:rsidP="008E548E" w:rsidRDefault="008E548E" w14:paraId="3FB82219"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Pr="008E548E" w:rsidR="008E548E" w:rsidTr="008E548E" w14:paraId="40CF7B4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E548E" w:rsidR="008E548E" w:rsidP="008E548E" w:rsidRDefault="008E548E" w14:paraId="3A1B7FF2" w14:textId="77777777">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Anger_Reactions</w:t>
            </w:r>
          </w:p>
        </w:tc>
        <w:tc>
          <w:tcPr>
            <w:tcW w:w="0" w:type="auto"/>
            <w:hideMark/>
          </w:tcPr>
          <w:p w:rsidRPr="008E548E" w:rsidR="008E548E" w:rsidP="008E548E" w:rsidRDefault="008E548E" w14:paraId="4C0840C1"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2.47</w:t>
            </w:r>
          </w:p>
        </w:tc>
        <w:tc>
          <w:tcPr>
            <w:tcW w:w="0" w:type="auto"/>
            <w:hideMark/>
          </w:tcPr>
          <w:p w:rsidRPr="008E548E" w:rsidR="008E548E" w:rsidP="008E548E" w:rsidRDefault="008E548E" w14:paraId="73A8FDC8"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2.47</w:t>
            </w:r>
          </w:p>
        </w:tc>
        <w:tc>
          <w:tcPr>
            <w:tcW w:w="0" w:type="auto"/>
            <w:hideMark/>
          </w:tcPr>
          <w:p w:rsidRPr="008E548E" w:rsidR="008E548E" w:rsidP="008E548E" w:rsidRDefault="008E548E" w14:paraId="351CE169"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0.00</w:t>
            </w:r>
          </w:p>
        </w:tc>
        <w:tc>
          <w:tcPr>
            <w:tcW w:w="0" w:type="auto"/>
            <w:hideMark/>
          </w:tcPr>
          <w:p w:rsidRPr="008E548E" w:rsidR="008E548E" w:rsidP="008E548E" w:rsidRDefault="008E548E" w14:paraId="30004772"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0.01</w:t>
            </w:r>
          </w:p>
        </w:tc>
        <w:tc>
          <w:tcPr>
            <w:tcW w:w="0" w:type="auto"/>
            <w:hideMark/>
          </w:tcPr>
          <w:p w:rsidRPr="008E548E" w:rsidR="008E548E" w:rsidP="008E548E" w:rsidRDefault="008E548E" w14:paraId="15C1B323"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0.9896</w:t>
            </w:r>
          </w:p>
        </w:tc>
        <w:tc>
          <w:tcPr>
            <w:tcW w:w="0" w:type="auto"/>
            <w:hideMark/>
          </w:tcPr>
          <w:p w:rsidRPr="008E548E" w:rsidR="008E548E" w:rsidP="008E548E" w:rsidRDefault="008E548E" w14:paraId="43020D92"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bl>
    <w:p w:rsidRPr="008E548E" w:rsidR="00AE505D" w:rsidP="00AE505D" w:rsidRDefault="00AE505D" w14:paraId="452D7367" w14:textId="77777777">
      <w:pPr>
        <w:autoSpaceDE w:val="0"/>
        <w:autoSpaceDN w:val="0"/>
        <w:adjustRightInd w:val="0"/>
        <w:spacing w:after="0" w:line="240" w:lineRule="auto"/>
        <w:jc w:val="both"/>
        <w:rPr>
          <w:rFonts w:ascii="Arial" w:hAnsi="Arial" w:cs="Arial"/>
          <w:sz w:val="24"/>
          <w:szCs w:val="24"/>
          <w:lang w:val="en-US"/>
        </w:rPr>
      </w:pPr>
    </w:p>
    <w:p w:rsidRPr="00B103A7" w:rsidR="00562002" w:rsidP="00562002" w:rsidRDefault="00562002" w14:paraId="6B8D269C" w14:textId="5B09B554">
      <w:pPr>
        <w:autoSpaceDE w:val="0"/>
        <w:autoSpaceDN w:val="0"/>
        <w:adjustRightInd w:val="0"/>
        <w:spacing w:after="0" w:line="240" w:lineRule="auto"/>
        <w:jc w:val="both"/>
        <w:rPr>
          <w:rFonts w:ascii="Arial" w:hAnsi="Arial" w:cs="Arial"/>
          <w:sz w:val="24"/>
          <w:szCs w:val="24"/>
          <w:lang w:val="en-US"/>
        </w:rPr>
      </w:pPr>
      <w:r w:rsidRPr="00B103A7">
        <w:rPr>
          <w:rFonts w:ascii="Arial" w:hAnsi="Arial" w:cs="Arial"/>
          <w:sz w:val="24"/>
          <w:szCs w:val="24"/>
          <w:lang w:val="en-US"/>
        </w:rPr>
        <w:t xml:space="preserve">For </w:t>
      </w:r>
      <w:r w:rsidR="00C31995">
        <w:rPr>
          <w:rFonts w:ascii="Arial" w:hAnsi="Arial" w:cs="Arial"/>
          <w:sz w:val="24"/>
          <w:szCs w:val="24"/>
          <w:lang w:val="en-US"/>
        </w:rPr>
        <w:t>individual contributors</w:t>
      </w:r>
      <w:r w:rsidRPr="00B103A7">
        <w:rPr>
          <w:rFonts w:ascii="Arial" w:hAnsi="Arial" w:cs="Arial"/>
          <w:sz w:val="24"/>
          <w:szCs w:val="24"/>
          <w:lang w:val="en-US"/>
        </w:rPr>
        <w:t>, high remote work (compared to low remote work) is associated with:</w:t>
      </w:r>
    </w:p>
    <w:p w:rsidRPr="00C46525" w:rsidR="00C46525" w:rsidP="00C46525" w:rsidRDefault="00C46525" w14:paraId="0C05CA24" w14:textId="77777777">
      <w:pPr>
        <w:autoSpaceDE w:val="0"/>
        <w:autoSpaceDN w:val="0"/>
        <w:adjustRightInd w:val="0"/>
        <w:spacing w:after="0" w:line="240" w:lineRule="auto"/>
        <w:jc w:val="both"/>
        <w:rPr>
          <w:rFonts w:ascii="Arial" w:hAnsi="Arial" w:cs="Arial"/>
          <w:b/>
          <w:bCs/>
          <w:sz w:val="24"/>
          <w:szCs w:val="24"/>
          <w:lang w:val="es-419"/>
        </w:rPr>
      </w:pPr>
      <w:r w:rsidRPr="00C46525">
        <w:rPr>
          <w:rFonts w:ascii="Arial" w:hAnsi="Arial" w:cs="Arial"/>
          <w:b/>
          <w:bCs/>
          <w:sz w:val="24"/>
          <w:szCs w:val="24"/>
          <w:lang w:val="es-419"/>
        </w:rPr>
        <w:t>Positive Effects:</w:t>
      </w:r>
    </w:p>
    <w:p w:rsidRPr="00C46525" w:rsidR="00C46525" w:rsidP="00C46525" w:rsidRDefault="00C46525" w14:paraId="552884E5" w14:textId="77777777">
      <w:pPr>
        <w:numPr>
          <w:ilvl w:val="0"/>
          <w:numId w:val="39"/>
        </w:numPr>
        <w:autoSpaceDE w:val="0"/>
        <w:autoSpaceDN w:val="0"/>
        <w:adjustRightInd w:val="0"/>
        <w:spacing w:after="0" w:line="240" w:lineRule="auto"/>
        <w:jc w:val="both"/>
        <w:rPr>
          <w:rFonts w:ascii="Arial" w:hAnsi="Arial" w:cs="Arial"/>
          <w:sz w:val="24"/>
          <w:szCs w:val="24"/>
          <w:lang w:val="en-US"/>
        </w:rPr>
      </w:pPr>
      <w:r w:rsidRPr="00C46525">
        <w:rPr>
          <w:rFonts w:ascii="Arial" w:hAnsi="Arial" w:cs="Arial"/>
          <w:sz w:val="24"/>
          <w:szCs w:val="24"/>
          <w:lang w:val="en-US"/>
        </w:rPr>
        <w:t>Significantly higher Comfort (+0.59 points, p=0.0030)</w:t>
      </w:r>
    </w:p>
    <w:p w:rsidRPr="00C46525" w:rsidR="00C46525" w:rsidP="00C46525" w:rsidRDefault="00C46525" w14:paraId="0E7F196A" w14:textId="77777777">
      <w:pPr>
        <w:numPr>
          <w:ilvl w:val="0"/>
          <w:numId w:val="39"/>
        </w:numPr>
        <w:autoSpaceDE w:val="0"/>
        <w:autoSpaceDN w:val="0"/>
        <w:adjustRightInd w:val="0"/>
        <w:spacing w:after="0" w:line="240" w:lineRule="auto"/>
        <w:jc w:val="both"/>
        <w:rPr>
          <w:rFonts w:ascii="Arial" w:hAnsi="Arial" w:cs="Arial"/>
          <w:sz w:val="24"/>
          <w:szCs w:val="24"/>
          <w:lang w:val="en-US"/>
        </w:rPr>
      </w:pPr>
      <w:r w:rsidRPr="00C46525">
        <w:rPr>
          <w:rFonts w:ascii="Arial" w:hAnsi="Arial" w:cs="Arial"/>
          <w:sz w:val="24"/>
          <w:szCs w:val="24"/>
          <w:lang w:val="en-US"/>
        </w:rPr>
        <w:t>Significantly higher Flexibility (+0.39 points, p=0.0256)</w:t>
      </w:r>
    </w:p>
    <w:p w:rsidRPr="00C46525" w:rsidR="00C46525" w:rsidP="00C46525" w:rsidRDefault="00C46525" w14:paraId="3CFEB147" w14:textId="77777777">
      <w:pPr>
        <w:numPr>
          <w:ilvl w:val="0"/>
          <w:numId w:val="39"/>
        </w:numPr>
        <w:autoSpaceDE w:val="0"/>
        <w:autoSpaceDN w:val="0"/>
        <w:adjustRightInd w:val="0"/>
        <w:spacing w:after="0" w:line="240" w:lineRule="auto"/>
        <w:jc w:val="both"/>
        <w:rPr>
          <w:rFonts w:ascii="Arial" w:hAnsi="Arial" w:cs="Arial"/>
          <w:sz w:val="24"/>
          <w:szCs w:val="24"/>
          <w:lang w:val="en-US"/>
        </w:rPr>
      </w:pPr>
      <w:r w:rsidRPr="00C46525">
        <w:rPr>
          <w:rFonts w:ascii="Arial" w:hAnsi="Arial" w:cs="Arial"/>
          <w:sz w:val="24"/>
          <w:szCs w:val="24"/>
          <w:lang w:val="en-US"/>
        </w:rPr>
        <w:t>Significantly higher Autonomy (+0.39 points, p=0.0115)</w:t>
      </w:r>
    </w:p>
    <w:p w:rsidRPr="00C46525" w:rsidR="00C46525" w:rsidP="00C46525" w:rsidRDefault="00C46525" w14:paraId="11E3CC5C" w14:textId="77777777">
      <w:pPr>
        <w:numPr>
          <w:ilvl w:val="0"/>
          <w:numId w:val="39"/>
        </w:numPr>
        <w:autoSpaceDE w:val="0"/>
        <w:autoSpaceDN w:val="0"/>
        <w:adjustRightInd w:val="0"/>
        <w:spacing w:after="0" w:line="240" w:lineRule="auto"/>
        <w:jc w:val="both"/>
        <w:rPr>
          <w:rFonts w:ascii="Arial" w:hAnsi="Arial" w:cs="Arial"/>
          <w:sz w:val="24"/>
          <w:szCs w:val="24"/>
          <w:lang w:val="en-US"/>
        </w:rPr>
      </w:pPr>
      <w:r w:rsidRPr="00C46525">
        <w:rPr>
          <w:rFonts w:ascii="Arial" w:hAnsi="Arial" w:cs="Arial"/>
          <w:sz w:val="24"/>
          <w:szCs w:val="24"/>
          <w:lang w:val="en-US"/>
        </w:rPr>
        <w:t>Significantly higher Performance (+0.37 points, p=0.0256)</w:t>
      </w:r>
    </w:p>
    <w:p w:rsidRPr="00C46525" w:rsidR="00C46525" w:rsidP="00C46525" w:rsidRDefault="00C46525" w14:paraId="6B23978C" w14:textId="77777777">
      <w:pPr>
        <w:numPr>
          <w:ilvl w:val="0"/>
          <w:numId w:val="39"/>
        </w:numPr>
        <w:autoSpaceDE w:val="0"/>
        <w:autoSpaceDN w:val="0"/>
        <w:adjustRightInd w:val="0"/>
        <w:spacing w:after="0" w:line="240" w:lineRule="auto"/>
        <w:jc w:val="both"/>
        <w:rPr>
          <w:rFonts w:ascii="Arial" w:hAnsi="Arial" w:cs="Arial"/>
          <w:sz w:val="24"/>
          <w:szCs w:val="24"/>
          <w:lang w:val="en-US"/>
        </w:rPr>
      </w:pPr>
      <w:r w:rsidRPr="00C46525">
        <w:rPr>
          <w:rFonts w:ascii="Arial" w:hAnsi="Arial" w:cs="Arial"/>
          <w:sz w:val="24"/>
          <w:szCs w:val="24"/>
          <w:lang w:val="en-US"/>
        </w:rPr>
        <w:t>Significantly higher Confidence Level (+0.34 points, p=0.0297)</w:t>
      </w:r>
    </w:p>
    <w:p w:rsidRPr="00C46525" w:rsidR="00C46525" w:rsidP="00C46525" w:rsidRDefault="00C46525" w14:paraId="4F79C38E" w14:textId="77777777">
      <w:pPr>
        <w:numPr>
          <w:ilvl w:val="0"/>
          <w:numId w:val="39"/>
        </w:numPr>
        <w:autoSpaceDE w:val="0"/>
        <w:autoSpaceDN w:val="0"/>
        <w:adjustRightInd w:val="0"/>
        <w:spacing w:after="0" w:line="240" w:lineRule="auto"/>
        <w:jc w:val="both"/>
        <w:rPr>
          <w:rFonts w:ascii="Arial" w:hAnsi="Arial" w:cs="Arial"/>
          <w:sz w:val="24"/>
          <w:szCs w:val="24"/>
          <w:lang w:val="en-US"/>
        </w:rPr>
      </w:pPr>
      <w:r w:rsidRPr="00C46525">
        <w:rPr>
          <w:rFonts w:ascii="Arial" w:hAnsi="Arial" w:cs="Arial"/>
          <w:sz w:val="24"/>
          <w:szCs w:val="24"/>
          <w:lang w:val="en-US"/>
        </w:rPr>
        <w:t>Significantly higher Creativity (+0.34 points, p=0.0366)</w:t>
      </w:r>
    </w:p>
    <w:p w:rsidRPr="00C46525" w:rsidR="00C46525" w:rsidP="00C46525" w:rsidRDefault="00C46525" w14:paraId="0D4FF56E" w14:textId="77777777">
      <w:pPr>
        <w:numPr>
          <w:ilvl w:val="0"/>
          <w:numId w:val="39"/>
        </w:numPr>
        <w:autoSpaceDE w:val="0"/>
        <w:autoSpaceDN w:val="0"/>
        <w:adjustRightInd w:val="0"/>
        <w:spacing w:after="0" w:line="240" w:lineRule="auto"/>
        <w:jc w:val="both"/>
        <w:rPr>
          <w:rFonts w:ascii="Arial" w:hAnsi="Arial" w:cs="Arial"/>
          <w:sz w:val="24"/>
          <w:szCs w:val="24"/>
          <w:lang w:val="en-US"/>
        </w:rPr>
      </w:pPr>
      <w:r w:rsidRPr="00C46525">
        <w:rPr>
          <w:rFonts w:ascii="Arial" w:hAnsi="Arial" w:cs="Arial"/>
          <w:sz w:val="24"/>
          <w:szCs w:val="24"/>
          <w:lang w:val="en-US"/>
        </w:rPr>
        <w:t>Significantly higher Problem Solving (+0.31 points, p=0.0340)</w:t>
      </w:r>
    </w:p>
    <w:p w:rsidRPr="00C46525" w:rsidR="00C46525" w:rsidP="00C46525" w:rsidRDefault="00C46525" w14:paraId="4F874471" w14:textId="77777777">
      <w:pPr>
        <w:numPr>
          <w:ilvl w:val="0"/>
          <w:numId w:val="39"/>
        </w:numPr>
        <w:autoSpaceDE w:val="0"/>
        <w:autoSpaceDN w:val="0"/>
        <w:adjustRightInd w:val="0"/>
        <w:spacing w:after="0" w:line="240" w:lineRule="auto"/>
        <w:jc w:val="both"/>
        <w:rPr>
          <w:rFonts w:ascii="Arial" w:hAnsi="Arial" w:cs="Arial"/>
          <w:sz w:val="24"/>
          <w:szCs w:val="24"/>
          <w:lang w:val="en-US"/>
        </w:rPr>
      </w:pPr>
      <w:r w:rsidRPr="00C46525">
        <w:rPr>
          <w:rFonts w:ascii="Arial" w:hAnsi="Arial" w:cs="Arial"/>
          <w:sz w:val="24"/>
          <w:szCs w:val="24"/>
          <w:lang w:val="en-US"/>
        </w:rPr>
        <w:t>Significantly higher Leadership Problems (+0.30 points, p=0.0464)</w:t>
      </w:r>
    </w:p>
    <w:p w:rsidRPr="00C46525" w:rsidR="00C46525" w:rsidP="00C46525" w:rsidRDefault="00C46525" w14:paraId="135987D5" w14:textId="77777777">
      <w:pPr>
        <w:autoSpaceDE w:val="0"/>
        <w:autoSpaceDN w:val="0"/>
        <w:adjustRightInd w:val="0"/>
        <w:spacing w:after="0" w:line="240" w:lineRule="auto"/>
        <w:jc w:val="both"/>
        <w:rPr>
          <w:rFonts w:ascii="Arial" w:hAnsi="Arial" w:cs="Arial"/>
          <w:b/>
          <w:bCs/>
          <w:sz w:val="24"/>
          <w:szCs w:val="24"/>
          <w:lang w:val="es-419"/>
        </w:rPr>
      </w:pPr>
      <w:r w:rsidRPr="00C46525">
        <w:rPr>
          <w:rFonts w:ascii="Arial" w:hAnsi="Arial" w:cs="Arial"/>
          <w:b/>
          <w:bCs/>
          <w:sz w:val="24"/>
          <w:szCs w:val="24"/>
          <w:lang w:val="es-419"/>
        </w:rPr>
        <w:t>Negative Effects:</w:t>
      </w:r>
    </w:p>
    <w:p w:rsidRPr="00C46525" w:rsidR="00C46525" w:rsidP="00C46525" w:rsidRDefault="00C46525" w14:paraId="6CBCB59E" w14:textId="77777777">
      <w:pPr>
        <w:numPr>
          <w:ilvl w:val="0"/>
          <w:numId w:val="40"/>
        </w:numPr>
        <w:autoSpaceDE w:val="0"/>
        <w:autoSpaceDN w:val="0"/>
        <w:adjustRightInd w:val="0"/>
        <w:spacing w:after="0" w:line="240" w:lineRule="auto"/>
        <w:jc w:val="both"/>
        <w:rPr>
          <w:rFonts w:ascii="Arial" w:hAnsi="Arial" w:cs="Arial"/>
          <w:sz w:val="24"/>
          <w:szCs w:val="24"/>
          <w:lang w:val="en-US"/>
        </w:rPr>
      </w:pPr>
      <w:r w:rsidRPr="1F1470BD">
        <w:rPr>
          <w:rFonts w:ascii="Arial" w:hAnsi="Arial" w:cs="Arial"/>
          <w:sz w:val="24"/>
          <w:szCs w:val="24"/>
          <w:lang w:val="en-US"/>
        </w:rPr>
        <w:t>Significantly lower Conflict Relationships (-0.29 points, p=0.049</w:t>
      </w:r>
      <w:commentRangeStart w:id="77"/>
      <w:r w:rsidRPr="1F1470BD">
        <w:rPr>
          <w:rFonts w:ascii="Arial" w:hAnsi="Arial" w:cs="Arial"/>
          <w:sz w:val="24"/>
          <w:szCs w:val="24"/>
          <w:lang w:val="en-US"/>
        </w:rPr>
        <w:t>0)</w:t>
      </w:r>
      <w:commentRangeEnd w:id="77"/>
      <w:r>
        <w:rPr>
          <w:rStyle w:val="CommentReference"/>
        </w:rPr>
        <w:commentReference w:id="77"/>
      </w:r>
    </w:p>
    <w:p w:rsidR="00562002" w:rsidP="00AE505D" w:rsidRDefault="00562002" w14:paraId="356DD57F" w14:textId="77777777">
      <w:pPr>
        <w:autoSpaceDE w:val="0"/>
        <w:autoSpaceDN w:val="0"/>
        <w:adjustRightInd w:val="0"/>
        <w:spacing w:after="0" w:line="240" w:lineRule="auto"/>
        <w:jc w:val="both"/>
        <w:rPr>
          <w:rFonts w:ascii="Arial" w:hAnsi="Arial" w:cs="Arial"/>
          <w:sz w:val="24"/>
          <w:szCs w:val="24"/>
          <w:lang w:val="en-US"/>
        </w:rPr>
      </w:pPr>
    </w:p>
    <w:p w:rsidRPr="00FC650E" w:rsidR="00AE505D" w:rsidP="00AE505D" w:rsidRDefault="00AE505D" w14:paraId="40F560BC" w14:textId="77777777">
      <w:pPr>
        <w:autoSpaceDE w:val="0"/>
        <w:autoSpaceDN w:val="0"/>
        <w:adjustRightInd w:val="0"/>
        <w:spacing w:after="0" w:line="240" w:lineRule="auto"/>
        <w:jc w:val="both"/>
        <w:rPr>
          <w:rFonts w:ascii="Arial" w:hAnsi="Arial" w:cs="Arial"/>
          <w:b/>
          <w:bCs/>
          <w:sz w:val="24"/>
          <w:szCs w:val="24"/>
          <w:lang w:val="en-US"/>
        </w:rPr>
      </w:pPr>
      <w:r>
        <w:rPr>
          <w:rFonts w:ascii="Arial" w:hAnsi="Arial" w:cs="Arial"/>
          <w:b/>
          <w:bCs/>
          <w:sz w:val="24"/>
          <w:szCs w:val="24"/>
          <w:lang w:val="en-US"/>
        </w:rPr>
        <w:t>5</w:t>
      </w:r>
      <w:r w:rsidRPr="00FC650E">
        <w:rPr>
          <w:rFonts w:ascii="Arial" w:hAnsi="Arial" w:cs="Arial"/>
          <w:b/>
          <w:bCs/>
          <w:sz w:val="24"/>
          <w:szCs w:val="24"/>
          <w:lang w:val="en-US"/>
        </w:rPr>
        <w:t>.3.</w:t>
      </w:r>
      <w:r>
        <w:rPr>
          <w:rFonts w:ascii="Arial" w:hAnsi="Arial" w:cs="Arial"/>
          <w:b/>
          <w:bCs/>
          <w:sz w:val="24"/>
          <w:szCs w:val="24"/>
          <w:lang w:val="en-US"/>
        </w:rPr>
        <w:t xml:space="preserve">3.3 </w:t>
      </w:r>
      <w:r w:rsidRPr="00FC650E">
        <w:rPr>
          <w:rFonts w:ascii="Arial" w:hAnsi="Arial" w:cs="Arial"/>
          <w:b/>
          <w:bCs/>
          <w:sz w:val="24"/>
          <w:szCs w:val="24"/>
          <w:lang w:val="en-US"/>
        </w:rPr>
        <w:t>Comparative Analysis</w:t>
      </w:r>
    </w:p>
    <w:p w:rsidRPr="00FC650E" w:rsidR="00AE505D" w:rsidP="00AE505D" w:rsidRDefault="00AE505D" w14:paraId="208CD5F4" w14:textId="77777777">
      <w:pPr>
        <w:autoSpaceDE w:val="0"/>
        <w:autoSpaceDN w:val="0"/>
        <w:adjustRightInd w:val="0"/>
        <w:spacing w:after="0" w:line="240" w:lineRule="auto"/>
        <w:jc w:val="both"/>
        <w:rPr>
          <w:rFonts w:ascii="Arial" w:hAnsi="Arial" w:cs="Arial"/>
          <w:b/>
          <w:bCs/>
          <w:sz w:val="24"/>
          <w:szCs w:val="24"/>
          <w:lang w:val="en-US"/>
        </w:rPr>
      </w:pPr>
    </w:p>
    <w:p w:rsidRPr="000E02E3" w:rsidR="00AE505D" w:rsidP="00AE505D" w:rsidRDefault="00AE505D" w14:paraId="55F8BA52" w14:textId="346B673F">
      <w:pPr>
        <w:autoSpaceDE w:val="0"/>
        <w:autoSpaceDN w:val="0"/>
        <w:adjustRightInd w:val="0"/>
        <w:spacing w:after="0" w:line="240" w:lineRule="auto"/>
        <w:jc w:val="both"/>
        <w:rPr>
          <w:rFonts w:ascii="Arial" w:hAnsi="Arial" w:cs="Arial"/>
          <w:b/>
          <w:bCs/>
          <w:lang w:val="en-US"/>
        </w:rPr>
      </w:pPr>
      <w:r w:rsidRPr="000E02E3">
        <w:rPr>
          <w:rFonts w:ascii="Arial" w:hAnsi="Arial" w:cs="Arial"/>
          <w:b/>
          <w:bCs/>
          <w:lang w:val="en-US"/>
        </w:rPr>
        <w:t xml:space="preserve">Table </w:t>
      </w:r>
      <w:r w:rsidRPr="000E02E3" w:rsidR="000E02E3">
        <w:rPr>
          <w:rFonts w:ascii="Arial" w:hAnsi="Arial" w:cs="Arial"/>
          <w:b/>
          <w:bCs/>
          <w:lang w:val="en-US"/>
        </w:rPr>
        <w:t>7.2</w:t>
      </w:r>
      <w:r w:rsidRPr="000E02E3">
        <w:rPr>
          <w:rFonts w:ascii="Arial" w:hAnsi="Arial" w:cs="Arial"/>
          <w:b/>
          <w:bCs/>
          <w:lang w:val="en-US"/>
        </w:rPr>
        <w:t xml:space="preserve"> highlights the metrics that show different remote work effects based on leadership role:</w:t>
      </w:r>
    </w:p>
    <w:p w:rsidRPr="00FC650E" w:rsidR="00AE505D" w:rsidP="00AE505D" w:rsidRDefault="00AE505D" w14:paraId="4210BCF9" w14:textId="77777777">
      <w:pPr>
        <w:autoSpaceDE w:val="0"/>
        <w:autoSpaceDN w:val="0"/>
        <w:adjustRightInd w:val="0"/>
        <w:spacing w:after="0" w:line="240" w:lineRule="auto"/>
        <w:jc w:val="both"/>
        <w:rPr>
          <w:rFonts w:ascii="Arial" w:hAnsi="Arial" w:cs="Arial"/>
          <w:b/>
          <w:bCs/>
          <w:sz w:val="24"/>
          <w:szCs w:val="24"/>
          <w:lang w:val="en-US"/>
        </w:rPr>
      </w:pPr>
    </w:p>
    <w:tbl>
      <w:tblPr>
        <w:tblStyle w:val="PlainTable1"/>
        <w:tblW w:w="9351" w:type="dxa"/>
        <w:tblLook w:val="04A0" w:firstRow="1" w:lastRow="0" w:firstColumn="1" w:lastColumn="0" w:noHBand="0" w:noVBand="1"/>
      </w:tblPr>
      <w:tblGrid>
        <w:gridCol w:w="3725"/>
        <w:gridCol w:w="1823"/>
        <w:gridCol w:w="1369"/>
        <w:gridCol w:w="2434"/>
      </w:tblGrid>
      <w:tr w:rsidRPr="00220247" w:rsidR="00220247" w:rsidTr="00220247" w14:paraId="6688451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76FE51D5"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Metric</w:t>
            </w:r>
          </w:p>
        </w:tc>
        <w:tc>
          <w:tcPr>
            <w:tcW w:w="1823" w:type="dxa"/>
            <w:hideMark/>
          </w:tcPr>
          <w:p w:rsidRPr="00220247" w:rsidR="00220247" w:rsidP="00220247" w:rsidRDefault="00220247" w14:paraId="15964B8C" w14:textId="6D405ECF">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sidRPr="00220247">
              <w:rPr>
                <w:rFonts w:ascii="Arial" w:hAnsi="Arial" w:cs="Arial"/>
                <w:lang w:val="en-US"/>
              </w:rPr>
              <w:t xml:space="preserve">Effect on </w:t>
            </w:r>
            <w:r w:rsidR="00C31995">
              <w:rPr>
                <w:rFonts w:ascii="Arial" w:hAnsi="Arial" w:cs="Arial"/>
                <w:lang w:val="en-US"/>
              </w:rPr>
              <w:t>Individual contributors</w:t>
            </w:r>
            <w:r w:rsidRPr="00220247">
              <w:rPr>
                <w:rFonts w:ascii="Arial" w:hAnsi="Arial" w:cs="Arial"/>
                <w:lang w:val="en-US"/>
              </w:rPr>
              <w:t xml:space="preserve"> (Role 0)</w:t>
            </w:r>
          </w:p>
        </w:tc>
        <w:tc>
          <w:tcPr>
            <w:tcW w:w="0" w:type="auto"/>
            <w:hideMark/>
          </w:tcPr>
          <w:p w:rsidRPr="00220247" w:rsidR="00220247" w:rsidP="00220247" w:rsidRDefault="00220247" w14:paraId="41DCF461" w14:textId="77777777">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Effect on Leaders (Role 1)</w:t>
            </w:r>
          </w:p>
        </w:tc>
        <w:tc>
          <w:tcPr>
            <w:tcW w:w="2434" w:type="dxa"/>
            <w:hideMark/>
          </w:tcPr>
          <w:p w:rsidRPr="00220247" w:rsidR="00220247" w:rsidP="00220247" w:rsidRDefault="00220247" w14:paraId="549801C2" w14:textId="77777777">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Different Effect Pattern?</w:t>
            </w:r>
          </w:p>
        </w:tc>
      </w:tr>
      <w:tr w:rsidRPr="00220247" w:rsidR="00220247" w:rsidTr="00220247" w14:paraId="6F0EAE3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14D08158"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Leadership_Problems</w:t>
            </w:r>
          </w:p>
        </w:tc>
        <w:tc>
          <w:tcPr>
            <w:tcW w:w="1823" w:type="dxa"/>
            <w:hideMark/>
          </w:tcPr>
          <w:p w:rsidRPr="00220247" w:rsidR="00220247" w:rsidP="00220247" w:rsidRDefault="00220247" w14:paraId="1DFEC099"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+0.30 (p=0.0464)</w:t>
            </w:r>
          </w:p>
        </w:tc>
        <w:tc>
          <w:tcPr>
            <w:tcW w:w="0" w:type="auto"/>
            <w:hideMark/>
          </w:tcPr>
          <w:p w:rsidRPr="00220247" w:rsidR="00220247" w:rsidP="00220247" w:rsidRDefault="00220247" w14:paraId="512F66D4"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-0.67 (p=0.0217)</w:t>
            </w:r>
          </w:p>
        </w:tc>
        <w:tc>
          <w:tcPr>
            <w:tcW w:w="2434" w:type="dxa"/>
            <w:hideMark/>
          </w:tcPr>
          <w:p w:rsidRPr="00220247" w:rsidR="00220247" w:rsidP="00220247" w:rsidRDefault="00220247" w14:paraId="2288A42A"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Opposite directions</w:t>
            </w:r>
          </w:p>
        </w:tc>
      </w:tr>
      <w:tr w:rsidRPr="00674145" w:rsidR="00220247" w:rsidTr="00220247" w14:paraId="274A17EB" w14:textId="77777777">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213EF882"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Creativity</w:t>
            </w:r>
          </w:p>
        </w:tc>
        <w:tc>
          <w:tcPr>
            <w:tcW w:w="1823" w:type="dxa"/>
            <w:hideMark/>
          </w:tcPr>
          <w:p w:rsidRPr="00220247" w:rsidR="00220247" w:rsidP="00220247" w:rsidRDefault="00220247" w14:paraId="07D05C6F"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+0.34 (p=0.0366)</w:t>
            </w:r>
          </w:p>
        </w:tc>
        <w:tc>
          <w:tcPr>
            <w:tcW w:w="0" w:type="auto"/>
            <w:hideMark/>
          </w:tcPr>
          <w:p w:rsidRPr="00220247" w:rsidR="00220247" w:rsidP="00220247" w:rsidRDefault="00220247" w14:paraId="5F76D38E"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+0.78 (not sig.)</w:t>
            </w:r>
          </w:p>
        </w:tc>
        <w:tc>
          <w:tcPr>
            <w:tcW w:w="2434" w:type="dxa"/>
            <w:hideMark/>
          </w:tcPr>
          <w:p w:rsidRPr="00220247" w:rsidR="00220247" w:rsidP="00220247" w:rsidRDefault="00220247" w14:paraId="6C9EE87E" w14:textId="71B0E132">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20247">
              <w:rPr>
                <w:rFonts w:ascii="Arial" w:hAnsi="Arial" w:cs="Arial"/>
                <w:lang w:val="en-US"/>
              </w:rPr>
              <w:t xml:space="preserve">Significant for </w:t>
            </w:r>
            <w:r w:rsidR="00C31995">
              <w:rPr>
                <w:rFonts w:ascii="Arial" w:hAnsi="Arial" w:cs="Arial"/>
                <w:lang w:val="en-US"/>
              </w:rPr>
              <w:t>Individual contributors</w:t>
            </w:r>
            <w:r w:rsidRPr="00220247">
              <w:rPr>
                <w:rFonts w:ascii="Arial" w:hAnsi="Arial" w:cs="Arial"/>
                <w:lang w:val="en-US"/>
              </w:rPr>
              <w:t xml:space="preserve"> only</w:t>
            </w:r>
          </w:p>
        </w:tc>
      </w:tr>
      <w:tr w:rsidRPr="00674145" w:rsidR="00220247" w:rsidTr="00220247" w14:paraId="1AC11B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60846CCF"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Confidence_Level</w:t>
            </w:r>
          </w:p>
        </w:tc>
        <w:tc>
          <w:tcPr>
            <w:tcW w:w="1823" w:type="dxa"/>
            <w:hideMark/>
          </w:tcPr>
          <w:p w:rsidRPr="00220247" w:rsidR="00220247" w:rsidP="00220247" w:rsidRDefault="00220247" w14:paraId="534F2441"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+0.34 (p=0.0297)</w:t>
            </w:r>
          </w:p>
        </w:tc>
        <w:tc>
          <w:tcPr>
            <w:tcW w:w="0" w:type="auto"/>
            <w:hideMark/>
          </w:tcPr>
          <w:p w:rsidRPr="00220247" w:rsidR="00220247" w:rsidP="00220247" w:rsidRDefault="00220247" w14:paraId="1E2EB066"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+0.55 (not sig.)</w:t>
            </w:r>
          </w:p>
        </w:tc>
        <w:tc>
          <w:tcPr>
            <w:tcW w:w="2434" w:type="dxa"/>
            <w:hideMark/>
          </w:tcPr>
          <w:p w:rsidRPr="00220247" w:rsidR="00220247" w:rsidP="00220247" w:rsidRDefault="00220247" w14:paraId="00320A48" w14:textId="35697508">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20247">
              <w:rPr>
                <w:rFonts w:ascii="Arial" w:hAnsi="Arial" w:cs="Arial"/>
                <w:lang w:val="en-US"/>
              </w:rPr>
              <w:t xml:space="preserve">Significant for </w:t>
            </w:r>
            <w:r w:rsidR="00C31995">
              <w:rPr>
                <w:rFonts w:ascii="Arial" w:hAnsi="Arial" w:cs="Arial"/>
                <w:lang w:val="en-US"/>
              </w:rPr>
              <w:t>Individual contributors</w:t>
            </w:r>
            <w:r w:rsidRPr="00220247">
              <w:rPr>
                <w:rFonts w:ascii="Arial" w:hAnsi="Arial" w:cs="Arial"/>
                <w:lang w:val="en-US"/>
              </w:rPr>
              <w:t xml:space="preserve"> only</w:t>
            </w:r>
          </w:p>
        </w:tc>
      </w:tr>
      <w:tr w:rsidRPr="00674145" w:rsidR="00220247" w:rsidTr="00220247" w14:paraId="4A3A2FAB" w14:textId="77777777">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7D51E23F"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Conflict_Relationships</w:t>
            </w:r>
          </w:p>
        </w:tc>
        <w:tc>
          <w:tcPr>
            <w:tcW w:w="1823" w:type="dxa"/>
            <w:hideMark/>
          </w:tcPr>
          <w:p w:rsidRPr="00220247" w:rsidR="00220247" w:rsidP="00220247" w:rsidRDefault="00220247" w14:paraId="49618924"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-0.29 (p=0.049)</w:t>
            </w:r>
          </w:p>
        </w:tc>
        <w:tc>
          <w:tcPr>
            <w:tcW w:w="0" w:type="auto"/>
            <w:hideMark/>
          </w:tcPr>
          <w:p w:rsidRPr="00220247" w:rsidR="00220247" w:rsidP="00220247" w:rsidRDefault="00220247" w14:paraId="3DD70677"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-0.47 (not sig.)</w:t>
            </w:r>
          </w:p>
        </w:tc>
        <w:tc>
          <w:tcPr>
            <w:tcW w:w="2434" w:type="dxa"/>
            <w:hideMark/>
          </w:tcPr>
          <w:p w:rsidRPr="00220247" w:rsidR="00220247" w:rsidP="00220247" w:rsidRDefault="00220247" w14:paraId="7D1FDBA4" w14:textId="19BB5B43">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20247">
              <w:rPr>
                <w:rFonts w:ascii="Arial" w:hAnsi="Arial" w:cs="Arial"/>
                <w:lang w:val="en-US"/>
              </w:rPr>
              <w:t xml:space="preserve">Significant for </w:t>
            </w:r>
            <w:r w:rsidR="00C31995">
              <w:rPr>
                <w:rFonts w:ascii="Arial" w:hAnsi="Arial" w:cs="Arial"/>
                <w:lang w:val="en-US"/>
              </w:rPr>
              <w:t>Individual contributors</w:t>
            </w:r>
            <w:r w:rsidRPr="00220247">
              <w:rPr>
                <w:rFonts w:ascii="Arial" w:hAnsi="Arial" w:cs="Arial"/>
                <w:lang w:val="en-US"/>
              </w:rPr>
              <w:t xml:space="preserve"> only</w:t>
            </w:r>
          </w:p>
        </w:tc>
      </w:tr>
      <w:tr w:rsidRPr="00674145" w:rsidR="00220247" w:rsidTr="00220247" w14:paraId="5E01B34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35438E29"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Comfort</w:t>
            </w:r>
          </w:p>
        </w:tc>
        <w:tc>
          <w:tcPr>
            <w:tcW w:w="1823" w:type="dxa"/>
            <w:hideMark/>
          </w:tcPr>
          <w:p w:rsidRPr="00220247" w:rsidR="00220247" w:rsidP="00220247" w:rsidRDefault="00220247" w14:paraId="7BB188F7"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+0.59 (p=0.003)</w:t>
            </w:r>
          </w:p>
        </w:tc>
        <w:tc>
          <w:tcPr>
            <w:tcW w:w="0" w:type="auto"/>
            <w:hideMark/>
          </w:tcPr>
          <w:p w:rsidRPr="00220247" w:rsidR="00220247" w:rsidP="00220247" w:rsidRDefault="00220247" w14:paraId="64E07645"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+0.32 (not sig.)</w:t>
            </w:r>
          </w:p>
        </w:tc>
        <w:tc>
          <w:tcPr>
            <w:tcW w:w="2434" w:type="dxa"/>
            <w:hideMark/>
          </w:tcPr>
          <w:p w:rsidRPr="00220247" w:rsidR="00220247" w:rsidP="00220247" w:rsidRDefault="00220247" w14:paraId="12262FBA" w14:textId="3F5B8D5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20247">
              <w:rPr>
                <w:rFonts w:ascii="Arial" w:hAnsi="Arial" w:cs="Arial"/>
                <w:lang w:val="en-US"/>
              </w:rPr>
              <w:t xml:space="preserve">Significant for </w:t>
            </w:r>
            <w:r w:rsidR="00C31995">
              <w:rPr>
                <w:rFonts w:ascii="Arial" w:hAnsi="Arial" w:cs="Arial"/>
                <w:lang w:val="en-US"/>
              </w:rPr>
              <w:t>Individual contributors</w:t>
            </w:r>
            <w:r w:rsidRPr="00220247">
              <w:rPr>
                <w:rFonts w:ascii="Arial" w:hAnsi="Arial" w:cs="Arial"/>
                <w:lang w:val="en-US"/>
              </w:rPr>
              <w:t xml:space="preserve"> only</w:t>
            </w:r>
          </w:p>
        </w:tc>
      </w:tr>
      <w:tr w:rsidRPr="00674145" w:rsidR="00220247" w:rsidTr="00220247" w14:paraId="152238DB" w14:textId="77777777">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0248B525"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Autonomy</w:t>
            </w:r>
          </w:p>
        </w:tc>
        <w:tc>
          <w:tcPr>
            <w:tcW w:w="1823" w:type="dxa"/>
            <w:hideMark/>
          </w:tcPr>
          <w:p w:rsidRPr="00220247" w:rsidR="00220247" w:rsidP="00220247" w:rsidRDefault="00220247" w14:paraId="3A59FEF2"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+0.39 (p=0.0115)</w:t>
            </w:r>
          </w:p>
        </w:tc>
        <w:tc>
          <w:tcPr>
            <w:tcW w:w="0" w:type="auto"/>
            <w:hideMark/>
          </w:tcPr>
          <w:p w:rsidRPr="00220247" w:rsidR="00220247" w:rsidP="00220247" w:rsidRDefault="00220247" w14:paraId="29964DBA"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+0.31 (not sig.)</w:t>
            </w:r>
          </w:p>
        </w:tc>
        <w:tc>
          <w:tcPr>
            <w:tcW w:w="2434" w:type="dxa"/>
            <w:hideMark/>
          </w:tcPr>
          <w:p w:rsidRPr="00220247" w:rsidR="00220247" w:rsidP="00220247" w:rsidRDefault="00220247" w14:paraId="0630B1D0" w14:textId="75C7B045">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20247">
              <w:rPr>
                <w:rFonts w:ascii="Arial" w:hAnsi="Arial" w:cs="Arial"/>
                <w:lang w:val="en-US"/>
              </w:rPr>
              <w:t xml:space="preserve">Significant for </w:t>
            </w:r>
            <w:r w:rsidR="00C31995">
              <w:rPr>
                <w:rFonts w:ascii="Arial" w:hAnsi="Arial" w:cs="Arial"/>
                <w:lang w:val="en-US"/>
              </w:rPr>
              <w:t>Individual contributors</w:t>
            </w:r>
            <w:r w:rsidRPr="00220247">
              <w:rPr>
                <w:rFonts w:ascii="Arial" w:hAnsi="Arial" w:cs="Arial"/>
                <w:lang w:val="en-US"/>
              </w:rPr>
              <w:t xml:space="preserve"> only</w:t>
            </w:r>
          </w:p>
        </w:tc>
      </w:tr>
      <w:tr w:rsidRPr="00674145" w:rsidR="00220247" w:rsidTr="00220247" w14:paraId="5B70C34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5CEBD730"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Performance</w:t>
            </w:r>
          </w:p>
        </w:tc>
        <w:tc>
          <w:tcPr>
            <w:tcW w:w="1823" w:type="dxa"/>
            <w:hideMark/>
          </w:tcPr>
          <w:p w:rsidRPr="00220247" w:rsidR="00220247" w:rsidP="00220247" w:rsidRDefault="00220247" w14:paraId="5EAB3E07"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+0.37 (p=0.0256)</w:t>
            </w:r>
          </w:p>
        </w:tc>
        <w:tc>
          <w:tcPr>
            <w:tcW w:w="0" w:type="auto"/>
            <w:hideMark/>
          </w:tcPr>
          <w:p w:rsidRPr="00220247" w:rsidR="00220247" w:rsidP="00220247" w:rsidRDefault="00220247" w14:paraId="6A777A77"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+0.63 (not sig.)</w:t>
            </w:r>
          </w:p>
        </w:tc>
        <w:tc>
          <w:tcPr>
            <w:tcW w:w="2434" w:type="dxa"/>
            <w:hideMark/>
          </w:tcPr>
          <w:p w:rsidRPr="00220247" w:rsidR="00220247" w:rsidP="00220247" w:rsidRDefault="00220247" w14:paraId="04A224F7" w14:textId="1E6BE84E">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20247">
              <w:rPr>
                <w:rFonts w:ascii="Arial" w:hAnsi="Arial" w:cs="Arial"/>
                <w:lang w:val="en-US"/>
              </w:rPr>
              <w:t xml:space="preserve">Significant for </w:t>
            </w:r>
            <w:r w:rsidR="00C31995">
              <w:rPr>
                <w:rFonts w:ascii="Arial" w:hAnsi="Arial" w:cs="Arial"/>
                <w:lang w:val="en-US"/>
              </w:rPr>
              <w:t>Individual contributors</w:t>
            </w:r>
            <w:r w:rsidRPr="00220247">
              <w:rPr>
                <w:rFonts w:ascii="Arial" w:hAnsi="Arial" w:cs="Arial"/>
                <w:lang w:val="en-US"/>
              </w:rPr>
              <w:t xml:space="preserve"> only</w:t>
            </w:r>
          </w:p>
        </w:tc>
      </w:tr>
      <w:tr w:rsidRPr="00220247" w:rsidR="00220247" w:rsidTr="00220247" w14:paraId="72B14CFC" w14:textId="77777777">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0FFFCFA3"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ProjectMgmt_Problems</w:t>
            </w:r>
          </w:p>
        </w:tc>
        <w:tc>
          <w:tcPr>
            <w:tcW w:w="1823" w:type="dxa"/>
            <w:hideMark/>
          </w:tcPr>
          <w:p w:rsidRPr="00220247" w:rsidR="00220247" w:rsidP="00220247" w:rsidRDefault="00220247" w14:paraId="63CD6213"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-0.08 (not sig.)</w:t>
            </w:r>
          </w:p>
        </w:tc>
        <w:tc>
          <w:tcPr>
            <w:tcW w:w="0" w:type="auto"/>
            <w:hideMark/>
          </w:tcPr>
          <w:p w:rsidRPr="00220247" w:rsidR="00220247" w:rsidP="00220247" w:rsidRDefault="00220247" w14:paraId="59386624"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-0.83 (p=0.002)</w:t>
            </w:r>
          </w:p>
        </w:tc>
        <w:tc>
          <w:tcPr>
            <w:tcW w:w="2434" w:type="dxa"/>
            <w:hideMark/>
          </w:tcPr>
          <w:p w:rsidRPr="00220247" w:rsidR="00220247" w:rsidP="00220247" w:rsidRDefault="00220247" w14:paraId="63B35ADA"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Significant for Leaders only</w:t>
            </w:r>
          </w:p>
        </w:tc>
      </w:tr>
      <w:tr w:rsidRPr="00220247" w:rsidR="00220247" w:rsidTr="00220247" w14:paraId="414B68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16E3600D"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Confidence_ToAsk_Questions</w:t>
            </w:r>
          </w:p>
        </w:tc>
        <w:tc>
          <w:tcPr>
            <w:tcW w:w="1823" w:type="dxa"/>
            <w:hideMark/>
          </w:tcPr>
          <w:p w:rsidRPr="00220247" w:rsidR="00220247" w:rsidP="00220247" w:rsidRDefault="00220247" w14:paraId="2BE899FB"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+0.17 (not sig.)</w:t>
            </w:r>
          </w:p>
        </w:tc>
        <w:tc>
          <w:tcPr>
            <w:tcW w:w="0" w:type="auto"/>
            <w:hideMark/>
          </w:tcPr>
          <w:p w:rsidRPr="00220247" w:rsidR="00220247" w:rsidP="00220247" w:rsidRDefault="00220247" w14:paraId="1568020F"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+1.16 (p=0.0024)</w:t>
            </w:r>
          </w:p>
        </w:tc>
        <w:tc>
          <w:tcPr>
            <w:tcW w:w="2434" w:type="dxa"/>
            <w:hideMark/>
          </w:tcPr>
          <w:p w:rsidRPr="00220247" w:rsidR="00220247" w:rsidP="00220247" w:rsidRDefault="00220247" w14:paraId="5223C50D"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Significant for Leaders only</w:t>
            </w:r>
          </w:p>
        </w:tc>
      </w:tr>
      <w:tr w:rsidRPr="00220247" w:rsidR="00220247" w:rsidTr="00220247" w14:paraId="310A2D20" w14:textId="77777777">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04E67CC1"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Coordination_Issues</w:t>
            </w:r>
          </w:p>
        </w:tc>
        <w:tc>
          <w:tcPr>
            <w:tcW w:w="1823" w:type="dxa"/>
            <w:hideMark/>
          </w:tcPr>
          <w:p w:rsidRPr="00220247" w:rsidR="00220247" w:rsidP="00220247" w:rsidRDefault="00220247" w14:paraId="194CA586"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+0.25 (not sig.)</w:t>
            </w:r>
          </w:p>
        </w:tc>
        <w:tc>
          <w:tcPr>
            <w:tcW w:w="0" w:type="auto"/>
            <w:hideMark/>
          </w:tcPr>
          <w:p w:rsidRPr="00220247" w:rsidR="00220247" w:rsidP="00220247" w:rsidRDefault="00220247" w14:paraId="2C76BC01"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-1.04 (p=0.0053)</w:t>
            </w:r>
          </w:p>
        </w:tc>
        <w:tc>
          <w:tcPr>
            <w:tcW w:w="2434" w:type="dxa"/>
            <w:hideMark/>
          </w:tcPr>
          <w:p w:rsidRPr="00220247" w:rsidR="00220247" w:rsidP="00220247" w:rsidRDefault="00220247" w14:paraId="62174049"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Significant for Leaders only</w:t>
            </w:r>
          </w:p>
        </w:tc>
      </w:tr>
      <w:tr w:rsidRPr="00220247" w:rsidR="00220247" w:rsidTr="00220247" w14:paraId="316ACAA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6E720116"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Tasks_assignment</w:t>
            </w:r>
          </w:p>
        </w:tc>
        <w:tc>
          <w:tcPr>
            <w:tcW w:w="1823" w:type="dxa"/>
            <w:hideMark/>
          </w:tcPr>
          <w:p w:rsidRPr="00220247" w:rsidR="00220247" w:rsidP="00220247" w:rsidRDefault="00220247" w14:paraId="26A08861"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+0.24 (not sig.)</w:t>
            </w:r>
          </w:p>
        </w:tc>
        <w:tc>
          <w:tcPr>
            <w:tcW w:w="0" w:type="auto"/>
            <w:hideMark/>
          </w:tcPr>
          <w:p w:rsidRPr="00220247" w:rsidR="00220247" w:rsidP="00220247" w:rsidRDefault="00220247" w14:paraId="779CAD8D"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+0.68 (p=0.04)</w:t>
            </w:r>
          </w:p>
        </w:tc>
        <w:tc>
          <w:tcPr>
            <w:tcW w:w="2434" w:type="dxa"/>
            <w:hideMark/>
          </w:tcPr>
          <w:p w:rsidRPr="00220247" w:rsidR="00220247" w:rsidP="00220247" w:rsidRDefault="00220247" w14:paraId="50BB02E4"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Significant for Leaders only</w:t>
            </w:r>
          </w:p>
        </w:tc>
      </w:tr>
      <w:tr w:rsidRPr="00220247" w:rsidR="00220247" w:rsidTr="00220247" w14:paraId="4457DE6B" w14:textId="77777777">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68ED6319"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Company_Appreciation</w:t>
            </w:r>
          </w:p>
        </w:tc>
        <w:tc>
          <w:tcPr>
            <w:tcW w:w="1823" w:type="dxa"/>
            <w:hideMark/>
          </w:tcPr>
          <w:p w:rsidRPr="00220247" w:rsidR="00220247" w:rsidP="00220247" w:rsidRDefault="00220247" w14:paraId="75FFAEA4"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+0.07 (not sig.)</w:t>
            </w:r>
          </w:p>
        </w:tc>
        <w:tc>
          <w:tcPr>
            <w:tcW w:w="0" w:type="auto"/>
            <w:hideMark/>
          </w:tcPr>
          <w:p w:rsidRPr="00220247" w:rsidR="00220247" w:rsidP="00220247" w:rsidRDefault="00220247" w14:paraId="6CDBAD61"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+0.48 (p=0.0421)</w:t>
            </w:r>
          </w:p>
        </w:tc>
        <w:tc>
          <w:tcPr>
            <w:tcW w:w="2434" w:type="dxa"/>
            <w:hideMark/>
          </w:tcPr>
          <w:p w:rsidRPr="00220247" w:rsidR="00220247" w:rsidP="00220247" w:rsidRDefault="00220247" w14:paraId="42976058"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Significant for Leaders only</w:t>
            </w:r>
          </w:p>
        </w:tc>
      </w:tr>
      <w:tr w:rsidRPr="00220247" w:rsidR="00220247" w:rsidTr="00220247" w14:paraId="1DB41D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79FC8F86"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Feedback</w:t>
            </w:r>
          </w:p>
        </w:tc>
        <w:tc>
          <w:tcPr>
            <w:tcW w:w="1823" w:type="dxa"/>
            <w:hideMark/>
          </w:tcPr>
          <w:p w:rsidRPr="00220247" w:rsidR="00220247" w:rsidP="00220247" w:rsidRDefault="00220247" w14:paraId="691B1405"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+0.04 (not sig.)</w:t>
            </w:r>
          </w:p>
        </w:tc>
        <w:tc>
          <w:tcPr>
            <w:tcW w:w="0" w:type="auto"/>
            <w:hideMark/>
          </w:tcPr>
          <w:p w:rsidRPr="00220247" w:rsidR="00220247" w:rsidP="00220247" w:rsidRDefault="00220247" w14:paraId="4EDBE5E6"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+1.31 (p=0.0)</w:t>
            </w:r>
          </w:p>
        </w:tc>
        <w:tc>
          <w:tcPr>
            <w:tcW w:w="2434" w:type="dxa"/>
            <w:hideMark/>
          </w:tcPr>
          <w:p w:rsidRPr="00220247" w:rsidR="00220247" w:rsidP="00220247" w:rsidRDefault="00220247" w14:paraId="650F797A"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Significant for Leaders only</w:t>
            </w:r>
          </w:p>
        </w:tc>
      </w:tr>
      <w:tr w:rsidRPr="00220247" w:rsidR="00220247" w:rsidTr="00220247" w14:paraId="281C81BB" w14:textId="77777777">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21E64630"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Lack_Empl_Engagement</w:t>
            </w:r>
          </w:p>
        </w:tc>
        <w:tc>
          <w:tcPr>
            <w:tcW w:w="1823" w:type="dxa"/>
            <w:hideMark/>
          </w:tcPr>
          <w:p w:rsidRPr="00220247" w:rsidR="00220247" w:rsidP="00220247" w:rsidRDefault="00220247" w14:paraId="1A1F6772"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-0.10 (not sig.)</w:t>
            </w:r>
          </w:p>
        </w:tc>
        <w:tc>
          <w:tcPr>
            <w:tcW w:w="0" w:type="auto"/>
            <w:hideMark/>
          </w:tcPr>
          <w:p w:rsidRPr="00220247" w:rsidR="00220247" w:rsidP="00220247" w:rsidRDefault="00220247" w14:paraId="41D0493F"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-1.07 (p=0.003)</w:t>
            </w:r>
          </w:p>
        </w:tc>
        <w:tc>
          <w:tcPr>
            <w:tcW w:w="2434" w:type="dxa"/>
            <w:hideMark/>
          </w:tcPr>
          <w:p w:rsidRPr="00220247" w:rsidR="00220247" w:rsidP="00220247" w:rsidRDefault="00220247" w14:paraId="6E96BEA4"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Significant for Leaders only</w:t>
            </w:r>
          </w:p>
        </w:tc>
      </w:tr>
      <w:tr w:rsidRPr="00220247" w:rsidR="00220247" w:rsidTr="00220247" w14:paraId="13BCFC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68A9A8FD"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Communication_With_Boss</w:t>
            </w:r>
          </w:p>
        </w:tc>
        <w:tc>
          <w:tcPr>
            <w:tcW w:w="1823" w:type="dxa"/>
            <w:hideMark/>
          </w:tcPr>
          <w:p w:rsidRPr="00220247" w:rsidR="00220247" w:rsidP="00220247" w:rsidRDefault="00220247" w14:paraId="4FC4EBBE"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-0.02 (not sig.)</w:t>
            </w:r>
          </w:p>
        </w:tc>
        <w:tc>
          <w:tcPr>
            <w:tcW w:w="0" w:type="auto"/>
            <w:hideMark/>
          </w:tcPr>
          <w:p w:rsidRPr="00220247" w:rsidR="00220247" w:rsidP="00220247" w:rsidRDefault="00220247" w14:paraId="5094BF33"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+0.56 (p=0.0217)</w:t>
            </w:r>
          </w:p>
        </w:tc>
        <w:tc>
          <w:tcPr>
            <w:tcW w:w="2434" w:type="dxa"/>
            <w:hideMark/>
          </w:tcPr>
          <w:p w:rsidRPr="00220247" w:rsidR="00220247" w:rsidP="00220247" w:rsidRDefault="00220247" w14:paraId="7577E5EF"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Significant for Leaders only</w:t>
            </w:r>
          </w:p>
        </w:tc>
      </w:tr>
      <w:tr w:rsidRPr="00220247" w:rsidR="00220247" w:rsidTr="00220247" w14:paraId="640D0B37" w14:textId="77777777">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54402115"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Frustration</w:t>
            </w:r>
          </w:p>
        </w:tc>
        <w:tc>
          <w:tcPr>
            <w:tcW w:w="1823" w:type="dxa"/>
            <w:hideMark/>
          </w:tcPr>
          <w:p w:rsidRPr="00220247" w:rsidR="00220247" w:rsidP="00220247" w:rsidRDefault="00220247" w14:paraId="3B420EAD"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-0.04 (not sig.)</w:t>
            </w:r>
          </w:p>
        </w:tc>
        <w:tc>
          <w:tcPr>
            <w:tcW w:w="0" w:type="auto"/>
            <w:hideMark/>
          </w:tcPr>
          <w:p w:rsidRPr="00220247" w:rsidR="00220247" w:rsidP="00220247" w:rsidRDefault="00220247" w14:paraId="7039D9D6"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-0.85 (p=0.0167)</w:t>
            </w:r>
          </w:p>
        </w:tc>
        <w:tc>
          <w:tcPr>
            <w:tcW w:w="2434" w:type="dxa"/>
            <w:hideMark/>
          </w:tcPr>
          <w:p w:rsidRPr="00220247" w:rsidR="00220247" w:rsidP="00220247" w:rsidRDefault="00220247" w14:paraId="7666E285"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Significant for Leaders only</w:t>
            </w:r>
          </w:p>
        </w:tc>
      </w:tr>
      <w:tr w:rsidRPr="00220247" w:rsidR="00220247" w:rsidTr="00220247" w14:paraId="5419A4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63742368"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Trust_in_Superior</w:t>
            </w:r>
          </w:p>
        </w:tc>
        <w:tc>
          <w:tcPr>
            <w:tcW w:w="1823" w:type="dxa"/>
            <w:hideMark/>
          </w:tcPr>
          <w:p w:rsidRPr="00220247" w:rsidR="00220247" w:rsidP="00220247" w:rsidRDefault="00220247" w14:paraId="797F323B"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+0.14 (not sig.)</w:t>
            </w:r>
          </w:p>
        </w:tc>
        <w:tc>
          <w:tcPr>
            <w:tcW w:w="0" w:type="auto"/>
            <w:hideMark/>
          </w:tcPr>
          <w:p w:rsidRPr="00220247" w:rsidR="00220247" w:rsidP="00220247" w:rsidRDefault="00220247" w14:paraId="1FB6FF64"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+1.14 (p=0.0027)</w:t>
            </w:r>
          </w:p>
        </w:tc>
        <w:tc>
          <w:tcPr>
            <w:tcW w:w="2434" w:type="dxa"/>
            <w:hideMark/>
          </w:tcPr>
          <w:p w:rsidRPr="00220247" w:rsidR="00220247" w:rsidP="00220247" w:rsidRDefault="00220247" w14:paraId="4A705FD7"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Significant for Leaders only</w:t>
            </w:r>
          </w:p>
        </w:tc>
      </w:tr>
      <w:tr w:rsidRPr="00220247" w:rsidR="00220247" w:rsidTr="00220247" w14:paraId="65BFED05" w14:textId="77777777">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76B59F97"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Motivation</w:t>
            </w:r>
          </w:p>
        </w:tc>
        <w:tc>
          <w:tcPr>
            <w:tcW w:w="1823" w:type="dxa"/>
            <w:hideMark/>
          </w:tcPr>
          <w:p w:rsidRPr="00220247" w:rsidR="00220247" w:rsidP="00220247" w:rsidRDefault="00220247" w14:paraId="30B84CE8"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+0.30 (not sig.)</w:t>
            </w:r>
          </w:p>
        </w:tc>
        <w:tc>
          <w:tcPr>
            <w:tcW w:w="0" w:type="auto"/>
            <w:hideMark/>
          </w:tcPr>
          <w:p w:rsidRPr="00220247" w:rsidR="00220247" w:rsidP="00220247" w:rsidRDefault="00220247" w14:paraId="296B2D3C"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+1.30 (p=0.0)</w:t>
            </w:r>
          </w:p>
        </w:tc>
        <w:tc>
          <w:tcPr>
            <w:tcW w:w="2434" w:type="dxa"/>
            <w:hideMark/>
          </w:tcPr>
          <w:p w:rsidRPr="00220247" w:rsidR="00220247" w:rsidP="00220247" w:rsidRDefault="00220247" w14:paraId="0FB31F2E"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Significant for Leaders only</w:t>
            </w:r>
          </w:p>
        </w:tc>
      </w:tr>
      <w:tr w:rsidRPr="00220247" w:rsidR="00220247" w:rsidTr="00220247" w14:paraId="6EA3542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0EF4B355"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Personal_Relationships</w:t>
            </w:r>
          </w:p>
        </w:tc>
        <w:tc>
          <w:tcPr>
            <w:tcW w:w="1823" w:type="dxa"/>
            <w:hideMark/>
          </w:tcPr>
          <w:p w:rsidRPr="00220247" w:rsidR="00220247" w:rsidP="00220247" w:rsidRDefault="00220247" w14:paraId="5C90878A"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-0.20 (not sig.)</w:t>
            </w:r>
          </w:p>
        </w:tc>
        <w:tc>
          <w:tcPr>
            <w:tcW w:w="0" w:type="auto"/>
            <w:hideMark/>
          </w:tcPr>
          <w:p w:rsidRPr="00220247" w:rsidR="00220247" w:rsidP="00220247" w:rsidRDefault="00220247" w14:paraId="2FAC93CC"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+0.78 (p=0.0035)</w:t>
            </w:r>
          </w:p>
        </w:tc>
        <w:tc>
          <w:tcPr>
            <w:tcW w:w="2434" w:type="dxa"/>
            <w:hideMark/>
          </w:tcPr>
          <w:p w:rsidRPr="00220247" w:rsidR="00220247" w:rsidP="00220247" w:rsidRDefault="00220247" w14:paraId="0AAECAB6"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Significant for Leaders only</w:t>
            </w:r>
          </w:p>
        </w:tc>
      </w:tr>
      <w:tr w:rsidRPr="00220247" w:rsidR="00220247" w:rsidTr="00220247" w14:paraId="1EF19102" w14:textId="77777777">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0AE114B3"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Team_Milestones</w:t>
            </w:r>
          </w:p>
        </w:tc>
        <w:tc>
          <w:tcPr>
            <w:tcW w:w="1823" w:type="dxa"/>
            <w:hideMark/>
          </w:tcPr>
          <w:p w:rsidRPr="00220247" w:rsidR="00220247" w:rsidP="00220247" w:rsidRDefault="00220247" w14:paraId="77E3BC1D"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+0.18 (not sig.)</w:t>
            </w:r>
          </w:p>
        </w:tc>
        <w:tc>
          <w:tcPr>
            <w:tcW w:w="0" w:type="auto"/>
            <w:hideMark/>
          </w:tcPr>
          <w:p w:rsidRPr="00220247" w:rsidR="00220247" w:rsidP="00220247" w:rsidRDefault="00220247" w14:paraId="76B4A15D"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+1.34 (p=0.0005)</w:t>
            </w:r>
          </w:p>
        </w:tc>
        <w:tc>
          <w:tcPr>
            <w:tcW w:w="2434" w:type="dxa"/>
            <w:hideMark/>
          </w:tcPr>
          <w:p w:rsidRPr="00220247" w:rsidR="00220247" w:rsidP="00220247" w:rsidRDefault="00220247" w14:paraId="0A9F5E4E"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Significant for Leaders only</w:t>
            </w:r>
          </w:p>
        </w:tc>
      </w:tr>
      <w:tr w:rsidRPr="00220247" w:rsidR="00220247" w:rsidTr="00220247" w14:paraId="05E661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3454B5D2"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Belonging</w:t>
            </w:r>
          </w:p>
        </w:tc>
        <w:tc>
          <w:tcPr>
            <w:tcW w:w="1823" w:type="dxa"/>
            <w:hideMark/>
          </w:tcPr>
          <w:p w:rsidRPr="00220247" w:rsidR="00220247" w:rsidP="00220247" w:rsidRDefault="00220247" w14:paraId="30D006B1"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-0.11 (not sig.)</w:t>
            </w:r>
          </w:p>
        </w:tc>
        <w:tc>
          <w:tcPr>
            <w:tcW w:w="0" w:type="auto"/>
            <w:hideMark/>
          </w:tcPr>
          <w:p w:rsidRPr="00220247" w:rsidR="00220247" w:rsidP="00220247" w:rsidRDefault="00220247" w14:paraId="379D8021"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+1.02 (p=0.0104)</w:t>
            </w:r>
          </w:p>
        </w:tc>
        <w:tc>
          <w:tcPr>
            <w:tcW w:w="2434" w:type="dxa"/>
            <w:hideMark/>
          </w:tcPr>
          <w:p w:rsidRPr="00220247" w:rsidR="00220247" w:rsidP="00220247" w:rsidRDefault="00220247" w14:paraId="304944EF"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Significant for Leaders only</w:t>
            </w:r>
          </w:p>
        </w:tc>
      </w:tr>
      <w:tr w:rsidRPr="00220247" w:rsidR="00220247" w:rsidTr="00220247" w14:paraId="0A46A1E4" w14:textId="77777777">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723A8C62"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Attention_to_Others</w:t>
            </w:r>
          </w:p>
        </w:tc>
        <w:tc>
          <w:tcPr>
            <w:tcW w:w="1823" w:type="dxa"/>
            <w:hideMark/>
          </w:tcPr>
          <w:p w:rsidRPr="00220247" w:rsidR="00220247" w:rsidP="00220247" w:rsidRDefault="00220247" w14:paraId="4B288416"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-0.17 (not sig.)</w:t>
            </w:r>
          </w:p>
        </w:tc>
        <w:tc>
          <w:tcPr>
            <w:tcW w:w="0" w:type="auto"/>
            <w:hideMark/>
          </w:tcPr>
          <w:p w:rsidRPr="00220247" w:rsidR="00220247" w:rsidP="00220247" w:rsidRDefault="00220247" w14:paraId="6C601CD3"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+1.10 (p=0.0037)</w:t>
            </w:r>
          </w:p>
        </w:tc>
        <w:tc>
          <w:tcPr>
            <w:tcW w:w="2434" w:type="dxa"/>
            <w:hideMark/>
          </w:tcPr>
          <w:p w:rsidRPr="00220247" w:rsidR="00220247" w:rsidP="00220247" w:rsidRDefault="00220247" w14:paraId="3E3ECCE1"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Significant for Leaders only</w:t>
            </w:r>
          </w:p>
        </w:tc>
      </w:tr>
      <w:tr w:rsidRPr="00220247" w:rsidR="00220247" w:rsidTr="00220247" w14:paraId="388A91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52BD6C9D"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Work_Environment</w:t>
            </w:r>
          </w:p>
        </w:tc>
        <w:tc>
          <w:tcPr>
            <w:tcW w:w="1823" w:type="dxa"/>
            <w:hideMark/>
          </w:tcPr>
          <w:p w:rsidRPr="00220247" w:rsidR="00220247" w:rsidP="00220247" w:rsidRDefault="00220247" w14:paraId="47FC9322"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+0.16 (not sig.)</w:t>
            </w:r>
          </w:p>
        </w:tc>
        <w:tc>
          <w:tcPr>
            <w:tcW w:w="0" w:type="auto"/>
            <w:hideMark/>
          </w:tcPr>
          <w:p w:rsidRPr="00220247" w:rsidR="00220247" w:rsidP="00220247" w:rsidRDefault="00220247" w14:paraId="3FA55FDC"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+1.12 (p=0.0061)</w:t>
            </w:r>
          </w:p>
        </w:tc>
        <w:tc>
          <w:tcPr>
            <w:tcW w:w="2434" w:type="dxa"/>
            <w:hideMark/>
          </w:tcPr>
          <w:p w:rsidRPr="00220247" w:rsidR="00220247" w:rsidP="00220247" w:rsidRDefault="00220247" w14:paraId="465B52F6"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Significant for Leaders only</w:t>
            </w:r>
          </w:p>
        </w:tc>
      </w:tr>
      <w:tr w:rsidRPr="00220247" w:rsidR="00220247" w:rsidTr="00220247" w14:paraId="22F9BBBC" w14:textId="77777777">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3701239B"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Team_Productivity</w:t>
            </w:r>
          </w:p>
        </w:tc>
        <w:tc>
          <w:tcPr>
            <w:tcW w:w="1823" w:type="dxa"/>
            <w:hideMark/>
          </w:tcPr>
          <w:p w:rsidRPr="00220247" w:rsidR="00220247" w:rsidP="00220247" w:rsidRDefault="00220247" w14:paraId="41BFB68B"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+0.24 (not sig.)</w:t>
            </w:r>
          </w:p>
        </w:tc>
        <w:tc>
          <w:tcPr>
            <w:tcW w:w="0" w:type="auto"/>
            <w:hideMark/>
          </w:tcPr>
          <w:p w:rsidRPr="00220247" w:rsidR="00220247" w:rsidP="00220247" w:rsidRDefault="00220247" w14:paraId="72CAC60A"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+1.23 (p=0.0135)</w:t>
            </w:r>
          </w:p>
        </w:tc>
        <w:tc>
          <w:tcPr>
            <w:tcW w:w="2434" w:type="dxa"/>
            <w:hideMark/>
          </w:tcPr>
          <w:p w:rsidRPr="00220247" w:rsidR="00220247" w:rsidP="00220247" w:rsidRDefault="00220247" w14:paraId="681C5BC6"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Significant for Leaders only</w:t>
            </w:r>
          </w:p>
        </w:tc>
      </w:tr>
      <w:tr w:rsidRPr="00220247" w:rsidR="00220247" w:rsidTr="00220247" w14:paraId="3A4942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61A3D7FD"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Knowledge_Exchange</w:t>
            </w:r>
          </w:p>
        </w:tc>
        <w:tc>
          <w:tcPr>
            <w:tcW w:w="1823" w:type="dxa"/>
            <w:hideMark/>
          </w:tcPr>
          <w:p w:rsidRPr="00220247" w:rsidR="00220247" w:rsidP="00220247" w:rsidRDefault="00220247" w14:paraId="65A1E3B1"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-0.08 (not sig.)</w:t>
            </w:r>
          </w:p>
        </w:tc>
        <w:tc>
          <w:tcPr>
            <w:tcW w:w="0" w:type="auto"/>
            <w:hideMark/>
          </w:tcPr>
          <w:p w:rsidRPr="00220247" w:rsidR="00220247" w:rsidP="00220247" w:rsidRDefault="00220247" w14:paraId="0EA8F4E4"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+0.65 (p=0.0062)</w:t>
            </w:r>
          </w:p>
        </w:tc>
        <w:tc>
          <w:tcPr>
            <w:tcW w:w="2434" w:type="dxa"/>
            <w:hideMark/>
          </w:tcPr>
          <w:p w:rsidRPr="00220247" w:rsidR="00220247" w:rsidP="00220247" w:rsidRDefault="00220247" w14:paraId="02C77E69"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Significant for Leaders only</w:t>
            </w:r>
          </w:p>
        </w:tc>
      </w:tr>
      <w:tr w:rsidRPr="00220247" w:rsidR="00220247" w:rsidTr="00220247" w14:paraId="5A014814" w14:textId="77777777">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2791EFCE"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Collab_Betw_TeamMembers</w:t>
            </w:r>
          </w:p>
        </w:tc>
        <w:tc>
          <w:tcPr>
            <w:tcW w:w="1823" w:type="dxa"/>
            <w:hideMark/>
          </w:tcPr>
          <w:p w:rsidRPr="00220247" w:rsidR="00220247" w:rsidP="00220247" w:rsidRDefault="00220247" w14:paraId="24A98396"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+0.22 (not sig.)</w:t>
            </w:r>
          </w:p>
        </w:tc>
        <w:tc>
          <w:tcPr>
            <w:tcW w:w="0" w:type="auto"/>
            <w:hideMark/>
          </w:tcPr>
          <w:p w:rsidRPr="00220247" w:rsidR="00220247" w:rsidP="00220247" w:rsidRDefault="00220247" w14:paraId="1629CB7D"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-0.88 (p=0.0001)</w:t>
            </w:r>
          </w:p>
        </w:tc>
        <w:tc>
          <w:tcPr>
            <w:tcW w:w="2434" w:type="dxa"/>
            <w:hideMark/>
          </w:tcPr>
          <w:p w:rsidRPr="00220247" w:rsidR="00220247" w:rsidP="00220247" w:rsidRDefault="00220247" w14:paraId="5C704483"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Significant for Leaders only</w:t>
            </w:r>
          </w:p>
        </w:tc>
      </w:tr>
      <w:tr w:rsidRPr="00220247" w:rsidR="00220247" w:rsidTr="00220247" w14:paraId="220675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7E371615"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Communication_Issues</w:t>
            </w:r>
          </w:p>
        </w:tc>
        <w:tc>
          <w:tcPr>
            <w:tcW w:w="1823" w:type="dxa"/>
            <w:hideMark/>
          </w:tcPr>
          <w:p w:rsidRPr="00220247" w:rsidR="00220247" w:rsidP="00220247" w:rsidRDefault="00220247" w14:paraId="22571645"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-0.13 (not sig.)</w:t>
            </w:r>
          </w:p>
        </w:tc>
        <w:tc>
          <w:tcPr>
            <w:tcW w:w="0" w:type="auto"/>
            <w:hideMark/>
          </w:tcPr>
          <w:p w:rsidRPr="00220247" w:rsidR="00220247" w:rsidP="00220247" w:rsidRDefault="00220247" w14:paraId="01FE2B9D"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-0.94 (p=0.0003)</w:t>
            </w:r>
          </w:p>
        </w:tc>
        <w:tc>
          <w:tcPr>
            <w:tcW w:w="2434" w:type="dxa"/>
            <w:hideMark/>
          </w:tcPr>
          <w:p w:rsidRPr="00220247" w:rsidR="00220247" w:rsidP="00220247" w:rsidRDefault="00220247" w14:paraId="0EDBD1A6"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Significant for Leaders only</w:t>
            </w:r>
          </w:p>
        </w:tc>
      </w:tr>
      <w:tr w:rsidRPr="00220247" w:rsidR="00220247" w:rsidTr="00220247" w14:paraId="7903DFD3" w14:textId="77777777">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6CE3B436"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Confidence_Betw_TeamMembers</w:t>
            </w:r>
          </w:p>
        </w:tc>
        <w:tc>
          <w:tcPr>
            <w:tcW w:w="1823" w:type="dxa"/>
            <w:hideMark/>
          </w:tcPr>
          <w:p w:rsidRPr="00220247" w:rsidR="00220247" w:rsidP="00220247" w:rsidRDefault="00220247" w14:paraId="7685662A"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+0.21 (not sig.)</w:t>
            </w:r>
          </w:p>
        </w:tc>
        <w:tc>
          <w:tcPr>
            <w:tcW w:w="0" w:type="auto"/>
            <w:hideMark/>
          </w:tcPr>
          <w:p w:rsidRPr="00220247" w:rsidR="00220247" w:rsidP="00220247" w:rsidRDefault="00220247" w14:paraId="76AD3E7C"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-0.65 (p=0.0155)</w:t>
            </w:r>
          </w:p>
        </w:tc>
        <w:tc>
          <w:tcPr>
            <w:tcW w:w="2434" w:type="dxa"/>
            <w:hideMark/>
          </w:tcPr>
          <w:p w:rsidRPr="00220247" w:rsidR="00220247" w:rsidP="00220247" w:rsidRDefault="00220247" w14:paraId="6F43042B"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Significant for Leaders only</w:t>
            </w:r>
          </w:p>
        </w:tc>
      </w:tr>
      <w:tr w:rsidRPr="00220247" w:rsidR="00220247" w:rsidTr="00220247" w14:paraId="7520EC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24AEABBF"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Task_Pressure</w:t>
            </w:r>
          </w:p>
        </w:tc>
        <w:tc>
          <w:tcPr>
            <w:tcW w:w="1823" w:type="dxa"/>
            <w:hideMark/>
          </w:tcPr>
          <w:p w:rsidRPr="00220247" w:rsidR="00220247" w:rsidP="00220247" w:rsidRDefault="00220247" w14:paraId="5BFF8F3C"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-0.16 (not sig.)</w:t>
            </w:r>
          </w:p>
        </w:tc>
        <w:tc>
          <w:tcPr>
            <w:tcW w:w="0" w:type="auto"/>
            <w:hideMark/>
          </w:tcPr>
          <w:p w:rsidRPr="00220247" w:rsidR="00220247" w:rsidP="00220247" w:rsidRDefault="00220247" w14:paraId="7626CA42"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-0.50 (p=0.0471)</w:t>
            </w:r>
          </w:p>
        </w:tc>
        <w:tc>
          <w:tcPr>
            <w:tcW w:w="2434" w:type="dxa"/>
            <w:hideMark/>
          </w:tcPr>
          <w:p w:rsidRPr="00220247" w:rsidR="00220247" w:rsidP="00220247" w:rsidRDefault="00220247" w14:paraId="492A4188"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Significant for Leaders only</w:t>
            </w:r>
          </w:p>
        </w:tc>
      </w:tr>
      <w:tr w:rsidRPr="00220247" w:rsidR="00220247" w:rsidTr="00220247" w14:paraId="4144BBE2" w14:textId="77777777">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0B1CD7A5"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Shared_Leadership</w:t>
            </w:r>
          </w:p>
        </w:tc>
        <w:tc>
          <w:tcPr>
            <w:tcW w:w="1823" w:type="dxa"/>
            <w:hideMark/>
          </w:tcPr>
          <w:p w:rsidRPr="00220247" w:rsidR="00220247" w:rsidP="00220247" w:rsidRDefault="00220247" w14:paraId="6C8987D1"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+0.00 (not sig.)</w:t>
            </w:r>
          </w:p>
        </w:tc>
        <w:tc>
          <w:tcPr>
            <w:tcW w:w="0" w:type="auto"/>
            <w:hideMark/>
          </w:tcPr>
          <w:p w:rsidRPr="00220247" w:rsidR="00220247" w:rsidP="00220247" w:rsidRDefault="00220247" w14:paraId="732C4393"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-1.00 (p=0.0)</w:t>
            </w:r>
          </w:p>
        </w:tc>
        <w:tc>
          <w:tcPr>
            <w:tcW w:w="2434" w:type="dxa"/>
            <w:hideMark/>
          </w:tcPr>
          <w:p w:rsidRPr="00220247" w:rsidR="00220247" w:rsidP="00220247" w:rsidRDefault="00220247" w14:paraId="042958EA"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Significant for Leaders only</w:t>
            </w:r>
          </w:p>
        </w:tc>
      </w:tr>
      <w:tr w:rsidRPr="00220247" w:rsidR="00220247" w:rsidTr="00220247" w14:paraId="197F6C8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04E8B3C2"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Team_Influence</w:t>
            </w:r>
          </w:p>
        </w:tc>
        <w:tc>
          <w:tcPr>
            <w:tcW w:w="1823" w:type="dxa"/>
            <w:hideMark/>
          </w:tcPr>
          <w:p w:rsidRPr="00220247" w:rsidR="00220247" w:rsidP="00220247" w:rsidRDefault="00220247" w14:paraId="6E44C71B"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-0.15 (not sig.)</w:t>
            </w:r>
          </w:p>
        </w:tc>
        <w:tc>
          <w:tcPr>
            <w:tcW w:w="0" w:type="auto"/>
            <w:hideMark/>
          </w:tcPr>
          <w:p w:rsidRPr="00220247" w:rsidR="00220247" w:rsidP="00220247" w:rsidRDefault="00220247" w14:paraId="5F974866"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+1.14 (p=0.0009)</w:t>
            </w:r>
          </w:p>
        </w:tc>
        <w:tc>
          <w:tcPr>
            <w:tcW w:w="2434" w:type="dxa"/>
            <w:hideMark/>
          </w:tcPr>
          <w:p w:rsidRPr="00220247" w:rsidR="00220247" w:rsidP="00220247" w:rsidRDefault="00220247" w14:paraId="49C158FB"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Significant for Leaders only</w:t>
            </w:r>
          </w:p>
        </w:tc>
      </w:tr>
      <w:tr w:rsidRPr="00220247" w:rsidR="00220247" w:rsidTr="00220247" w14:paraId="34C385A6" w14:textId="77777777">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48742F1E"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Problem_Solving</w:t>
            </w:r>
          </w:p>
        </w:tc>
        <w:tc>
          <w:tcPr>
            <w:tcW w:w="1823" w:type="dxa"/>
            <w:hideMark/>
          </w:tcPr>
          <w:p w:rsidRPr="00220247" w:rsidR="00220247" w:rsidP="00220247" w:rsidRDefault="00220247" w14:paraId="2C408032"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+0.31 (p=0.034)</w:t>
            </w:r>
          </w:p>
        </w:tc>
        <w:tc>
          <w:tcPr>
            <w:tcW w:w="0" w:type="auto"/>
            <w:hideMark/>
          </w:tcPr>
          <w:p w:rsidRPr="00220247" w:rsidR="00220247" w:rsidP="00220247" w:rsidRDefault="00220247" w14:paraId="4182C007"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+1.30 (p=0.0013)</w:t>
            </w:r>
          </w:p>
        </w:tc>
        <w:tc>
          <w:tcPr>
            <w:tcW w:w="2434" w:type="dxa"/>
            <w:hideMark/>
          </w:tcPr>
          <w:p w:rsidRPr="00220247" w:rsidR="00220247" w:rsidP="00220247" w:rsidRDefault="00220247" w14:paraId="500D996B" w14:textId="77777777">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Stronger effect for Leaders</w:t>
            </w:r>
          </w:p>
        </w:tc>
      </w:tr>
      <w:tr w:rsidRPr="00220247" w:rsidR="00220247" w:rsidTr="00220247" w14:paraId="703C0D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rsidRPr="00220247" w:rsidR="00220247" w:rsidP="00220247" w:rsidRDefault="00220247" w14:paraId="4BEAFABC" w14:textId="77777777">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Flexibility</w:t>
            </w:r>
          </w:p>
        </w:tc>
        <w:tc>
          <w:tcPr>
            <w:tcW w:w="1823" w:type="dxa"/>
            <w:hideMark/>
          </w:tcPr>
          <w:p w:rsidRPr="00220247" w:rsidR="00220247" w:rsidP="00220247" w:rsidRDefault="00220247" w14:paraId="10A1D870"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+0.39 (p=0.0256)</w:t>
            </w:r>
          </w:p>
        </w:tc>
        <w:tc>
          <w:tcPr>
            <w:tcW w:w="0" w:type="auto"/>
            <w:hideMark/>
          </w:tcPr>
          <w:p w:rsidRPr="00220247" w:rsidR="00220247" w:rsidP="00220247" w:rsidRDefault="00220247" w14:paraId="2BF907DF"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+0.34 (p=0.0463)</w:t>
            </w:r>
          </w:p>
        </w:tc>
        <w:tc>
          <w:tcPr>
            <w:tcW w:w="2434" w:type="dxa"/>
            <w:hideMark/>
          </w:tcPr>
          <w:p w:rsidRPr="00220247" w:rsidR="00220247" w:rsidP="00220247" w:rsidRDefault="00220247" w14:paraId="0BAFBEEC" w14:textId="77777777">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Similar effect for both</w:t>
            </w:r>
          </w:p>
        </w:tc>
      </w:tr>
    </w:tbl>
    <w:p w:rsidRPr="00220247" w:rsidR="00AE505D" w:rsidP="00AE505D" w:rsidRDefault="00AE505D" w14:paraId="5B02D073" w14:textId="77777777">
      <w:pPr>
        <w:autoSpaceDE w:val="0"/>
        <w:autoSpaceDN w:val="0"/>
        <w:adjustRightInd w:val="0"/>
        <w:spacing w:after="0" w:line="240" w:lineRule="auto"/>
        <w:jc w:val="both"/>
        <w:rPr>
          <w:rFonts w:ascii="Arial" w:hAnsi="Arial" w:cs="Arial"/>
          <w:b/>
          <w:bCs/>
          <w:sz w:val="24"/>
          <w:szCs w:val="24"/>
          <w:lang w:val="en-US"/>
        </w:rPr>
      </w:pPr>
    </w:p>
    <w:p w:rsidR="00AE505D" w:rsidP="00AE505D" w:rsidRDefault="00AE505D" w14:paraId="1603B966" w14:textId="77777777">
      <w:pPr>
        <w:autoSpaceDE w:val="0"/>
        <w:autoSpaceDN w:val="0"/>
        <w:adjustRightInd w:val="0"/>
        <w:spacing w:after="0" w:line="240" w:lineRule="auto"/>
        <w:jc w:val="both"/>
        <w:rPr>
          <w:rFonts w:ascii="Arial" w:hAnsi="Arial" w:cs="Arial"/>
          <w:sz w:val="18"/>
          <w:szCs w:val="18"/>
          <w:lang w:val="en-US"/>
        </w:rPr>
      </w:pPr>
      <w:r w:rsidRPr="1F1470BD">
        <w:rPr>
          <w:rFonts w:ascii="Arial" w:hAnsi="Arial" w:cs="Arial"/>
          <w:sz w:val="18"/>
          <w:szCs w:val="18"/>
          <w:lang w:val="en-US"/>
        </w:rPr>
        <w:t>*Statistically significant at p&lt;0.0</w:t>
      </w:r>
      <w:commentRangeStart w:id="78"/>
      <w:r w:rsidRPr="1F1470BD">
        <w:rPr>
          <w:rFonts w:ascii="Arial" w:hAnsi="Arial" w:cs="Arial"/>
          <w:sz w:val="18"/>
          <w:szCs w:val="18"/>
          <w:lang w:val="en-US"/>
        </w:rPr>
        <w:t>5</w:t>
      </w:r>
      <w:commentRangeEnd w:id="78"/>
      <w:r>
        <w:rPr>
          <w:rStyle w:val="CommentReference"/>
        </w:rPr>
        <w:commentReference w:id="78"/>
      </w:r>
    </w:p>
    <w:p w:rsidR="00536739" w:rsidP="00AE505D" w:rsidRDefault="00536739" w14:paraId="68C0A009" w14:textId="54571584">
      <w:pPr>
        <w:autoSpaceDE w:val="0"/>
        <w:autoSpaceDN w:val="0"/>
        <w:adjustRightInd w:val="0"/>
        <w:spacing w:after="0" w:line="240" w:lineRule="auto"/>
        <w:jc w:val="both"/>
        <w:rPr>
          <w:rFonts w:ascii="Arial" w:hAnsi="Arial" w:cs="Arial"/>
          <w:sz w:val="18"/>
          <w:szCs w:val="18"/>
          <w:lang w:val="en-US"/>
        </w:rPr>
      </w:pPr>
    </w:p>
    <w:p w:rsidRPr="00085117" w:rsidR="000E02E3" w:rsidP="00AE505D" w:rsidRDefault="000E02E3" w14:paraId="0B9429A7" w14:textId="77777777">
      <w:pPr>
        <w:autoSpaceDE w:val="0"/>
        <w:autoSpaceDN w:val="0"/>
        <w:adjustRightInd w:val="0"/>
        <w:spacing w:after="0" w:line="240" w:lineRule="auto"/>
        <w:jc w:val="both"/>
        <w:rPr>
          <w:rFonts w:ascii="Arial" w:hAnsi="Arial" w:cs="Arial"/>
          <w:sz w:val="18"/>
          <w:szCs w:val="18"/>
          <w:lang w:val="en-US"/>
        </w:rPr>
      </w:pPr>
    </w:p>
    <w:p w:rsidRPr="00AB36C0" w:rsidR="00AB36C0" w:rsidP="00AB36C0" w:rsidRDefault="00EE37DF" w14:paraId="11BDDC76" w14:textId="77777777">
      <w:pPr>
        <w:spacing w:after="160" w:line="278" w:lineRule="auto"/>
        <w:rPr>
          <w:rFonts w:ascii="Arial" w:hAnsi="Arial" w:cs="Arial"/>
          <w:sz w:val="24"/>
          <w:szCs w:val="24"/>
          <w:lang w:val="en-US"/>
        </w:rPr>
      </w:pPr>
      <w:r w:rsidRPr="00646645">
        <w:rPr>
          <w:rFonts w:ascii="Arial" w:hAnsi="Arial" w:cs="Arial"/>
          <w:sz w:val="24"/>
          <w:szCs w:val="24"/>
          <w:lang w:val="en-US"/>
        </w:rPr>
        <w:t>These findings reveal a</w:t>
      </w:r>
      <w:r w:rsidR="00D4534B">
        <w:rPr>
          <w:rFonts w:ascii="Arial" w:hAnsi="Arial" w:cs="Arial"/>
          <w:sz w:val="24"/>
          <w:szCs w:val="24"/>
          <w:lang w:val="en-US"/>
        </w:rPr>
        <w:t>n interesting</w:t>
      </w:r>
      <w:r w:rsidRPr="00646645">
        <w:rPr>
          <w:rFonts w:ascii="Arial" w:hAnsi="Arial" w:cs="Arial"/>
          <w:sz w:val="24"/>
          <w:szCs w:val="24"/>
          <w:lang w:val="en-US"/>
        </w:rPr>
        <w:t xml:space="preserve"> pattern: </w:t>
      </w:r>
      <w:r w:rsidRPr="009167B2" w:rsidR="009167B2">
        <w:rPr>
          <w:rFonts w:ascii="Arial" w:hAnsi="Arial" w:cs="Arial"/>
          <w:sz w:val="24"/>
          <w:szCs w:val="24"/>
          <w:lang w:val="en-US"/>
        </w:rPr>
        <w:t>the effects of remote work are quite different between leadership roles</w:t>
      </w:r>
      <w:r w:rsidR="00AB36C0">
        <w:rPr>
          <w:rFonts w:ascii="Arial" w:hAnsi="Arial" w:cs="Arial"/>
          <w:sz w:val="24"/>
          <w:szCs w:val="24"/>
          <w:lang w:val="en-US"/>
        </w:rPr>
        <w:t xml:space="preserve">. </w:t>
      </w:r>
      <w:r w:rsidRPr="00AB36C0" w:rsidR="00AB36C0">
        <w:rPr>
          <w:rFonts w:ascii="Arial" w:hAnsi="Arial" w:cs="Arial"/>
          <w:sz w:val="24"/>
          <w:szCs w:val="24"/>
          <w:lang w:val="en-US"/>
        </w:rPr>
        <w:t>Leaders (Role 1) experience far more pronounced benefits from remote work across multiple metrics. For leaders, remote work is associated with substantially higher team milestones achievement (+1.34 points), feedback (+1.31 points), motivation (+1.30 points), and problem-solving abilities (+1.30 points). They also report significantly lower issues related to coordination (-1.04 points), employee engagement (-1.07 points), and communication (-0.94 points).</w:t>
      </w:r>
    </w:p>
    <w:p w:rsidRPr="00AB36C0" w:rsidR="00AB36C0" w:rsidP="00AB36C0" w:rsidRDefault="00C31995" w14:paraId="3BBF5A2F" w14:textId="371FB7B5">
      <w:pPr>
        <w:spacing w:after="160" w:line="278" w:lineRule="auto"/>
        <w:rPr>
          <w:rFonts w:ascii="Arial" w:hAnsi="Arial" w:cs="Arial"/>
          <w:sz w:val="24"/>
          <w:szCs w:val="24"/>
          <w:lang w:val="en-US"/>
        </w:rPr>
      </w:pPr>
      <w:r>
        <w:rPr>
          <w:rFonts w:ascii="Arial" w:hAnsi="Arial" w:cs="Arial"/>
          <w:sz w:val="24"/>
          <w:szCs w:val="24"/>
          <w:lang w:val="en-US"/>
        </w:rPr>
        <w:t>Individual contributors</w:t>
      </w:r>
      <w:r w:rsidRPr="00AB36C0" w:rsidR="00AB36C0">
        <w:rPr>
          <w:rFonts w:ascii="Arial" w:hAnsi="Arial" w:cs="Arial"/>
          <w:sz w:val="24"/>
          <w:szCs w:val="24"/>
          <w:lang w:val="en-US"/>
        </w:rPr>
        <w:t xml:space="preserve"> (Role 0) still benefit from remote work, but their significant advantages are fewer and generally smaller in magnitude. They primarily gain in personal well-being areas: comfort (+0.59 points), autonomy (+0.39 points), performance (+0.37 points), creativity (+0.34 points), and confidence (+0.34 points).</w:t>
      </w:r>
    </w:p>
    <w:p w:rsidRPr="00AB36C0" w:rsidR="00AB36C0" w:rsidP="00AB36C0" w:rsidRDefault="00AB36C0" w14:paraId="36F38335" w14:textId="16A1EA4C">
      <w:pPr>
        <w:spacing w:after="160" w:line="278" w:lineRule="auto"/>
        <w:rPr>
          <w:rFonts w:ascii="Arial" w:hAnsi="Arial" w:cs="Arial"/>
          <w:sz w:val="24"/>
          <w:szCs w:val="24"/>
          <w:lang w:val="en-US"/>
        </w:rPr>
      </w:pPr>
      <w:r w:rsidRPr="00AB36C0">
        <w:rPr>
          <w:rFonts w:ascii="Arial" w:hAnsi="Arial" w:cs="Arial"/>
          <w:sz w:val="24"/>
          <w:szCs w:val="24"/>
          <w:lang w:val="en-US"/>
        </w:rPr>
        <w:t xml:space="preserve">The most notable finding is still the opposite effect on leadership problems between roles. </w:t>
      </w:r>
      <w:r w:rsidR="00C31995">
        <w:rPr>
          <w:rFonts w:ascii="Arial" w:hAnsi="Arial" w:cs="Arial"/>
          <w:sz w:val="24"/>
          <w:szCs w:val="24"/>
          <w:lang w:val="en-US"/>
        </w:rPr>
        <w:t>Individual contributors</w:t>
      </w:r>
      <w:r w:rsidRPr="00AB36C0">
        <w:rPr>
          <w:rFonts w:ascii="Arial" w:hAnsi="Arial" w:cs="Arial"/>
          <w:sz w:val="24"/>
          <w:szCs w:val="24"/>
          <w:lang w:val="en-US"/>
        </w:rPr>
        <w:t xml:space="preserve"> report significantly more leadership problems in high remote environments (+0.30 points), while leaders experience significantly fewer leadership problems (-0.67 points). This suggests leaders perceive remote work as simplifying their leadership responsibilities, while </w:t>
      </w:r>
      <w:r w:rsidR="00C31995">
        <w:rPr>
          <w:rFonts w:ascii="Arial" w:hAnsi="Arial" w:cs="Arial"/>
          <w:sz w:val="24"/>
          <w:szCs w:val="24"/>
          <w:lang w:val="en-US"/>
        </w:rPr>
        <w:t>individual contributors</w:t>
      </w:r>
      <w:r w:rsidRPr="00AB36C0">
        <w:rPr>
          <w:rFonts w:ascii="Arial" w:hAnsi="Arial" w:cs="Arial"/>
          <w:sz w:val="24"/>
          <w:szCs w:val="24"/>
          <w:lang w:val="en-US"/>
        </w:rPr>
        <w:t xml:space="preserve"> may feel less supported or guided in remote settings.</w:t>
      </w:r>
    </w:p>
    <w:p w:rsidRPr="00AB36C0" w:rsidR="00B820C8" w:rsidP="00AB36C0" w:rsidRDefault="00AB36C0" w14:paraId="258BB5F3" w14:textId="6A81F9A5">
      <w:pPr>
        <w:spacing w:after="160" w:line="278" w:lineRule="auto"/>
        <w:rPr>
          <w:rFonts w:ascii="Arial" w:hAnsi="Arial" w:cs="Arial"/>
          <w:sz w:val="24"/>
          <w:szCs w:val="24"/>
          <w:lang w:val="en-US"/>
        </w:rPr>
      </w:pPr>
      <w:r w:rsidRPr="00AB36C0">
        <w:rPr>
          <w:rFonts w:ascii="Arial" w:hAnsi="Arial" w:cs="Arial"/>
          <w:sz w:val="24"/>
          <w:szCs w:val="24"/>
          <w:lang w:val="en-US"/>
        </w:rPr>
        <w:t xml:space="preserve">Communication and coordination dynamics show marked differences between the two groups. Leaders report significantly fewer coordination issues (-1.04 points) and communication issues (-0.94 points) in remote work, while </w:t>
      </w:r>
      <w:r w:rsidR="00C31995">
        <w:rPr>
          <w:rFonts w:ascii="Arial" w:hAnsi="Arial" w:cs="Arial"/>
          <w:sz w:val="24"/>
          <w:szCs w:val="24"/>
          <w:lang w:val="en-US"/>
        </w:rPr>
        <w:t>individual contributors</w:t>
      </w:r>
      <w:r w:rsidRPr="00AB36C0">
        <w:rPr>
          <w:rFonts w:ascii="Arial" w:hAnsi="Arial" w:cs="Arial"/>
          <w:sz w:val="24"/>
          <w:szCs w:val="24"/>
          <w:lang w:val="en-US"/>
        </w:rPr>
        <w:t xml:space="preserve"> </w:t>
      </w:r>
      <w:commentRangeStart w:id="79"/>
      <w:r w:rsidRPr="00AB36C0">
        <w:rPr>
          <w:rFonts w:ascii="Arial" w:hAnsi="Arial" w:cs="Arial"/>
          <w:sz w:val="24"/>
          <w:szCs w:val="24"/>
          <w:lang w:val="en-US"/>
        </w:rPr>
        <w:t xml:space="preserve">show no significant changes in these areas. </w:t>
      </w:r>
      <w:commentRangeEnd w:id="79"/>
      <w:r w:rsidR="000507D1">
        <w:rPr>
          <w:rStyle w:val="CommentReference"/>
        </w:rPr>
        <w:commentReference w:id="79"/>
      </w:r>
      <w:r w:rsidRPr="00AB36C0">
        <w:rPr>
          <w:rFonts w:ascii="Arial" w:hAnsi="Arial" w:cs="Arial"/>
          <w:sz w:val="24"/>
          <w:szCs w:val="24"/>
          <w:lang w:val="en-US"/>
        </w:rPr>
        <w:t>This indicates leaders may be leveraging remote communication tools more effectively or experiencing fewer interruptions and meeting burdens.</w:t>
      </w:r>
    </w:p>
    <w:p w:rsidRPr="00AB36C0" w:rsidR="00AB36C0" w:rsidP="00AB36C0" w:rsidRDefault="00AB36C0" w14:paraId="31C0035B" w14:textId="7AEF397F">
      <w:pPr>
        <w:spacing w:after="160" w:line="278" w:lineRule="auto"/>
        <w:rPr>
          <w:rFonts w:ascii="Arial" w:hAnsi="Arial" w:cs="Arial"/>
          <w:sz w:val="24"/>
          <w:szCs w:val="24"/>
          <w:lang w:val="en-US"/>
        </w:rPr>
      </w:pPr>
      <w:r w:rsidRPr="00AB36C0">
        <w:rPr>
          <w:rFonts w:ascii="Arial" w:hAnsi="Arial" w:cs="Arial"/>
          <w:sz w:val="24"/>
          <w:szCs w:val="24"/>
          <w:lang w:val="en-US"/>
        </w:rPr>
        <w:t xml:space="preserve">Social connection metrics reveal another important contrast. Leaders experience significantly higher belonging (+1.02 points) and attention to others (+1.10 points) in remote work, whereas </w:t>
      </w:r>
      <w:r w:rsidR="00C31995">
        <w:rPr>
          <w:rFonts w:ascii="Arial" w:hAnsi="Arial" w:cs="Arial"/>
          <w:sz w:val="24"/>
          <w:szCs w:val="24"/>
          <w:lang w:val="en-US"/>
        </w:rPr>
        <w:t>individual contributors</w:t>
      </w:r>
      <w:r w:rsidRPr="00AB36C0">
        <w:rPr>
          <w:rFonts w:ascii="Arial" w:hAnsi="Arial" w:cs="Arial"/>
          <w:sz w:val="24"/>
          <w:szCs w:val="24"/>
          <w:lang w:val="en-US"/>
        </w:rPr>
        <w:t xml:space="preserve"> show slightly negative effects for the same metrics. This finding suggests remote work may </w:t>
      </w:r>
      <w:r w:rsidRPr="00AB36C0" w:rsidR="000507D1">
        <w:rPr>
          <w:rFonts w:ascii="Arial" w:hAnsi="Arial" w:cs="Arial"/>
          <w:sz w:val="24"/>
          <w:szCs w:val="24"/>
          <w:lang w:val="en-US"/>
        </w:rPr>
        <w:t>enhance</w:t>
      </w:r>
      <w:r w:rsidRPr="00AB36C0">
        <w:rPr>
          <w:rFonts w:ascii="Arial" w:hAnsi="Arial" w:cs="Arial"/>
          <w:sz w:val="24"/>
          <w:szCs w:val="24"/>
          <w:lang w:val="en-US"/>
        </w:rPr>
        <w:t xml:space="preserve"> leaders' social connections while potentially diminishing them for </w:t>
      </w:r>
      <w:r w:rsidR="00C31995">
        <w:rPr>
          <w:rFonts w:ascii="Arial" w:hAnsi="Arial" w:cs="Arial"/>
          <w:sz w:val="24"/>
          <w:szCs w:val="24"/>
          <w:lang w:val="en-US"/>
        </w:rPr>
        <w:t>individual contributors</w:t>
      </w:r>
      <w:r w:rsidRPr="00AB36C0">
        <w:rPr>
          <w:rFonts w:ascii="Arial" w:hAnsi="Arial" w:cs="Arial"/>
          <w:sz w:val="24"/>
          <w:szCs w:val="24"/>
          <w:lang w:val="en-US"/>
        </w:rPr>
        <w:t>.</w:t>
      </w:r>
    </w:p>
    <w:p w:rsidRPr="00AB36C0" w:rsidR="00AB36C0" w:rsidP="00AB36C0" w:rsidRDefault="00AB36C0" w14:paraId="2E4D98D8" w14:textId="5F48D633">
      <w:pPr>
        <w:spacing w:after="160" w:line="278" w:lineRule="auto"/>
        <w:rPr>
          <w:rFonts w:ascii="Arial" w:hAnsi="Arial" w:cs="Arial"/>
          <w:sz w:val="24"/>
          <w:szCs w:val="24"/>
          <w:lang w:val="en-US"/>
        </w:rPr>
      </w:pPr>
      <w:r w:rsidRPr="00AB36C0">
        <w:rPr>
          <w:rFonts w:ascii="Arial" w:hAnsi="Arial" w:cs="Arial"/>
          <w:sz w:val="24"/>
          <w:szCs w:val="24"/>
          <w:lang w:val="en-US"/>
        </w:rPr>
        <w:t xml:space="preserve">Problem-solving is one of the few metrics that shows significant improvement for both groups, though with different magnitudes. While </w:t>
      </w:r>
      <w:r w:rsidR="00C31995">
        <w:rPr>
          <w:rFonts w:ascii="Arial" w:hAnsi="Arial" w:cs="Arial"/>
          <w:sz w:val="24"/>
          <w:szCs w:val="24"/>
          <w:lang w:val="en-US"/>
        </w:rPr>
        <w:t>individual contributors</w:t>
      </w:r>
      <w:r w:rsidRPr="00AB36C0">
        <w:rPr>
          <w:rFonts w:ascii="Arial" w:hAnsi="Arial" w:cs="Arial"/>
          <w:sz w:val="24"/>
          <w:szCs w:val="24"/>
          <w:lang w:val="en-US"/>
        </w:rPr>
        <w:t xml:space="preserve"> report moderate improvements (+0.31 points), leaders experience much stronger benefits (+1.30 points). This suggests remote work may enhance cognitive performance across roles, but with leaders benefiting more substantially.</w:t>
      </w:r>
    </w:p>
    <w:p w:rsidRPr="00AB36C0" w:rsidR="00AB36C0" w:rsidP="00AB36C0" w:rsidRDefault="00AB36C0" w14:paraId="71ED67B0" w14:textId="3C661435">
      <w:pPr>
        <w:spacing w:after="160" w:line="278" w:lineRule="auto"/>
        <w:rPr>
          <w:rFonts w:ascii="Arial" w:hAnsi="Arial" w:cs="Arial"/>
          <w:sz w:val="24"/>
          <w:szCs w:val="24"/>
          <w:lang w:val="en-US"/>
        </w:rPr>
      </w:pPr>
      <w:r w:rsidRPr="00AB36C0">
        <w:rPr>
          <w:rFonts w:ascii="Arial" w:hAnsi="Arial" w:cs="Arial"/>
          <w:sz w:val="24"/>
          <w:szCs w:val="24"/>
          <w:lang w:val="en-US"/>
        </w:rPr>
        <w:t xml:space="preserve">Flexibility is the only metric showing similar significant positive effects for both groups (+0.39 points for </w:t>
      </w:r>
      <w:r w:rsidR="00C31995">
        <w:rPr>
          <w:rFonts w:ascii="Arial" w:hAnsi="Arial" w:cs="Arial"/>
          <w:sz w:val="24"/>
          <w:szCs w:val="24"/>
          <w:lang w:val="en-US"/>
        </w:rPr>
        <w:t>individual contributors</w:t>
      </w:r>
      <w:r w:rsidRPr="00AB36C0">
        <w:rPr>
          <w:rFonts w:ascii="Arial" w:hAnsi="Arial" w:cs="Arial"/>
          <w:sz w:val="24"/>
          <w:szCs w:val="24"/>
          <w:lang w:val="en-US"/>
        </w:rPr>
        <w:t xml:space="preserve"> and +0.34 points for leaders), indicating that increased workplace flexibility is a universal benefit of remote work regardless of role.</w:t>
      </w:r>
    </w:p>
    <w:p w:rsidR="00AB36C0" w:rsidP="00AB36C0" w:rsidRDefault="00AB36C0" w14:paraId="24C56CE5" w14:textId="08CD1C5A">
      <w:pPr>
        <w:spacing w:after="160" w:line="278" w:lineRule="auto"/>
        <w:rPr>
          <w:rFonts w:ascii="Arial" w:hAnsi="Arial" w:cs="Arial"/>
          <w:sz w:val="24"/>
          <w:szCs w:val="24"/>
          <w:lang w:val="en-US"/>
        </w:rPr>
      </w:pPr>
      <w:r w:rsidRPr="00AB36C0">
        <w:rPr>
          <w:rFonts w:ascii="Arial" w:hAnsi="Arial" w:cs="Arial"/>
          <w:sz w:val="24"/>
          <w:szCs w:val="24"/>
          <w:lang w:val="en-US"/>
        </w:rPr>
        <w:t xml:space="preserve">While leaders benefit more in most areas, </w:t>
      </w:r>
      <w:r w:rsidR="00C31995">
        <w:rPr>
          <w:rFonts w:ascii="Arial" w:hAnsi="Arial" w:cs="Arial"/>
          <w:sz w:val="24"/>
          <w:szCs w:val="24"/>
          <w:lang w:val="en-US"/>
        </w:rPr>
        <w:t>individual contributors</w:t>
      </w:r>
      <w:r w:rsidRPr="00AB36C0">
        <w:rPr>
          <w:rFonts w:ascii="Arial" w:hAnsi="Arial" w:cs="Arial"/>
          <w:sz w:val="24"/>
          <w:szCs w:val="24"/>
          <w:lang w:val="en-US"/>
        </w:rPr>
        <w:t xml:space="preserve"> do show some unique advantages in remote settings. </w:t>
      </w:r>
      <w:r w:rsidR="00C31995">
        <w:rPr>
          <w:rFonts w:ascii="Arial" w:hAnsi="Arial" w:cs="Arial"/>
          <w:sz w:val="24"/>
          <w:szCs w:val="24"/>
          <w:lang w:val="en-US"/>
        </w:rPr>
        <w:t>Individual contributors</w:t>
      </w:r>
      <w:r w:rsidRPr="00AB36C0">
        <w:rPr>
          <w:rFonts w:ascii="Arial" w:hAnsi="Arial" w:cs="Arial"/>
          <w:sz w:val="24"/>
          <w:szCs w:val="24"/>
          <w:lang w:val="en-US"/>
        </w:rPr>
        <w:t xml:space="preserve"> experience significantly higher comfort, autonomy, and creativity - areas where leaders see positive but non-significant improvements. This suggests remote work offers important well-being benefits for </w:t>
      </w:r>
      <w:r w:rsidR="00C31995">
        <w:rPr>
          <w:rFonts w:ascii="Arial" w:hAnsi="Arial" w:cs="Arial"/>
          <w:sz w:val="24"/>
          <w:szCs w:val="24"/>
          <w:lang w:val="en-US"/>
        </w:rPr>
        <w:t>individual contributors</w:t>
      </w:r>
      <w:r w:rsidRPr="00AB36C0">
        <w:rPr>
          <w:rFonts w:ascii="Arial" w:hAnsi="Arial" w:cs="Arial"/>
          <w:sz w:val="24"/>
          <w:szCs w:val="24"/>
          <w:lang w:val="en-US"/>
        </w:rPr>
        <w:t xml:space="preserve"> even if they don't experience the same level of productivity and team coordination gains as leaders.</w:t>
      </w:r>
    </w:p>
    <w:p w:rsidR="00AB36C0" w:rsidP="00AB36C0" w:rsidRDefault="00AB36C0" w14:paraId="3F797EE7" w14:textId="77777777">
      <w:pPr>
        <w:spacing w:after="160" w:line="278" w:lineRule="auto"/>
        <w:rPr>
          <w:rFonts w:ascii="Arial" w:hAnsi="Arial" w:cs="Arial"/>
          <w:sz w:val="24"/>
          <w:szCs w:val="24"/>
          <w:lang w:val="en-US"/>
        </w:rPr>
      </w:pPr>
    </w:p>
    <w:p w:rsidR="00E61914" w:rsidP="00EE37DF" w:rsidRDefault="00E61914" w14:paraId="0A5E25B9" w14:textId="77777777">
      <w:pPr>
        <w:spacing w:after="160" w:line="278" w:lineRule="auto"/>
        <w:rPr>
          <w:rFonts w:ascii="Arial" w:hAnsi="Arial" w:cs="Arial"/>
          <w:sz w:val="24"/>
          <w:szCs w:val="24"/>
          <w:lang w:val="en-US"/>
        </w:rPr>
      </w:pPr>
    </w:p>
    <w:p w:rsidRPr="00646645" w:rsidR="00EE37DF" w:rsidP="00EE37DF" w:rsidRDefault="00EE37DF" w14:paraId="7B99F803" w14:textId="4E681799">
      <w:pPr>
        <w:spacing w:after="160" w:line="278" w:lineRule="auto"/>
        <w:rPr>
          <w:rFonts w:ascii="Arial" w:hAnsi="Arial" w:cs="Arial"/>
          <w:b/>
          <w:bCs/>
          <w:sz w:val="24"/>
          <w:szCs w:val="24"/>
          <w:lang w:val="en-US"/>
        </w:rPr>
      </w:pPr>
      <w:r w:rsidRPr="1F1470BD">
        <w:rPr>
          <w:rFonts w:ascii="Arial" w:hAnsi="Arial" w:cs="Arial"/>
          <w:b/>
          <w:bCs/>
          <w:sz w:val="24"/>
          <w:szCs w:val="24"/>
          <w:lang w:val="en-US"/>
        </w:rPr>
        <w:t>5.2.2 Company Type Analy</w:t>
      </w:r>
      <w:commentRangeStart w:id="80"/>
      <w:r w:rsidRPr="1F1470BD">
        <w:rPr>
          <w:rFonts w:ascii="Arial" w:hAnsi="Arial" w:cs="Arial"/>
          <w:b/>
          <w:bCs/>
          <w:sz w:val="24"/>
          <w:szCs w:val="24"/>
          <w:lang w:val="en-US"/>
        </w:rPr>
        <w:t>sis</w:t>
      </w:r>
      <w:commentRangeEnd w:id="80"/>
      <w:r>
        <w:rPr>
          <w:rStyle w:val="CommentReference"/>
        </w:rPr>
        <w:commentReference w:id="80"/>
      </w:r>
    </w:p>
    <w:p w:rsidRPr="00646645" w:rsidR="00EE37DF" w:rsidP="00EE37DF" w:rsidRDefault="00EE37DF" w14:paraId="5CCC866C" w14:textId="77777777">
      <w:pPr>
        <w:spacing w:after="160" w:line="278" w:lineRule="auto"/>
        <w:rPr>
          <w:rFonts w:ascii="Arial" w:hAnsi="Arial" w:cs="Arial"/>
          <w:sz w:val="24"/>
          <w:szCs w:val="24"/>
          <w:lang w:val="en-US"/>
        </w:rPr>
      </w:pPr>
      <w:r w:rsidRPr="00646645">
        <w:rPr>
          <w:rFonts w:ascii="Arial" w:hAnsi="Arial" w:cs="Arial"/>
          <w:sz w:val="24"/>
          <w:szCs w:val="24"/>
          <w:lang w:val="en-US"/>
        </w:rPr>
        <w:t>Our analysis examined how remote work effects vary across different company types: Software Development (SW_D0), National Outsourcing (Out_NAL), International Outsourcing (Out_INT), and Software Factory (Fabrica).</w:t>
      </w:r>
    </w:p>
    <w:p w:rsidRPr="00646645" w:rsidR="00EE37DF" w:rsidP="00EE37DF" w:rsidRDefault="00EE37DF" w14:paraId="2D4DB67A" w14:textId="77777777">
      <w:pPr>
        <w:spacing w:after="160" w:line="278" w:lineRule="auto"/>
        <w:rPr>
          <w:rFonts w:ascii="Arial" w:hAnsi="Arial" w:cs="Arial"/>
          <w:lang w:val="en-US"/>
        </w:rPr>
      </w:pPr>
      <w:r w:rsidRPr="00646645">
        <w:rPr>
          <w:rFonts w:ascii="Arial" w:hAnsi="Arial" w:cs="Arial"/>
          <w:b/>
          <w:bCs/>
          <w:lang w:val="en-US"/>
        </w:rPr>
        <w:t>Table 8: Significant Differences Between Company Types</w:t>
      </w:r>
    </w:p>
    <w:tbl>
      <w:tblPr>
        <w:tblStyle w:val="PlainTable1"/>
        <w:tblW w:w="0" w:type="auto"/>
        <w:tblLook w:val="04A0" w:firstRow="1" w:lastRow="0" w:firstColumn="1" w:lastColumn="0" w:noHBand="0" w:noVBand="1"/>
      </w:tblPr>
      <w:tblGrid>
        <w:gridCol w:w="3077"/>
        <w:gridCol w:w="987"/>
        <w:gridCol w:w="1329"/>
        <w:gridCol w:w="1782"/>
      </w:tblGrid>
      <w:tr w:rsidRPr="00646645" w:rsidR="00EE37DF" w:rsidTr="00F4504B" w14:paraId="5F784E5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133F0C" w:rsidRDefault="00EE37DF" w14:paraId="195E269D" w14:textId="77777777">
            <w:pPr>
              <w:spacing w:after="160" w:line="278" w:lineRule="auto"/>
              <w:rPr>
                <w:rFonts w:ascii="Arial" w:hAnsi="Arial" w:cs="Arial"/>
              </w:rPr>
            </w:pPr>
            <w:r w:rsidRPr="00646645">
              <w:rPr>
                <w:rFonts w:ascii="Arial" w:hAnsi="Arial" w:cs="Arial"/>
              </w:rPr>
              <w:t>Metric</w:t>
            </w:r>
          </w:p>
        </w:tc>
        <w:tc>
          <w:tcPr>
            <w:tcW w:w="0" w:type="auto"/>
            <w:hideMark/>
          </w:tcPr>
          <w:p w:rsidRPr="00646645" w:rsidR="00EE37DF" w:rsidP="00133F0C" w:rsidRDefault="00EE37DF" w14:paraId="4BFC02AB"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p-value</w:t>
            </w:r>
          </w:p>
        </w:tc>
        <w:tc>
          <w:tcPr>
            <w:tcW w:w="0" w:type="auto"/>
            <w:hideMark/>
          </w:tcPr>
          <w:p w:rsidRPr="00646645" w:rsidR="00EE37DF" w:rsidP="00133F0C" w:rsidRDefault="00EE37DF" w14:paraId="1DFF255A"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Effect Size</w:t>
            </w:r>
          </w:p>
        </w:tc>
        <w:tc>
          <w:tcPr>
            <w:tcW w:w="0" w:type="auto"/>
            <w:hideMark/>
          </w:tcPr>
          <w:p w:rsidRPr="00646645" w:rsidR="00EE37DF" w:rsidP="00133F0C" w:rsidRDefault="00EE37DF" w14:paraId="6048AF42"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Max Difference</w:t>
            </w:r>
          </w:p>
        </w:tc>
      </w:tr>
      <w:tr w:rsidRPr="00646645" w:rsidR="00EE37DF" w:rsidTr="00F4504B" w14:paraId="44F7A2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133F0C" w:rsidRDefault="00EE37DF" w14:paraId="256257DE" w14:textId="77777777">
            <w:pPr>
              <w:spacing w:after="160" w:line="278" w:lineRule="auto"/>
              <w:rPr>
                <w:rFonts w:ascii="Arial" w:hAnsi="Arial" w:cs="Arial"/>
              </w:rPr>
            </w:pPr>
            <w:r w:rsidRPr="00646645">
              <w:rPr>
                <w:rFonts w:ascii="Arial" w:hAnsi="Arial" w:cs="Arial"/>
              </w:rPr>
              <w:t>Communication With Peers</w:t>
            </w:r>
          </w:p>
        </w:tc>
        <w:tc>
          <w:tcPr>
            <w:tcW w:w="0" w:type="auto"/>
            <w:hideMark/>
          </w:tcPr>
          <w:p w:rsidRPr="00646645" w:rsidR="00EE37DF" w:rsidP="00133F0C" w:rsidRDefault="00EE37DF" w14:paraId="48D1A794"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0.001</w:t>
            </w:r>
          </w:p>
        </w:tc>
        <w:tc>
          <w:tcPr>
            <w:tcW w:w="0" w:type="auto"/>
            <w:hideMark/>
          </w:tcPr>
          <w:p w:rsidRPr="00646645" w:rsidR="00EE37DF" w:rsidP="00133F0C" w:rsidRDefault="00EE37DF" w14:paraId="2E16C0FE"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Medium</w:t>
            </w:r>
          </w:p>
        </w:tc>
        <w:tc>
          <w:tcPr>
            <w:tcW w:w="0" w:type="auto"/>
            <w:hideMark/>
          </w:tcPr>
          <w:p w:rsidRPr="00646645" w:rsidR="00EE37DF" w:rsidP="00133F0C" w:rsidRDefault="00EE37DF" w14:paraId="39F69D27"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0.718</w:t>
            </w:r>
          </w:p>
        </w:tc>
      </w:tr>
      <w:tr w:rsidRPr="00646645" w:rsidR="00EE37DF" w:rsidTr="00F4504B" w14:paraId="7D72C43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133F0C" w:rsidRDefault="00EE37DF" w14:paraId="6B24F78E" w14:textId="77777777">
            <w:pPr>
              <w:spacing w:after="160" w:line="278" w:lineRule="auto"/>
              <w:rPr>
                <w:rFonts w:ascii="Arial" w:hAnsi="Arial" w:cs="Arial"/>
              </w:rPr>
            </w:pPr>
            <w:r w:rsidRPr="00646645">
              <w:rPr>
                <w:rFonts w:ascii="Arial" w:hAnsi="Arial" w:cs="Arial"/>
              </w:rPr>
              <w:t>Problem Solving</w:t>
            </w:r>
          </w:p>
        </w:tc>
        <w:tc>
          <w:tcPr>
            <w:tcW w:w="0" w:type="auto"/>
            <w:hideMark/>
          </w:tcPr>
          <w:p w:rsidRPr="00646645" w:rsidR="00EE37DF" w:rsidP="00133F0C" w:rsidRDefault="00EE37DF" w14:paraId="043A0318"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0.022</w:t>
            </w:r>
          </w:p>
        </w:tc>
        <w:tc>
          <w:tcPr>
            <w:tcW w:w="0" w:type="auto"/>
            <w:hideMark/>
          </w:tcPr>
          <w:p w:rsidRPr="00646645" w:rsidR="00EE37DF" w:rsidP="00133F0C" w:rsidRDefault="00EE37DF" w14:paraId="4095509D"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Small</w:t>
            </w:r>
          </w:p>
        </w:tc>
        <w:tc>
          <w:tcPr>
            <w:tcW w:w="0" w:type="auto"/>
            <w:hideMark/>
          </w:tcPr>
          <w:p w:rsidRPr="00646645" w:rsidR="00EE37DF" w:rsidP="00133F0C" w:rsidRDefault="00EE37DF" w14:paraId="3B4266E9"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0.579</w:t>
            </w:r>
          </w:p>
        </w:tc>
      </w:tr>
      <w:tr w:rsidRPr="00646645" w:rsidR="00EE37DF" w:rsidTr="00F4504B" w14:paraId="239E39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133F0C" w:rsidRDefault="00EE37DF" w14:paraId="36DF894B" w14:textId="77777777">
            <w:pPr>
              <w:spacing w:after="160" w:line="278" w:lineRule="auto"/>
              <w:rPr>
                <w:rFonts w:ascii="Arial" w:hAnsi="Arial" w:cs="Arial"/>
              </w:rPr>
            </w:pPr>
            <w:r w:rsidRPr="00646645">
              <w:rPr>
                <w:rFonts w:ascii="Arial" w:hAnsi="Arial" w:cs="Arial"/>
              </w:rPr>
              <w:t>Knowledge Exchange</w:t>
            </w:r>
          </w:p>
        </w:tc>
        <w:tc>
          <w:tcPr>
            <w:tcW w:w="0" w:type="auto"/>
            <w:hideMark/>
          </w:tcPr>
          <w:p w:rsidRPr="00646645" w:rsidR="00EE37DF" w:rsidP="00133F0C" w:rsidRDefault="00EE37DF" w14:paraId="38A2C502"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0.033</w:t>
            </w:r>
          </w:p>
        </w:tc>
        <w:tc>
          <w:tcPr>
            <w:tcW w:w="0" w:type="auto"/>
            <w:hideMark/>
          </w:tcPr>
          <w:p w:rsidRPr="00646645" w:rsidR="00EE37DF" w:rsidP="00133F0C" w:rsidRDefault="00EE37DF" w14:paraId="576CB17F"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Small</w:t>
            </w:r>
          </w:p>
        </w:tc>
        <w:tc>
          <w:tcPr>
            <w:tcW w:w="0" w:type="auto"/>
            <w:hideMark/>
          </w:tcPr>
          <w:p w:rsidRPr="00646645" w:rsidR="00EE37DF" w:rsidP="00133F0C" w:rsidRDefault="00EE37DF" w14:paraId="7FE231D2"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0.476</w:t>
            </w:r>
          </w:p>
        </w:tc>
      </w:tr>
    </w:tbl>
    <w:p w:rsidRPr="00646645" w:rsidR="00EE37DF" w:rsidP="00EE37DF" w:rsidRDefault="00EE37DF" w14:paraId="0813B903" w14:textId="16A99A91">
      <w:pPr>
        <w:spacing w:after="160" w:line="278" w:lineRule="auto"/>
        <w:rPr>
          <w:rFonts w:ascii="Arial" w:hAnsi="Arial" w:cs="Arial"/>
          <w:sz w:val="24"/>
          <w:szCs w:val="24"/>
          <w:lang w:val="en-US"/>
        </w:rPr>
      </w:pPr>
      <w:r w:rsidRPr="00646645">
        <w:rPr>
          <w:rFonts w:ascii="Arial" w:hAnsi="Arial" w:cs="Arial"/>
          <w:sz w:val="24"/>
          <w:szCs w:val="24"/>
          <w:lang w:val="en-US"/>
        </w:rPr>
        <w:t xml:space="preserve">Three metrics showed statistically significant differences across company types. The most substantial difference was in "Communication With Peers," which showed a medium effect size. </w:t>
      </w:r>
      <w:r w:rsidR="004B7218">
        <w:rPr>
          <w:rFonts w:ascii="Arial" w:hAnsi="Arial" w:cs="Arial"/>
          <w:sz w:val="24"/>
          <w:szCs w:val="24"/>
          <w:lang w:val="en-US"/>
        </w:rPr>
        <w:t>A</w:t>
      </w:r>
      <w:r w:rsidRPr="00646645">
        <w:rPr>
          <w:rFonts w:ascii="Arial" w:hAnsi="Arial" w:cs="Arial"/>
          <w:sz w:val="24"/>
          <w:szCs w:val="24"/>
          <w:lang w:val="en-US"/>
        </w:rPr>
        <w:t>nalysis revealed that International Outsourcing (Out_INT) companies had significantly higher communication scores compared to all other company types.</w:t>
      </w:r>
    </w:p>
    <w:p w:rsidRPr="00646645" w:rsidR="00EE37DF" w:rsidP="00EE37DF" w:rsidRDefault="00EE37DF" w14:paraId="77AD5E2F" w14:textId="793090D8">
      <w:pPr>
        <w:spacing w:after="160" w:line="278" w:lineRule="auto"/>
        <w:rPr>
          <w:rFonts w:ascii="Arial" w:hAnsi="Arial" w:cs="Arial"/>
          <w:lang w:val="en-US"/>
        </w:rPr>
      </w:pPr>
      <w:r w:rsidRPr="00646645">
        <w:rPr>
          <w:rFonts w:ascii="Arial" w:hAnsi="Arial" w:cs="Arial"/>
          <w:b/>
          <w:bCs/>
          <w:lang w:val="en-US"/>
        </w:rPr>
        <w:t>Table 9: Analysis for Communication With Peers</w:t>
      </w:r>
    </w:p>
    <w:tbl>
      <w:tblPr>
        <w:tblStyle w:val="PlainTable1"/>
        <w:tblW w:w="0" w:type="auto"/>
        <w:tblLook w:val="04A0" w:firstRow="1" w:lastRow="0" w:firstColumn="1" w:lastColumn="0" w:noHBand="0" w:noVBand="1"/>
      </w:tblPr>
      <w:tblGrid>
        <w:gridCol w:w="1977"/>
        <w:gridCol w:w="1977"/>
        <w:gridCol w:w="1916"/>
        <w:gridCol w:w="987"/>
        <w:gridCol w:w="1341"/>
      </w:tblGrid>
      <w:tr w:rsidRPr="00646645" w:rsidR="00EE37DF" w:rsidTr="00B079A9" w14:paraId="2EF2E62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133F0C" w:rsidRDefault="00EE37DF" w14:paraId="510336D2" w14:textId="77777777">
            <w:pPr>
              <w:spacing w:after="160" w:line="278" w:lineRule="auto"/>
              <w:rPr>
                <w:rFonts w:ascii="Arial" w:hAnsi="Arial" w:cs="Arial"/>
              </w:rPr>
            </w:pPr>
            <w:r w:rsidRPr="00646645">
              <w:rPr>
                <w:rFonts w:ascii="Arial" w:hAnsi="Arial" w:cs="Arial"/>
              </w:rPr>
              <w:t>Company Type 1</w:t>
            </w:r>
          </w:p>
        </w:tc>
        <w:tc>
          <w:tcPr>
            <w:tcW w:w="0" w:type="auto"/>
            <w:hideMark/>
          </w:tcPr>
          <w:p w:rsidRPr="00646645" w:rsidR="00EE37DF" w:rsidP="00133F0C" w:rsidRDefault="00EE37DF" w14:paraId="035AF8F9"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Company Type 2</w:t>
            </w:r>
          </w:p>
        </w:tc>
        <w:tc>
          <w:tcPr>
            <w:tcW w:w="0" w:type="auto"/>
            <w:hideMark/>
          </w:tcPr>
          <w:p w:rsidRPr="00646645" w:rsidR="00EE37DF" w:rsidP="00133F0C" w:rsidRDefault="00EE37DF" w14:paraId="540E2466"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Mean Difference</w:t>
            </w:r>
          </w:p>
        </w:tc>
        <w:tc>
          <w:tcPr>
            <w:tcW w:w="0" w:type="auto"/>
            <w:hideMark/>
          </w:tcPr>
          <w:p w:rsidRPr="00646645" w:rsidR="00EE37DF" w:rsidP="00133F0C" w:rsidRDefault="00EE37DF" w14:paraId="3D9742E2"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p-value</w:t>
            </w:r>
          </w:p>
        </w:tc>
        <w:tc>
          <w:tcPr>
            <w:tcW w:w="0" w:type="auto"/>
            <w:hideMark/>
          </w:tcPr>
          <w:p w:rsidRPr="00646645" w:rsidR="00EE37DF" w:rsidP="00133F0C" w:rsidRDefault="00EE37DF" w14:paraId="6EEDAC2B"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Significant</w:t>
            </w:r>
          </w:p>
        </w:tc>
      </w:tr>
      <w:tr w:rsidRPr="00646645" w:rsidR="00B079A9" w:rsidTr="00B079A9" w14:paraId="1388651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133F0C" w:rsidRDefault="00EE37DF" w14:paraId="37755697" w14:textId="77777777">
            <w:pPr>
              <w:spacing w:after="160" w:line="278" w:lineRule="auto"/>
              <w:rPr>
                <w:rFonts w:ascii="Arial" w:hAnsi="Arial" w:cs="Arial"/>
              </w:rPr>
            </w:pPr>
            <w:r w:rsidRPr="00646645">
              <w:rPr>
                <w:rFonts w:ascii="Arial" w:hAnsi="Arial" w:cs="Arial"/>
              </w:rPr>
              <w:t>SW_D0</w:t>
            </w:r>
          </w:p>
        </w:tc>
        <w:tc>
          <w:tcPr>
            <w:tcW w:w="0" w:type="auto"/>
            <w:hideMark/>
          </w:tcPr>
          <w:p w:rsidRPr="00646645" w:rsidR="00EE37DF" w:rsidP="00133F0C" w:rsidRDefault="00EE37DF" w14:paraId="2B87BD91"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Out_NAL</w:t>
            </w:r>
          </w:p>
        </w:tc>
        <w:tc>
          <w:tcPr>
            <w:tcW w:w="0" w:type="auto"/>
            <w:hideMark/>
          </w:tcPr>
          <w:p w:rsidRPr="00646645" w:rsidR="00EE37DF" w:rsidP="00133F0C" w:rsidRDefault="00EE37DF" w14:paraId="11802DEF"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0.037</w:t>
            </w:r>
          </w:p>
        </w:tc>
        <w:tc>
          <w:tcPr>
            <w:tcW w:w="0" w:type="auto"/>
            <w:hideMark/>
          </w:tcPr>
          <w:p w:rsidRPr="00646645" w:rsidR="00EE37DF" w:rsidP="00133F0C" w:rsidRDefault="00EE37DF" w14:paraId="7D6EDD85"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0.811</w:t>
            </w:r>
          </w:p>
        </w:tc>
        <w:tc>
          <w:tcPr>
            <w:tcW w:w="0" w:type="auto"/>
            <w:hideMark/>
          </w:tcPr>
          <w:p w:rsidRPr="00646645" w:rsidR="00EE37DF" w:rsidP="00133F0C" w:rsidRDefault="00EE37DF" w14:paraId="21354442"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Pr="00646645" w:rsidR="00EE37DF" w:rsidTr="00B079A9" w14:paraId="65B9AB9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133F0C" w:rsidRDefault="00EE37DF" w14:paraId="729A8695" w14:textId="77777777">
            <w:pPr>
              <w:spacing w:after="160" w:line="278" w:lineRule="auto"/>
              <w:rPr>
                <w:rFonts w:ascii="Arial" w:hAnsi="Arial" w:cs="Arial"/>
              </w:rPr>
            </w:pPr>
            <w:r w:rsidRPr="00646645">
              <w:rPr>
                <w:rFonts w:ascii="Arial" w:hAnsi="Arial" w:cs="Arial"/>
              </w:rPr>
              <w:t>SW_D0</w:t>
            </w:r>
          </w:p>
        </w:tc>
        <w:tc>
          <w:tcPr>
            <w:tcW w:w="0" w:type="auto"/>
            <w:hideMark/>
          </w:tcPr>
          <w:p w:rsidRPr="00646645" w:rsidR="00EE37DF" w:rsidP="00133F0C" w:rsidRDefault="00EE37DF" w14:paraId="2D29E58F"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Out_INT</w:t>
            </w:r>
          </w:p>
        </w:tc>
        <w:tc>
          <w:tcPr>
            <w:tcW w:w="0" w:type="auto"/>
            <w:hideMark/>
          </w:tcPr>
          <w:p w:rsidRPr="00646645" w:rsidR="00EE37DF" w:rsidP="00133F0C" w:rsidRDefault="00EE37DF" w14:paraId="3B587A4A"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-0.681</w:t>
            </w:r>
          </w:p>
        </w:tc>
        <w:tc>
          <w:tcPr>
            <w:tcW w:w="0" w:type="auto"/>
            <w:hideMark/>
          </w:tcPr>
          <w:p w:rsidRPr="00646645" w:rsidR="00EE37DF" w:rsidP="00133F0C" w:rsidRDefault="00EE37DF" w14:paraId="4C582C78"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0.001</w:t>
            </w:r>
          </w:p>
        </w:tc>
        <w:tc>
          <w:tcPr>
            <w:tcW w:w="0" w:type="auto"/>
            <w:hideMark/>
          </w:tcPr>
          <w:p w:rsidRPr="00646645" w:rsidR="00EE37DF" w:rsidP="00133F0C" w:rsidRDefault="00EE37DF" w14:paraId="6DAECB49"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Yes</w:t>
            </w:r>
          </w:p>
        </w:tc>
      </w:tr>
      <w:tr w:rsidRPr="00646645" w:rsidR="00B079A9" w:rsidTr="00B079A9" w14:paraId="3F6338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133F0C" w:rsidRDefault="00EE37DF" w14:paraId="1EF904FE" w14:textId="77777777">
            <w:pPr>
              <w:spacing w:after="160" w:line="278" w:lineRule="auto"/>
              <w:rPr>
                <w:rFonts w:ascii="Arial" w:hAnsi="Arial" w:cs="Arial"/>
              </w:rPr>
            </w:pPr>
            <w:r w:rsidRPr="00646645">
              <w:rPr>
                <w:rFonts w:ascii="Arial" w:hAnsi="Arial" w:cs="Arial"/>
              </w:rPr>
              <w:t>SW_D0</w:t>
            </w:r>
          </w:p>
        </w:tc>
        <w:tc>
          <w:tcPr>
            <w:tcW w:w="0" w:type="auto"/>
            <w:hideMark/>
          </w:tcPr>
          <w:p w:rsidRPr="00646645" w:rsidR="00EE37DF" w:rsidP="00133F0C" w:rsidRDefault="00EE37DF" w14:paraId="52415A24"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Fabrica</w:t>
            </w:r>
          </w:p>
        </w:tc>
        <w:tc>
          <w:tcPr>
            <w:tcW w:w="0" w:type="auto"/>
            <w:hideMark/>
          </w:tcPr>
          <w:p w:rsidRPr="00646645" w:rsidR="00EE37DF" w:rsidP="00133F0C" w:rsidRDefault="00EE37DF" w14:paraId="302BF710"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-0.039</w:t>
            </w:r>
          </w:p>
        </w:tc>
        <w:tc>
          <w:tcPr>
            <w:tcW w:w="0" w:type="auto"/>
            <w:hideMark/>
          </w:tcPr>
          <w:p w:rsidRPr="00646645" w:rsidR="00EE37DF" w:rsidP="00133F0C" w:rsidRDefault="00EE37DF" w14:paraId="21B1EE71"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0.756</w:t>
            </w:r>
          </w:p>
        </w:tc>
        <w:tc>
          <w:tcPr>
            <w:tcW w:w="0" w:type="auto"/>
            <w:hideMark/>
          </w:tcPr>
          <w:p w:rsidRPr="00646645" w:rsidR="00EE37DF" w:rsidP="00133F0C" w:rsidRDefault="00EE37DF" w14:paraId="42151F6C"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Pr="00646645" w:rsidR="00EE37DF" w:rsidTr="00B079A9" w14:paraId="2464BE2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133F0C" w:rsidRDefault="00EE37DF" w14:paraId="5C8787CF" w14:textId="77777777">
            <w:pPr>
              <w:spacing w:after="160" w:line="278" w:lineRule="auto"/>
              <w:rPr>
                <w:rFonts w:ascii="Arial" w:hAnsi="Arial" w:cs="Arial"/>
              </w:rPr>
            </w:pPr>
            <w:r w:rsidRPr="00646645">
              <w:rPr>
                <w:rFonts w:ascii="Arial" w:hAnsi="Arial" w:cs="Arial"/>
              </w:rPr>
              <w:t>Out_NAL</w:t>
            </w:r>
          </w:p>
        </w:tc>
        <w:tc>
          <w:tcPr>
            <w:tcW w:w="0" w:type="auto"/>
            <w:hideMark/>
          </w:tcPr>
          <w:p w:rsidRPr="00646645" w:rsidR="00EE37DF" w:rsidP="00133F0C" w:rsidRDefault="00EE37DF" w14:paraId="567200E4"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Out_INT</w:t>
            </w:r>
          </w:p>
        </w:tc>
        <w:tc>
          <w:tcPr>
            <w:tcW w:w="0" w:type="auto"/>
            <w:hideMark/>
          </w:tcPr>
          <w:p w:rsidRPr="00646645" w:rsidR="00EE37DF" w:rsidP="00133F0C" w:rsidRDefault="00EE37DF" w14:paraId="6E990BDC"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-0.718</w:t>
            </w:r>
          </w:p>
        </w:tc>
        <w:tc>
          <w:tcPr>
            <w:tcW w:w="0" w:type="auto"/>
            <w:hideMark/>
          </w:tcPr>
          <w:p w:rsidRPr="00646645" w:rsidR="00EE37DF" w:rsidP="00133F0C" w:rsidRDefault="00EE37DF" w14:paraId="0068D962"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0.002</w:t>
            </w:r>
          </w:p>
        </w:tc>
        <w:tc>
          <w:tcPr>
            <w:tcW w:w="0" w:type="auto"/>
            <w:hideMark/>
          </w:tcPr>
          <w:p w:rsidRPr="00646645" w:rsidR="00EE37DF" w:rsidP="00133F0C" w:rsidRDefault="00EE37DF" w14:paraId="51682BCA"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Yes</w:t>
            </w:r>
          </w:p>
        </w:tc>
      </w:tr>
      <w:tr w:rsidRPr="00646645" w:rsidR="00B079A9" w:rsidTr="00B079A9" w14:paraId="257259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133F0C" w:rsidRDefault="00EE37DF" w14:paraId="47DF90E5" w14:textId="77777777">
            <w:pPr>
              <w:spacing w:after="160" w:line="278" w:lineRule="auto"/>
              <w:rPr>
                <w:rFonts w:ascii="Arial" w:hAnsi="Arial" w:cs="Arial"/>
              </w:rPr>
            </w:pPr>
            <w:r w:rsidRPr="00646645">
              <w:rPr>
                <w:rFonts w:ascii="Arial" w:hAnsi="Arial" w:cs="Arial"/>
              </w:rPr>
              <w:t>Out_NAL</w:t>
            </w:r>
          </w:p>
        </w:tc>
        <w:tc>
          <w:tcPr>
            <w:tcW w:w="0" w:type="auto"/>
            <w:hideMark/>
          </w:tcPr>
          <w:p w:rsidRPr="00646645" w:rsidR="00EE37DF" w:rsidP="00133F0C" w:rsidRDefault="00EE37DF" w14:paraId="66C679E8"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Fabrica</w:t>
            </w:r>
          </w:p>
        </w:tc>
        <w:tc>
          <w:tcPr>
            <w:tcW w:w="0" w:type="auto"/>
            <w:hideMark/>
          </w:tcPr>
          <w:p w:rsidRPr="00646645" w:rsidR="00EE37DF" w:rsidP="00133F0C" w:rsidRDefault="00EE37DF" w14:paraId="673F9584"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-0.076</w:t>
            </w:r>
          </w:p>
        </w:tc>
        <w:tc>
          <w:tcPr>
            <w:tcW w:w="0" w:type="auto"/>
            <w:hideMark/>
          </w:tcPr>
          <w:p w:rsidRPr="00646645" w:rsidR="00EE37DF" w:rsidP="00133F0C" w:rsidRDefault="00EE37DF" w14:paraId="0D57D9CC"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0.628</w:t>
            </w:r>
          </w:p>
        </w:tc>
        <w:tc>
          <w:tcPr>
            <w:tcW w:w="0" w:type="auto"/>
            <w:hideMark/>
          </w:tcPr>
          <w:p w:rsidRPr="00646645" w:rsidR="00EE37DF" w:rsidP="00133F0C" w:rsidRDefault="00EE37DF" w14:paraId="7E4B2FB6"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Pr="00646645" w:rsidR="00EE37DF" w:rsidTr="00B079A9" w14:paraId="6392220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133F0C" w:rsidRDefault="00EE37DF" w14:paraId="2EE7CFD1" w14:textId="77777777">
            <w:pPr>
              <w:spacing w:after="160" w:line="278" w:lineRule="auto"/>
              <w:rPr>
                <w:rFonts w:ascii="Arial" w:hAnsi="Arial" w:cs="Arial"/>
              </w:rPr>
            </w:pPr>
            <w:r w:rsidRPr="00646645">
              <w:rPr>
                <w:rFonts w:ascii="Arial" w:hAnsi="Arial" w:cs="Arial"/>
              </w:rPr>
              <w:t>Out_INT</w:t>
            </w:r>
          </w:p>
        </w:tc>
        <w:tc>
          <w:tcPr>
            <w:tcW w:w="0" w:type="auto"/>
            <w:hideMark/>
          </w:tcPr>
          <w:p w:rsidRPr="00646645" w:rsidR="00EE37DF" w:rsidP="00133F0C" w:rsidRDefault="00EE37DF" w14:paraId="0E1C49B7"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Fabrica</w:t>
            </w:r>
          </w:p>
        </w:tc>
        <w:tc>
          <w:tcPr>
            <w:tcW w:w="0" w:type="auto"/>
            <w:hideMark/>
          </w:tcPr>
          <w:p w:rsidRPr="00646645" w:rsidR="00EE37DF" w:rsidP="00133F0C" w:rsidRDefault="00EE37DF" w14:paraId="6E449B37"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0.642</w:t>
            </w:r>
          </w:p>
        </w:tc>
        <w:tc>
          <w:tcPr>
            <w:tcW w:w="0" w:type="auto"/>
            <w:hideMark/>
          </w:tcPr>
          <w:p w:rsidRPr="00646645" w:rsidR="00EE37DF" w:rsidP="00133F0C" w:rsidRDefault="00EE37DF" w14:paraId="59036D7D"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0.002</w:t>
            </w:r>
          </w:p>
        </w:tc>
        <w:tc>
          <w:tcPr>
            <w:tcW w:w="0" w:type="auto"/>
            <w:hideMark/>
          </w:tcPr>
          <w:p w:rsidRPr="00646645" w:rsidR="00EE37DF" w:rsidP="00133F0C" w:rsidRDefault="00EE37DF" w14:paraId="738C2C73"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Yes</w:t>
            </w:r>
          </w:p>
        </w:tc>
      </w:tr>
    </w:tbl>
    <w:p w:rsidRPr="00646645" w:rsidR="00EE37DF" w:rsidP="00EE37DF" w:rsidRDefault="00EE37DF" w14:paraId="78302FE5" w14:textId="2BB4E4A3">
      <w:pPr>
        <w:spacing w:after="160" w:line="278" w:lineRule="auto"/>
        <w:rPr>
          <w:rFonts w:ascii="Arial" w:hAnsi="Arial" w:cs="Arial"/>
          <w:sz w:val="24"/>
          <w:szCs w:val="24"/>
          <w:lang w:val="en-US"/>
        </w:rPr>
      </w:pPr>
      <w:r w:rsidRPr="00646645">
        <w:rPr>
          <w:rFonts w:ascii="Arial" w:hAnsi="Arial" w:cs="Arial"/>
          <w:sz w:val="24"/>
          <w:szCs w:val="24"/>
          <w:lang w:val="en-US"/>
        </w:rPr>
        <w:t>International Outsourcing companies showed significantly better peer communication compared to all other company types. This suggests that companies with international operations may have developed more effective remote communication practices.</w:t>
      </w:r>
    </w:p>
    <w:p w:rsidRPr="00646645" w:rsidR="00EE37DF" w:rsidP="00EE37DF" w:rsidRDefault="00EE37DF" w14:paraId="6BAA5DB9" w14:textId="77777777">
      <w:pPr>
        <w:spacing w:after="160" w:line="278" w:lineRule="auto"/>
        <w:rPr>
          <w:rFonts w:ascii="Arial" w:hAnsi="Arial" w:cs="Arial"/>
          <w:lang w:val="en-US"/>
        </w:rPr>
      </w:pPr>
      <w:r w:rsidRPr="00646645">
        <w:rPr>
          <w:rFonts w:ascii="Arial" w:hAnsi="Arial" w:cs="Arial"/>
          <w:b/>
          <w:bCs/>
          <w:lang w:val="en-US"/>
        </w:rPr>
        <w:t>Table 10: Remote Work Effects by Company Type</w:t>
      </w:r>
    </w:p>
    <w:tbl>
      <w:tblPr>
        <w:tblStyle w:val="PlainTable1"/>
        <w:tblW w:w="0" w:type="auto"/>
        <w:tblLook w:val="04A0" w:firstRow="1" w:lastRow="0" w:firstColumn="1" w:lastColumn="0" w:noHBand="0" w:noVBand="1"/>
      </w:tblPr>
      <w:tblGrid>
        <w:gridCol w:w="1793"/>
        <w:gridCol w:w="1562"/>
        <w:gridCol w:w="2124"/>
        <w:gridCol w:w="1316"/>
        <w:gridCol w:w="1513"/>
      </w:tblGrid>
      <w:tr w:rsidRPr="00646645" w:rsidR="00EE37DF" w:rsidTr="005946CE" w14:paraId="5129720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133F0C" w:rsidRDefault="00EE37DF" w14:paraId="01DA7407" w14:textId="77777777">
            <w:pPr>
              <w:spacing w:after="160" w:line="278" w:lineRule="auto"/>
              <w:rPr>
                <w:rFonts w:ascii="Arial" w:hAnsi="Arial" w:cs="Arial"/>
              </w:rPr>
            </w:pPr>
            <w:r w:rsidRPr="00646645">
              <w:rPr>
                <w:rFonts w:ascii="Arial" w:hAnsi="Arial" w:cs="Arial"/>
              </w:rPr>
              <w:t>Company Type</w:t>
            </w:r>
          </w:p>
        </w:tc>
        <w:tc>
          <w:tcPr>
            <w:tcW w:w="0" w:type="auto"/>
            <w:hideMark/>
          </w:tcPr>
          <w:p w:rsidRPr="00646645" w:rsidR="00EE37DF" w:rsidP="00133F0C" w:rsidRDefault="00EE37DF" w14:paraId="34A1E0B9"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Performance</w:t>
            </w:r>
          </w:p>
        </w:tc>
        <w:tc>
          <w:tcPr>
            <w:tcW w:w="0" w:type="auto"/>
            <w:hideMark/>
          </w:tcPr>
          <w:p w:rsidRPr="00646645" w:rsidR="00EE37DF" w:rsidP="00133F0C" w:rsidRDefault="00EE37DF" w14:paraId="4136EB2E"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Team Productivity</w:t>
            </w:r>
          </w:p>
        </w:tc>
        <w:tc>
          <w:tcPr>
            <w:tcW w:w="0" w:type="auto"/>
            <w:hideMark/>
          </w:tcPr>
          <w:p w:rsidRPr="00646645" w:rsidR="00EE37DF" w:rsidP="00133F0C" w:rsidRDefault="00EE37DF" w14:paraId="72E9299C"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Motivation</w:t>
            </w:r>
          </w:p>
        </w:tc>
        <w:tc>
          <w:tcPr>
            <w:tcW w:w="0" w:type="auto"/>
            <w:hideMark/>
          </w:tcPr>
          <w:p w:rsidRPr="00646645" w:rsidR="00EE37DF" w:rsidP="00133F0C" w:rsidRDefault="00EE37DF" w14:paraId="75EE4712"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Stress Level</w:t>
            </w:r>
          </w:p>
        </w:tc>
      </w:tr>
      <w:tr w:rsidRPr="00646645" w:rsidR="005946CE" w:rsidTr="005946CE" w14:paraId="5281DAA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133F0C" w:rsidRDefault="00EE37DF" w14:paraId="3E0947F2" w14:textId="77777777">
            <w:pPr>
              <w:spacing w:after="160" w:line="278" w:lineRule="auto"/>
              <w:rPr>
                <w:rFonts w:ascii="Arial" w:hAnsi="Arial" w:cs="Arial"/>
              </w:rPr>
            </w:pPr>
            <w:r w:rsidRPr="00646645">
              <w:rPr>
                <w:rFonts w:ascii="Arial" w:hAnsi="Arial" w:cs="Arial"/>
              </w:rPr>
              <w:t>SW_D0</w:t>
            </w:r>
          </w:p>
        </w:tc>
        <w:tc>
          <w:tcPr>
            <w:tcW w:w="0" w:type="auto"/>
            <w:hideMark/>
          </w:tcPr>
          <w:p w:rsidRPr="00646645" w:rsidR="00EE37DF" w:rsidP="00133F0C" w:rsidRDefault="00EE37DF" w14:paraId="0519E5FC"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+0.59*</w:t>
            </w:r>
          </w:p>
        </w:tc>
        <w:tc>
          <w:tcPr>
            <w:tcW w:w="0" w:type="auto"/>
            <w:hideMark/>
          </w:tcPr>
          <w:p w:rsidRPr="00646645" w:rsidR="00EE37DF" w:rsidP="00133F0C" w:rsidRDefault="00EE37DF" w14:paraId="4D98AA92"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+0.72*</w:t>
            </w:r>
          </w:p>
        </w:tc>
        <w:tc>
          <w:tcPr>
            <w:tcW w:w="0" w:type="auto"/>
            <w:hideMark/>
          </w:tcPr>
          <w:p w:rsidRPr="00646645" w:rsidR="00EE37DF" w:rsidP="00133F0C" w:rsidRDefault="00EE37DF" w14:paraId="74D47B74"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+0.78*</w:t>
            </w:r>
          </w:p>
        </w:tc>
        <w:tc>
          <w:tcPr>
            <w:tcW w:w="0" w:type="auto"/>
            <w:hideMark/>
          </w:tcPr>
          <w:p w:rsidRPr="00646645" w:rsidR="00EE37DF" w:rsidP="00133F0C" w:rsidRDefault="00EE37DF" w14:paraId="1690F7DF"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-0.23</w:t>
            </w:r>
          </w:p>
        </w:tc>
      </w:tr>
      <w:tr w:rsidRPr="00646645" w:rsidR="00EE37DF" w:rsidTr="005946CE" w14:paraId="0673D7E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133F0C" w:rsidRDefault="00EE37DF" w14:paraId="5AAF6003" w14:textId="77777777">
            <w:pPr>
              <w:spacing w:after="160" w:line="278" w:lineRule="auto"/>
              <w:rPr>
                <w:rFonts w:ascii="Arial" w:hAnsi="Arial" w:cs="Arial"/>
              </w:rPr>
            </w:pPr>
            <w:r w:rsidRPr="00646645">
              <w:rPr>
                <w:rFonts w:ascii="Arial" w:hAnsi="Arial" w:cs="Arial"/>
              </w:rPr>
              <w:t>Out_NAL</w:t>
            </w:r>
          </w:p>
        </w:tc>
        <w:tc>
          <w:tcPr>
            <w:tcW w:w="0" w:type="auto"/>
            <w:hideMark/>
          </w:tcPr>
          <w:p w:rsidRPr="00646645" w:rsidR="00EE37DF" w:rsidP="00133F0C" w:rsidRDefault="00EE37DF" w14:paraId="15033746"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-0.06</w:t>
            </w:r>
          </w:p>
        </w:tc>
        <w:tc>
          <w:tcPr>
            <w:tcW w:w="0" w:type="auto"/>
            <w:hideMark/>
          </w:tcPr>
          <w:p w:rsidRPr="00646645" w:rsidR="00EE37DF" w:rsidP="00133F0C" w:rsidRDefault="00EE37DF" w14:paraId="376C2649"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+0.28</w:t>
            </w:r>
          </w:p>
        </w:tc>
        <w:tc>
          <w:tcPr>
            <w:tcW w:w="0" w:type="auto"/>
            <w:hideMark/>
          </w:tcPr>
          <w:p w:rsidRPr="00646645" w:rsidR="00EE37DF" w:rsidP="00133F0C" w:rsidRDefault="00EE37DF" w14:paraId="4B059EA7"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+0.10</w:t>
            </w:r>
          </w:p>
        </w:tc>
        <w:tc>
          <w:tcPr>
            <w:tcW w:w="0" w:type="auto"/>
            <w:hideMark/>
          </w:tcPr>
          <w:p w:rsidRPr="00646645" w:rsidR="00EE37DF" w:rsidP="00133F0C" w:rsidRDefault="00EE37DF" w14:paraId="31A4483B"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-0.07</w:t>
            </w:r>
          </w:p>
        </w:tc>
      </w:tr>
      <w:tr w:rsidRPr="00646645" w:rsidR="005946CE" w:rsidTr="005946CE" w14:paraId="6F949D4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133F0C" w:rsidRDefault="00EE37DF" w14:paraId="252F666E" w14:textId="77777777">
            <w:pPr>
              <w:spacing w:after="160" w:line="278" w:lineRule="auto"/>
              <w:rPr>
                <w:rFonts w:ascii="Arial" w:hAnsi="Arial" w:cs="Arial"/>
              </w:rPr>
            </w:pPr>
            <w:r w:rsidRPr="00646645">
              <w:rPr>
                <w:rFonts w:ascii="Arial" w:hAnsi="Arial" w:cs="Arial"/>
              </w:rPr>
              <w:t>Out_INT</w:t>
            </w:r>
          </w:p>
        </w:tc>
        <w:tc>
          <w:tcPr>
            <w:tcW w:w="0" w:type="auto"/>
            <w:hideMark/>
          </w:tcPr>
          <w:p w:rsidRPr="00646645" w:rsidR="00EE37DF" w:rsidP="00133F0C" w:rsidRDefault="00EE37DF" w14:paraId="267960CE"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N/A</w:t>
            </w:r>
          </w:p>
        </w:tc>
        <w:tc>
          <w:tcPr>
            <w:tcW w:w="0" w:type="auto"/>
            <w:hideMark/>
          </w:tcPr>
          <w:p w:rsidRPr="00646645" w:rsidR="00EE37DF" w:rsidP="00133F0C" w:rsidRDefault="00EE37DF" w14:paraId="19838652"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N/A</w:t>
            </w:r>
          </w:p>
        </w:tc>
        <w:tc>
          <w:tcPr>
            <w:tcW w:w="0" w:type="auto"/>
            <w:hideMark/>
          </w:tcPr>
          <w:p w:rsidRPr="00646645" w:rsidR="00EE37DF" w:rsidP="00133F0C" w:rsidRDefault="00EE37DF" w14:paraId="65C4B634"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N/A</w:t>
            </w:r>
          </w:p>
        </w:tc>
        <w:tc>
          <w:tcPr>
            <w:tcW w:w="0" w:type="auto"/>
            <w:hideMark/>
          </w:tcPr>
          <w:p w:rsidRPr="00646645" w:rsidR="00EE37DF" w:rsidP="00133F0C" w:rsidRDefault="00EE37DF" w14:paraId="468ECE7E"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N/A</w:t>
            </w:r>
          </w:p>
        </w:tc>
      </w:tr>
      <w:tr w:rsidRPr="00646645" w:rsidR="00EE37DF" w:rsidTr="005946CE" w14:paraId="181F774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133F0C" w:rsidRDefault="00EE37DF" w14:paraId="33637189" w14:textId="77777777">
            <w:pPr>
              <w:spacing w:after="160" w:line="278" w:lineRule="auto"/>
              <w:rPr>
                <w:rFonts w:ascii="Arial" w:hAnsi="Arial" w:cs="Arial"/>
              </w:rPr>
            </w:pPr>
            <w:r w:rsidRPr="00646645">
              <w:rPr>
                <w:rFonts w:ascii="Arial" w:hAnsi="Arial" w:cs="Arial"/>
              </w:rPr>
              <w:t>Fabrica</w:t>
            </w:r>
          </w:p>
        </w:tc>
        <w:tc>
          <w:tcPr>
            <w:tcW w:w="0" w:type="auto"/>
            <w:hideMark/>
          </w:tcPr>
          <w:p w:rsidRPr="00646645" w:rsidR="00EE37DF" w:rsidP="00133F0C" w:rsidRDefault="00EE37DF" w14:paraId="0907513E"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+0.16</w:t>
            </w:r>
          </w:p>
        </w:tc>
        <w:tc>
          <w:tcPr>
            <w:tcW w:w="0" w:type="auto"/>
            <w:hideMark/>
          </w:tcPr>
          <w:p w:rsidRPr="00646645" w:rsidR="00EE37DF" w:rsidP="00133F0C" w:rsidRDefault="00EE37DF" w14:paraId="78C45B09"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-0.11</w:t>
            </w:r>
          </w:p>
        </w:tc>
        <w:tc>
          <w:tcPr>
            <w:tcW w:w="0" w:type="auto"/>
            <w:hideMark/>
          </w:tcPr>
          <w:p w:rsidRPr="00646645" w:rsidR="00EE37DF" w:rsidP="00133F0C" w:rsidRDefault="00EE37DF" w14:paraId="1FE56C38"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+0.36</w:t>
            </w:r>
          </w:p>
        </w:tc>
        <w:tc>
          <w:tcPr>
            <w:tcW w:w="0" w:type="auto"/>
            <w:hideMark/>
          </w:tcPr>
          <w:p w:rsidRPr="00646645" w:rsidR="00EE37DF" w:rsidP="00133F0C" w:rsidRDefault="00EE37DF" w14:paraId="3F75753D"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+0.11</w:t>
            </w:r>
          </w:p>
        </w:tc>
      </w:tr>
    </w:tbl>
    <w:p w:rsidRPr="00646645" w:rsidR="00EE37DF" w:rsidP="00EE37DF" w:rsidRDefault="00EE37DF" w14:paraId="0A2FE1FF" w14:textId="77777777">
      <w:pPr>
        <w:spacing w:after="160" w:line="278" w:lineRule="auto"/>
        <w:rPr>
          <w:rFonts w:ascii="Arial" w:hAnsi="Arial" w:cs="Arial"/>
        </w:rPr>
      </w:pPr>
      <w:r w:rsidRPr="00646645">
        <w:rPr>
          <w:rFonts w:ascii="Arial" w:hAnsi="Arial" w:cs="Arial"/>
        </w:rPr>
        <w:t>*Statistically significant at p&lt;0.05</w:t>
      </w:r>
    </w:p>
    <w:p w:rsidRPr="00646645" w:rsidR="00EE37DF" w:rsidP="00EE37DF" w:rsidRDefault="00EE37DF" w14:paraId="69FDA922" w14:textId="77777777">
      <w:pPr>
        <w:spacing w:after="160" w:line="278" w:lineRule="auto"/>
        <w:rPr>
          <w:rFonts w:ascii="Arial" w:hAnsi="Arial" w:cs="Arial"/>
          <w:sz w:val="24"/>
          <w:szCs w:val="24"/>
          <w:lang w:val="en-US"/>
        </w:rPr>
      </w:pPr>
      <w:r w:rsidRPr="00646645">
        <w:rPr>
          <w:rFonts w:ascii="Arial" w:hAnsi="Arial" w:cs="Arial"/>
          <w:sz w:val="24"/>
          <w:szCs w:val="24"/>
          <w:lang w:val="en-US"/>
        </w:rPr>
        <w:t>Remote work effects varied substantially across company types. Software Development companies (SW_D0) showed the most consistent benefits from remote work, with significantly higher performance, team productivity, and motivation. Other company types showed mixed or non-significant effects. For International Outsourcing (Out_INT), insufficient data was available for detailed analysis of remote work effects.</w:t>
      </w:r>
    </w:p>
    <w:p w:rsidRPr="00646645" w:rsidR="00EE37DF" w:rsidP="00EE37DF" w:rsidRDefault="00EE37DF" w14:paraId="434E71B7" w14:textId="77777777">
      <w:pPr>
        <w:spacing w:after="160" w:line="278" w:lineRule="auto"/>
        <w:rPr>
          <w:rFonts w:ascii="Arial" w:hAnsi="Arial" w:cs="Arial"/>
          <w:b/>
          <w:bCs/>
          <w:sz w:val="24"/>
          <w:szCs w:val="24"/>
          <w:lang w:val="en-US"/>
        </w:rPr>
      </w:pPr>
      <w:r w:rsidRPr="1F1470BD">
        <w:rPr>
          <w:rFonts w:ascii="Arial" w:hAnsi="Arial" w:cs="Arial"/>
          <w:b/>
          <w:bCs/>
          <w:sz w:val="24"/>
          <w:szCs w:val="24"/>
          <w:lang w:val="en-US"/>
        </w:rPr>
        <w:t>5.2.3 Country Analys</w:t>
      </w:r>
      <w:commentRangeStart w:id="81"/>
      <w:r w:rsidRPr="1F1470BD">
        <w:rPr>
          <w:rFonts w:ascii="Arial" w:hAnsi="Arial" w:cs="Arial"/>
          <w:b/>
          <w:bCs/>
          <w:sz w:val="24"/>
          <w:szCs w:val="24"/>
          <w:lang w:val="en-US"/>
        </w:rPr>
        <w:t>is</w:t>
      </w:r>
      <w:commentRangeEnd w:id="81"/>
      <w:r>
        <w:rPr>
          <w:rStyle w:val="CommentReference"/>
        </w:rPr>
        <w:commentReference w:id="81"/>
      </w:r>
    </w:p>
    <w:p w:rsidRPr="00646645" w:rsidR="00EE37DF" w:rsidP="00EE37DF" w:rsidRDefault="00EE37DF" w14:paraId="336D56B1" w14:textId="77777777">
      <w:pPr>
        <w:spacing w:after="160" w:line="278" w:lineRule="auto"/>
        <w:rPr>
          <w:rFonts w:ascii="Arial" w:hAnsi="Arial" w:cs="Arial"/>
          <w:sz w:val="24"/>
          <w:szCs w:val="24"/>
          <w:lang w:val="en-US"/>
        </w:rPr>
      </w:pPr>
      <w:r w:rsidRPr="00646645">
        <w:rPr>
          <w:rFonts w:ascii="Arial" w:hAnsi="Arial" w:cs="Arial"/>
          <w:sz w:val="24"/>
          <w:szCs w:val="24"/>
          <w:lang w:val="en-US"/>
        </w:rPr>
        <w:t>Our analysis examined how remote work impacts vary across Argentina, Colombia, Spain, and Mexico, revealing significant differences in 14 metrics.</w:t>
      </w:r>
    </w:p>
    <w:p w:rsidRPr="00646645" w:rsidR="00EE37DF" w:rsidP="00EE37DF" w:rsidRDefault="00EE37DF" w14:paraId="04A39CA5" w14:textId="77777777">
      <w:pPr>
        <w:spacing w:after="160" w:line="278" w:lineRule="auto"/>
        <w:rPr>
          <w:rFonts w:ascii="Arial" w:hAnsi="Arial" w:cs="Arial"/>
          <w:lang w:val="en-US"/>
        </w:rPr>
      </w:pPr>
      <w:r w:rsidRPr="00646645">
        <w:rPr>
          <w:rFonts w:ascii="Arial" w:hAnsi="Arial" w:cs="Arial"/>
          <w:b/>
          <w:bCs/>
          <w:lang w:val="en-US"/>
        </w:rPr>
        <w:t>Table 11: Top Significant Differences Between Countries</w:t>
      </w:r>
    </w:p>
    <w:tbl>
      <w:tblPr>
        <w:tblStyle w:val="PlainTable1"/>
        <w:tblW w:w="0" w:type="auto"/>
        <w:tblLook w:val="04A0" w:firstRow="1" w:lastRow="0" w:firstColumn="1" w:lastColumn="0" w:noHBand="0" w:noVBand="1"/>
      </w:tblPr>
      <w:tblGrid>
        <w:gridCol w:w="2172"/>
        <w:gridCol w:w="987"/>
        <w:gridCol w:w="1329"/>
        <w:gridCol w:w="1782"/>
      </w:tblGrid>
      <w:tr w:rsidRPr="00646645" w:rsidR="00EE37DF" w:rsidTr="005946CE" w14:paraId="4972923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133F0C" w:rsidRDefault="00EE37DF" w14:paraId="13BD1F57" w14:textId="77777777">
            <w:pPr>
              <w:spacing w:after="160" w:line="278" w:lineRule="auto"/>
              <w:rPr>
                <w:rFonts w:ascii="Arial" w:hAnsi="Arial" w:cs="Arial"/>
              </w:rPr>
            </w:pPr>
            <w:r w:rsidRPr="00646645">
              <w:rPr>
                <w:rFonts w:ascii="Arial" w:hAnsi="Arial" w:cs="Arial"/>
              </w:rPr>
              <w:t>Metric</w:t>
            </w:r>
          </w:p>
        </w:tc>
        <w:tc>
          <w:tcPr>
            <w:tcW w:w="0" w:type="auto"/>
            <w:hideMark/>
          </w:tcPr>
          <w:p w:rsidRPr="00646645" w:rsidR="00EE37DF" w:rsidP="00133F0C" w:rsidRDefault="00EE37DF" w14:paraId="59680553"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p-value</w:t>
            </w:r>
          </w:p>
        </w:tc>
        <w:tc>
          <w:tcPr>
            <w:tcW w:w="0" w:type="auto"/>
            <w:hideMark/>
          </w:tcPr>
          <w:p w:rsidRPr="00646645" w:rsidR="00EE37DF" w:rsidP="00133F0C" w:rsidRDefault="00EE37DF" w14:paraId="06A12E40"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Effect Size</w:t>
            </w:r>
          </w:p>
        </w:tc>
        <w:tc>
          <w:tcPr>
            <w:tcW w:w="0" w:type="auto"/>
            <w:hideMark/>
          </w:tcPr>
          <w:p w:rsidRPr="00646645" w:rsidR="00EE37DF" w:rsidP="00133F0C" w:rsidRDefault="00EE37DF" w14:paraId="707812B5"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Max Difference</w:t>
            </w:r>
          </w:p>
        </w:tc>
      </w:tr>
      <w:tr w:rsidRPr="00646645" w:rsidR="00EE37DF" w:rsidTr="005946CE" w14:paraId="317A0E3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133F0C" w:rsidRDefault="00EE37DF" w14:paraId="4B5FB6D2" w14:textId="77777777">
            <w:pPr>
              <w:spacing w:after="160" w:line="278" w:lineRule="auto"/>
              <w:rPr>
                <w:rFonts w:ascii="Arial" w:hAnsi="Arial" w:cs="Arial"/>
              </w:rPr>
            </w:pPr>
            <w:r w:rsidRPr="00646645">
              <w:rPr>
                <w:rFonts w:ascii="Arial" w:hAnsi="Arial" w:cs="Arial"/>
              </w:rPr>
              <w:t>Work Enjoyment</w:t>
            </w:r>
          </w:p>
        </w:tc>
        <w:tc>
          <w:tcPr>
            <w:tcW w:w="0" w:type="auto"/>
            <w:hideMark/>
          </w:tcPr>
          <w:p w:rsidRPr="00646645" w:rsidR="00EE37DF" w:rsidP="00133F0C" w:rsidRDefault="00EE37DF" w14:paraId="31F57FA4"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&lt;0.001</w:t>
            </w:r>
          </w:p>
        </w:tc>
        <w:tc>
          <w:tcPr>
            <w:tcW w:w="0" w:type="auto"/>
            <w:hideMark/>
          </w:tcPr>
          <w:p w:rsidRPr="00646645" w:rsidR="00EE37DF" w:rsidP="00133F0C" w:rsidRDefault="00EE37DF" w14:paraId="322E78E4"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Medium</w:t>
            </w:r>
          </w:p>
        </w:tc>
        <w:tc>
          <w:tcPr>
            <w:tcW w:w="0" w:type="auto"/>
            <w:hideMark/>
          </w:tcPr>
          <w:p w:rsidRPr="00646645" w:rsidR="00EE37DF" w:rsidP="00133F0C" w:rsidRDefault="00EE37DF" w14:paraId="3BE09327"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0.863</w:t>
            </w:r>
          </w:p>
        </w:tc>
      </w:tr>
      <w:tr w:rsidRPr="00646645" w:rsidR="00EE37DF" w:rsidTr="005946CE" w14:paraId="1D98F15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133F0C" w:rsidRDefault="00EE37DF" w14:paraId="32804606" w14:textId="77777777">
            <w:pPr>
              <w:spacing w:after="160" w:line="278" w:lineRule="auto"/>
              <w:rPr>
                <w:rFonts w:ascii="Arial" w:hAnsi="Arial" w:cs="Arial"/>
              </w:rPr>
            </w:pPr>
            <w:r w:rsidRPr="00646645">
              <w:rPr>
                <w:rFonts w:ascii="Arial" w:hAnsi="Arial" w:cs="Arial"/>
              </w:rPr>
              <w:t>Time Management</w:t>
            </w:r>
          </w:p>
        </w:tc>
        <w:tc>
          <w:tcPr>
            <w:tcW w:w="0" w:type="auto"/>
            <w:hideMark/>
          </w:tcPr>
          <w:p w:rsidRPr="00646645" w:rsidR="00EE37DF" w:rsidP="00133F0C" w:rsidRDefault="00EE37DF" w14:paraId="7E0B192F"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0.007</w:t>
            </w:r>
          </w:p>
        </w:tc>
        <w:tc>
          <w:tcPr>
            <w:tcW w:w="0" w:type="auto"/>
            <w:hideMark/>
          </w:tcPr>
          <w:p w:rsidRPr="00646645" w:rsidR="00EE37DF" w:rsidP="00133F0C" w:rsidRDefault="00EE37DF" w14:paraId="0AD22B72"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Medium</w:t>
            </w:r>
          </w:p>
        </w:tc>
        <w:tc>
          <w:tcPr>
            <w:tcW w:w="0" w:type="auto"/>
            <w:hideMark/>
          </w:tcPr>
          <w:p w:rsidRPr="00646645" w:rsidR="00EE37DF" w:rsidP="00133F0C" w:rsidRDefault="00EE37DF" w14:paraId="3BD96232"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0.776</w:t>
            </w:r>
          </w:p>
        </w:tc>
      </w:tr>
      <w:tr w:rsidRPr="00646645" w:rsidR="00EE37DF" w:rsidTr="005946CE" w14:paraId="47C261C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133F0C" w:rsidRDefault="00EE37DF" w14:paraId="0F6F0334" w14:textId="77777777">
            <w:pPr>
              <w:spacing w:after="160" w:line="278" w:lineRule="auto"/>
              <w:rPr>
                <w:rFonts w:ascii="Arial" w:hAnsi="Arial" w:cs="Arial"/>
              </w:rPr>
            </w:pPr>
            <w:r w:rsidRPr="00646645">
              <w:rPr>
                <w:rFonts w:ascii="Arial" w:hAnsi="Arial" w:cs="Arial"/>
              </w:rPr>
              <w:t>Stress Level</w:t>
            </w:r>
          </w:p>
        </w:tc>
        <w:tc>
          <w:tcPr>
            <w:tcW w:w="0" w:type="auto"/>
            <w:hideMark/>
          </w:tcPr>
          <w:p w:rsidRPr="00646645" w:rsidR="00EE37DF" w:rsidP="00133F0C" w:rsidRDefault="00EE37DF" w14:paraId="30DA93A5"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0.050</w:t>
            </w:r>
          </w:p>
        </w:tc>
        <w:tc>
          <w:tcPr>
            <w:tcW w:w="0" w:type="auto"/>
            <w:hideMark/>
          </w:tcPr>
          <w:p w:rsidRPr="00646645" w:rsidR="00EE37DF" w:rsidP="00133F0C" w:rsidRDefault="00EE37DF" w14:paraId="4C5EEBCB"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Small</w:t>
            </w:r>
          </w:p>
        </w:tc>
        <w:tc>
          <w:tcPr>
            <w:tcW w:w="0" w:type="auto"/>
            <w:hideMark/>
          </w:tcPr>
          <w:p w:rsidRPr="00646645" w:rsidR="00EE37DF" w:rsidP="00133F0C" w:rsidRDefault="00EE37DF" w14:paraId="7088B631"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0.750</w:t>
            </w:r>
          </w:p>
        </w:tc>
      </w:tr>
      <w:tr w:rsidRPr="00646645" w:rsidR="00EE37DF" w:rsidTr="005946CE" w14:paraId="3B8044F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133F0C" w:rsidRDefault="00EE37DF" w14:paraId="072DB908" w14:textId="77777777">
            <w:pPr>
              <w:spacing w:after="160" w:line="278" w:lineRule="auto"/>
              <w:rPr>
                <w:rFonts w:ascii="Arial" w:hAnsi="Arial" w:cs="Arial"/>
              </w:rPr>
            </w:pPr>
            <w:r w:rsidRPr="00646645">
              <w:rPr>
                <w:rFonts w:ascii="Arial" w:hAnsi="Arial" w:cs="Arial"/>
              </w:rPr>
              <w:t>Motivation</w:t>
            </w:r>
          </w:p>
        </w:tc>
        <w:tc>
          <w:tcPr>
            <w:tcW w:w="0" w:type="auto"/>
            <w:hideMark/>
          </w:tcPr>
          <w:p w:rsidRPr="00646645" w:rsidR="00EE37DF" w:rsidP="00133F0C" w:rsidRDefault="00EE37DF" w14:paraId="0020220E"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0.001</w:t>
            </w:r>
          </w:p>
        </w:tc>
        <w:tc>
          <w:tcPr>
            <w:tcW w:w="0" w:type="auto"/>
            <w:hideMark/>
          </w:tcPr>
          <w:p w:rsidRPr="00646645" w:rsidR="00EE37DF" w:rsidP="00133F0C" w:rsidRDefault="00EE37DF" w14:paraId="6BC724C3"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Medium</w:t>
            </w:r>
          </w:p>
        </w:tc>
        <w:tc>
          <w:tcPr>
            <w:tcW w:w="0" w:type="auto"/>
            <w:hideMark/>
          </w:tcPr>
          <w:p w:rsidRPr="00646645" w:rsidR="00EE37DF" w:rsidP="00133F0C" w:rsidRDefault="00EE37DF" w14:paraId="51DA3717"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0.687</w:t>
            </w:r>
          </w:p>
        </w:tc>
      </w:tr>
      <w:tr w:rsidRPr="00646645" w:rsidR="00EE37DF" w:rsidTr="005946CE" w14:paraId="416C7E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133F0C" w:rsidRDefault="00EE37DF" w14:paraId="42E1DEB7" w14:textId="77777777">
            <w:pPr>
              <w:spacing w:after="160" w:line="278" w:lineRule="auto"/>
              <w:rPr>
                <w:rFonts w:ascii="Arial" w:hAnsi="Arial" w:cs="Arial"/>
              </w:rPr>
            </w:pPr>
            <w:r w:rsidRPr="00646645">
              <w:rPr>
                <w:rFonts w:ascii="Arial" w:hAnsi="Arial" w:cs="Arial"/>
              </w:rPr>
              <w:t>Problem Solving</w:t>
            </w:r>
          </w:p>
        </w:tc>
        <w:tc>
          <w:tcPr>
            <w:tcW w:w="0" w:type="auto"/>
            <w:hideMark/>
          </w:tcPr>
          <w:p w:rsidRPr="00646645" w:rsidR="00EE37DF" w:rsidP="00133F0C" w:rsidRDefault="00EE37DF" w14:paraId="6E29F469"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&lt;0.001</w:t>
            </w:r>
          </w:p>
        </w:tc>
        <w:tc>
          <w:tcPr>
            <w:tcW w:w="0" w:type="auto"/>
            <w:hideMark/>
          </w:tcPr>
          <w:p w:rsidRPr="00646645" w:rsidR="00EE37DF" w:rsidP="00133F0C" w:rsidRDefault="00EE37DF" w14:paraId="5A92497E"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Medium</w:t>
            </w:r>
          </w:p>
        </w:tc>
        <w:tc>
          <w:tcPr>
            <w:tcW w:w="0" w:type="auto"/>
            <w:hideMark/>
          </w:tcPr>
          <w:p w:rsidRPr="00646645" w:rsidR="00EE37DF" w:rsidP="00133F0C" w:rsidRDefault="00EE37DF" w14:paraId="391A4F99"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0.615</w:t>
            </w:r>
          </w:p>
        </w:tc>
      </w:tr>
      <w:tr w:rsidRPr="00646645" w:rsidR="00EE37DF" w:rsidTr="005946CE" w14:paraId="69AA067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133F0C" w:rsidRDefault="00EE37DF" w14:paraId="7A4AEB46" w14:textId="77777777">
            <w:pPr>
              <w:spacing w:after="160" w:line="278" w:lineRule="auto"/>
              <w:rPr>
                <w:rFonts w:ascii="Arial" w:hAnsi="Arial" w:cs="Arial"/>
              </w:rPr>
            </w:pPr>
            <w:r w:rsidRPr="00646645">
              <w:rPr>
                <w:rFonts w:ascii="Arial" w:hAnsi="Arial" w:cs="Arial"/>
              </w:rPr>
              <w:t>Work Environment</w:t>
            </w:r>
          </w:p>
        </w:tc>
        <w:tc>
          <w:tcPr>
            <w:tcW w:w="0" w:type="auto"/>
            <w:hideMark/>
          </w:tcPr>
          <w:p w:rsidRPr="00646645" w:rsidR="00EE37DF" w:rsidP="00133F0C" w:rsidRDefault="00EE37DF" w14:paraId="2730CF39"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&lt;0.001</w:t>
            </w:r>
          </w:p>
        </w:tc>
        <w:tc>
          <w:tcPr>
            <w:tcW w:w="0" w:type="auto"/>
            <w:hideMark/>
          </w:tcPr>
          <w:p w:rsidRPr="00646645" w:rsidR="00EE37DF" w:rsidP="00133F0C" w:rsidRDefault="00EE37DF" w14:paraId="168A7BAD"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Medium</w:t>
            </w:r>
          </w:p>
        </w:tc>
        <w:tc>
          <w:tcPr>
            <w:tcW w:w="0" w:type="auto"/>
            <w:hideMark/>
          </w:tcPr>
          <w:p w:rsidRPr="00646645" w:rsidR="00EE37DF" w:rsidP="00133F0C" w:rsidRDefault="00EE37DF" w14:paraId="59B757A4"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0.589</w:t>
            </w:r>
          </w:p>
        </w:tc>
      </w:tr>
    </w:tbl>
    <w:p w:rsidRPr="00646645" w:rsidR="00EE37DF" w:rsidP="00EE37DF" w:rsidRDefault="00EE37DF" w14:paraId="3AC705E8" w14:textId="77777777">
      <w:pPr>
        <w:spacing w:after="160" w:line="278" w:lineRule="auto"/>
        <w:rPr>
          <w:rFonts w:ascii="Arial" w:hAnsi="Arial" w:cs="Arial"/>
          <w:sz w:val="24"/>
          <w:szCs w:val="24"/>
          <w:lang w:val="en-US"/>
        </w:rPr>
      </w:pPr>
      <w:r w:rsidRPr="00646645">
        <w:rPr>
          <w:rFonts w:ascii="Arial" w:hAnsi="Arial" w:cs="Arial"/>
          <w:sz w:val="24"/>
          <w:szCs w:val="24"/>
          <w:lang w:val="en-US"/>
        </w:rPr>
        <w:t>These findings suggest substantial cultural differences in how remote work is experienced. The largest variations were observed in work enjoyment, time management, and motivation, all showing medium effect sizes.</w:t>
      </w:r>
    </w:p>
    <w:p w:rsidRPr="00646645" w:rsidR="00EE37DF" w:rsidP="00EE37DF" w:rsidRDefault="00EE37DF" w14:paraId="003A66BC" w14:textId="77777777">
      <w:pPr>
        <w:spacing w:after="160" w:line="278" w:lineRule="auto"/>
        <w:rPr>
          <w:rFonts w:ascii="Arial" w:hAnsi="Arial" w:cs="Arial"/>
          <w:lang w:val="en-US"/>
        </w:rPr>
      </w:pPr>
      <w:r w:rsidRPr="00646645">
        <w:rPr>
          <w:rFonts w:ascii="Arial" w:hAnsi="Arial" w:cs="Arial"/>
          <w:b/>
          <w:bCs/>
          <w:lang w:val="en-US"/>
        </w:rPr>
        <w:t>Table 12: Remote Work Effects by Country</w:t>
      </w:r>
    </w:p>
    <w:tbl>
      <w:tblPr>
        <w:tblStyle w:val="PlainTable1"/>
        <w:tblW w:w="0" w:type="auto"/>
        <w:tblLook w:val="04A0" w:firstRow="1" w:lastRow="0" w:firstColumn="1" w:lastColumn="0" w:noHBand="0" w:noVBand="1"/>
      </w:tblPr>
      <w:tblGrid>
        <w:gridCol w:w="1243"/>
        <w:gridCol w:w="1562"/>
        <w:gridCol w:w="2124"/>
        <w:gridCol w:w="1316"/>
        <w:gridCol w:w="1513"/>
      </w:tblGrid>
      <w:tr w:rsidRPr="00646645" w:rsidR="00EE37DF" w:rsidTr="003F5EA5" w14:paraId="3B1427E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133F0C" w:rsidRDefault="00EE37DF" w14:paraId="5B83D86B" w14:textId="77777777">
            <w:pPr>
              <w:spacing w:after="160" w:line="278" w:lineRule="auto"/>
              <w:rPr>
                <w:rFonts w:ascii="Arial" w:hAnsi="Arial" w:cs="Arial"/>
              </w:rPr>
            </w:pPr>
            <w:r w:rsidRPr="00646645">
              <w:rPr>
                <w:rFonts w:ascii="Arial" w:hAnsi="Arial" w:cs="Arial"/>
              </w:rPr>
              <w:t>Country</w:t>
            </w:r>
          </w:p>
        </w:tc>
        <w:tc>
          <w:tcPr>
            <w:tcW w:w="0" w:type="auto"/>
            <w:hideMark/>
          </w:tcPr>
          <w:p w:rsidRPr="00646645" w:rsidR="00EE37DF" w:rsidP="00133F0C" w:rsidRDefault="00EE37DF" w14:paraId="6C125B75"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Performance</w:t>
            </w:r>
          </w:p>
        </w:tc>
        <w:tc>
          <w:tcPr>
            <w:tcW w:w="0" w:type="auto"/>
            <w:hideMark/>
          </w:tcPr>
          <w:p w:rsidRPr="00646645" w:rsidR="00EE37DF" w:rsidP="00133F0C" w:rsidRDefault="00EE37DF" w14:paraId="174B96E3"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Team Productivity</w:t>
            </w:r>
          </w:p>
        </w:tc>
        <w:tc>
          <w:tcPr>
            <w:tcW w:w="0" w:type="auto"/>
            <w:hideMark/>
          </w:tcPr>
          <w:p w:rsidRPr="00646645" w:rsidR="00EE37DF" w:rsidP="00133F0C" w:rsidRDefault="00EE37DF" w14:paraId="49E82DD9"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Motivation</w:t>
            </w:r>
          </w:p>
        </w:tc>
        <w:tc>
          <w:tcPr>
            <w:tcW w:w="0" w:type="auto"/>
            <w:hideMark/>
          </w:tcPr>
          <w:p w:rsidRPr="00646645" w:rsidR="00EE37DF" w:rsidP="00133F0C" w:rsidRDefault="00EE37DF" w14:paraId="6B33BE30"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Stress Level</w:t>
            </w:r>
          </w:p>
        </w:tc>
      </w:tr>
      <w:tr w:rsidRPr="00646645" w:rsidR="003F5EA5" w:rsidTr="003F5EA5" w14:paraId="479659B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133F0C" w:rsidRDefault="00EE37DF" w14:paraId="0F4BBB7D" w14:textId="77777777">
            <w:pPr>
              <w:spacing w:after="160" w:line="278" w:lineRule="auto"/>
              <w:rPr>
                <w:rFonts w:ascii="Arial" w:hAnsi="Arial" w:cs="Arial"/>
              </w:rPr>
            </w:pPr>
            <w:r w:rsidRPr="00646645">
              <w:rPr>
                <w:rFonts w:ascii="Arial" w:hAnsi="Arial" w:cs="Arial"/>
              </w:rPr>
              <w:t>Argentina</w:t>
            </w:r>
          </w:p>
        </w:tc>
        <w:tc>
          <w:tcPr>
            <w:tcW w:w="0" w:type="auto"/>
            <w:hideMark/>
          </w:tcPr>
          <w:p w:rsidRPr="00646645" w:rsidR="00EE37DF" w:rsidP="00133F0C" w:rsidRDefault="00EE37DF" w14:paraId="67645378"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+0.11</w:t>
            </w:r>
          </w:p>
        </w:tc>
        <w:tc>
          <w:tcPr>
            <w:tcW w:w="0" w:type="auto"/>
            <w:hideMark/>
          </w:tcPr>
          <w:p w:rsidRPr="00646645" w:rsidR="00EE37DF" w:rsidP="00133F0C" w:rsidRDefault="00EE37DF" w14:paraId="0EE3111E"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-0.17</w:t>
            </w:r>
          </w:p>
        </w:tc>
        <w:tc>
          <w:tcPr>
            <w:tcW w:w="0" w:type="auto"/>
            <w:hideMark/>
          </w:tcPr>
          <w:p w:rsidRPr="00646645" w:rsidR="00EE37DF" w:rsidP="00133F0C" w:rsidRDefault="00EE37DF" w14:paraId="38145C4E"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-0.11</w:t>
            </w:r>
          </w:p>
        </w:tc>
        <w:tc>
          <w:tcPr>
            <w:tcW w:w="0" w:type="auto"/>
            <w:hideMark/>
          </w:tcPr>
          <w:p w:rsidRPr="00646645" w:rsidR="00EE37DF" w:rsidP="00133F0C" w:rsidRDefault="00EE37DF" w14:paraId="0025DCDA"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-0.39</w:t>
            </w:r>
          </w:p>
        </w:tc>
      </w:tr>
      <w:tr w:rsidRPr="00646645" w:rsidR="00EE37DF" w:rsidTr="003F5EA5" w14:paraId="440D195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133F0C" w:rsidRDefault="00EE37DF" w14:paraId="6DFD4029" w14:textId="77777777">
            <w:pPr>
              <w:spacing w:after="160" w:line="278" w:lineRule="auto"/>
              <w:rPr>
                <w:rFonts w:ascii="Arial" w:hAnsi="Arial" w:cs="Arial"/>
              </w:rPr>
            </w:pPr>
            <w:r w:rsidRPr="00646645">
              <w:rPr>
                <w:rFonts w:ascii="Arial" w:hAnsi="Arial" w:cs="Arial"/>
              </w:rPr>
              <w:t>Colombia</w:t>
            </w:r>
          </w:p>
        </w:tc>
        <w:tc>
          <w:tcPr>
            <w:tcW w:w="0" w:type="auto"/>
            <w:hideMark/>
          </w:tcPr>
          <w:p w:rsidRPr="00646645" w:rsidR="00EE37DF" w:rsidP="00133F0C" w:rsidRDefault="00EE37DF" w14:paraId="27935C55"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N/A</w:t>
            </w:r>
          </w:p>
        </w:tc>
        <w:tc>
          <w:tcPr>
            <w:tcW w:w="0" w:type="auto"/>
            <w:hideMark/>
          </w:tcPr>
          <w:p w:rsidRPr="00646645" w:rsidR="00EE37DF" w:rsidP="00133F0C" w:rsidRDefault="00EE37DF" w14:paraId="5B49F109"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N/A</w:t>
            </w:r>
          </w:p>
        </w:tc>
        <w:tc>
          <w:tcPr>
            <w:tcW w:w="0" w:type="auto"/>
            <w:hideMark/>
          </w:tcPr>
          <w:p w:rsidRPr="00646645" w:rsidR="00EE37DF" w:rsidP="00133F0C" w:rsidRDefault="00EE37DF" w14:paraId="3EB0BD09"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N/A</w:t>
            </w:r>
          </w:p>
        </w:tc>
        <w:tc>
          <w:tcPr>
            <w:tcW w:w="0" w:type="auto"/>
            <w:hideMark/>
          </w:tcPr>
          <w:p w:rsidRPr="00646645" w:rsidR="00EE37DF" w:rsidP="00133F0C" w:rsidRDefault="00EE37DF" w14:paraId="1D50E926"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N/A</w:t>
            </w:r>
          </w:p>
        </w:tc>
      </w:tr>
      <w:tr w:rsidRPr="00646645" w:rsidR="003F5EA5" w:rsidTr="003F5EA5" w14:paraId="4426685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133F0C" w:rsidRDefault="00EE37DF" w14:paraId="459203D5" w14:textId="77777777">
            <w:pPr>
              <w:spacing w:after="160" w:line="278" w:lineRule="auto"/>
              <w:rPr>
                <w:rFonts w:ascii="Arial" w:hAnsi="Arial" w:cs="Arial"/>
              </w:rPr>
            </w:pPr>
            <w:r w:rsidRPr="00646645">
              <w:rPr>
                <w:rFonts w:ascii="Arial" w:hAnsi="Arial" w:cs="Arial"/>
              </w:rPr>
              <w:t>España</w:t>
            </w:r>
          </w:p>
        </w:tc>
        <w:tc>
          <w:tcPr>
            <w:tcW w:w="0" w:type="auto"/>
            <w:hideMark/>
          </w:tcPr>
          <w:p w:rsidRPr="00646645" w:rsidR="00EE37DF" w:rsidP="00133F0C" w:rsidRDefault="00EE37DF" w14:paraId="0DA9EB6F"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+0.50*</w:t>
            </w:r>
          </w:p>
        </w:tc>
        <w:tc>
          <w:tcPr>
            <w:tcW w:w="0" w:type="auto"/>
            <w:hideMark/>
          </w:tcPr>
          <w:p w:rsidRPr="00646645" w:rsidR="00EE37DF" w:rsidP="00133F0C" w:rsidRDefault="00EE37DF" w14:paraId="4AB9A7C3"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+0.44</w:t>
            </w:r>
          </w:p>
        </w:tc>
        <w:tc>
          <w:tcPr>
            <w:tcW w:w="0" w:type="auto"/>
            <w:hideMark/>
          </w:tcPr>
          <w:p w:rsidRPr="00646645" w:rsidR="00EE37DF" w:rsidP="00133F0C" w:rsidRDefault="00EE37DF" w14:paraId="4F65C4A6"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+0.11</w:t>
            </w:r>
          </w:p>
        </w:tc>
        <w:tc>
          <w:tcPr>
            <w:tcW w:w="0" w:type="auto"/>
            <w:hideMark/>
          </w:tcPr>
          <w:p w:rsidRPr="00646645" w:rsidR="00EE37DF" w:rsidP="00133F0C" w:rsidRDefault="00EE37DF" w14:paraId="0E35E1DC"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+0.05</w:t>
            </w:r>
          </w:p>
        </w:tc>
      </w:tr>
      <w:tr w:rsidRPr="00646645" w:rsidR="00EE37DF" w:rsidTr="003F5EA5" w14:paraId="125519C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133F0C" w:rsidRDefault="00EE37DF" w14:paraId="107D02DC" w14:textId="77777777">
            <w:pPr>
              <w:spacing w:after="160" w:line="278" w:lineRule="auto"/>
              <w:rPr>
                <w:rFonts w:ascii="Arial" w:hAnsi="Arial" w:cs="Arial"/>
              </w:rPr>
            </w:pPr>
            <w:r w:rsidRPr="00646645">
              <w:rPr>
                <w:rFonts w:ascii="Arial" w:hAnsi="Arial" w:cs="Arial"/>
              </w:rPr>
              <w:t>México</w:t>
            </w:r>
          </w:p>
        </w:tc>
        <w:tc>
          <w:tcPr>
            <w:tcW w:w="0" w:type="auto"/>
            <w:hideMark/>
          </w:tcPr>
          <w:p w:rsidRPr="00646645" w:rsidR="00EE37DF" w:rsidP="00133F0C" w:rsidRDefault="00EE37DF" w14:paraId="26E36912"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+0.46</w:t>
            </w:r>
          </w:p>
        </w:tc>
        <w:tc>
          <w:tcPr>
            <w:tcW w:w="0" w:type="auto"/>
            <w:hideMark/>
          </w:tcPr>
          <w:p w:rsidRPr="00646645" w:rsidR="00EE37DF" w:rsidP="00133F0C" w:rsidRDefault="00EE37DF" w14:paraId="7D42A563"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+0.71</w:t>
            </w:r>
          </w:p>
        </w:tc>
        <w:tc>
          <w:tcPr>
            <w:tcW w:w="0" w:type="auto"/>
            <w:hideMark/>
          </w:tcPr>
          <w:p w:rsidRPr="00646645" w:rsidR="00EE37DF" w:rsidP="00133F0C" w:rsidRDefault="00EE37DF" w14:paraId="00CFBC9B"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+0.80*</w:t>
            </w:r>
          </w:p>
        </w:tc>
        <w:tc>
          <w:tcPr>
            <w:tcW w:w="0" w:type="auto"/>
            <w:hideMark/>
          </w:tcPr>
          <w:p w:rsidRPr="00646645" w:rsidR="00EE37DF" w:rsidP="00133F0C" w:rsidRDefault="00EE37DF" w14:paraId="3C8340AE"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-0.06</w:t>
            </w:r>
          </w:p>
        </w:tc>
      </w:tr>
    </w:tbl>
    <w:p w:rsidRPr="00646645" w:rsidR="00EE37DF" w:rsidP="00EE37DF" w:rsidRDefault="00EE37DF" w14:paraId="65CB6A18" w14:textId="77777777">
      <w:pPr>
        <w:spacing w:after="160" w:line="278" w:lineRule="auto"/>
        <w:rPr>
          <w:rFonts w:ascii="Arial" w:hAnsi="Arial" w:cs="Arial"/>
        </w:rPr>
      </w:pPr>
      <w:r w:rsidRPr="00646645">
        <w:rPr>
          <w:rFonts w:ascii="Arial" w:hAnsi="Arial" w:cs="Arial"/>
        </w:rPr>
        <w:t>*Statistically significant at p&lt;0.05</w:t>
      </w:r>
    </w:p>
    <w:p w:rsidRPr="00646645" w:rsidR="00EE37DF" w:rsidP="00EE37DF" w:rsidRDefault="00EE37DF" w14:paraId="47B20365" w14:textId="77777777">
      <w:pPr>
        <w:spacing w:after="160" w:line="278" w:lineRule="auto"/>
        <w:rPr>
          <w:rFonts w:ascii="Arial" w:hAnsi="Arial" w:cs="Arial"/>
          <w:sz w:val="24"/>
          <w:szCs w:val="24"/>
          <w:lang w:val="en-US"/>
        </w:rPr>
      </w:pPr>
      <w:r w:rsidRPr="00646645">
        <w:rPr>
          <w:rFonts w:ascii="Arial" w:hAnsi="Arial" w:cs="Arial"/>
          <w:sz w:val="24"/>
          <w:szCs w:val="24"/>
          <w:lang w:val="en-US"/>
        </w:rPr>
        <w:t>The impact of remote work varied considerably by country:</w:t>
      </w:r>
    </w:p>
    <w:p w:rsidRPr="00646645" w:rsidR="00EE37DF" w:rsidP="00EE37DF" w:rsidRDefault="00EE37DF" w14:paraId="13390A05" w14:textId="77777777">
      <w:pPr>
        <w:numPr>
          <w:ilvl w:val="0"/>
          <w:numId w:val="23"/>
        </w:numPr>
        <w:spacing w:after="160" w:line="278" w:lineRule="auto"/>
        <w:rPr>
          <w:rFonts w:ascii="Arial" w:hAnsi="Arial" w:cs="Arial"/>
          <w:sz w:val="24"/>
          <w:szCs w:val="24"/>
          <w:lang w:val="en-US"/>
        </w:rPr>
      </w:pPr>
      <w:r w:rsidRPr="00646645">
        <w:rPr>
          <w:rFonts w:ascii="Arial" w:hAnsi="Arial" w:cs="Arial"/>
          <w:sz w:val="24"/>
          <w:szCs w:val="24"/>
          <w:lang w:val="en-US"/>
        </w:rPr>
        <w:t>Spain showed a significant positive effect on performance (+0.50 points)</w:t>
      </w:r>
    </w:p>
    <w:p w:rsidRPr="00646645" w:rsidR="00EE37DF" w:rsidP="00EE37DF" w:rsidRDefault="00EE37DF" w14:paraId="0E420A81" w14:textId="77777777">
      <w:pPr>
        <w:numPr>
          <w:ilvl w:val="0"/>
          <w:numId w:val="23"/>
        </w:numPr>
        <w:spacing w:after="160" w:line="278" w:lineRule="auto"/>
        <w:rPr>
          <w:rFonts w:ascii="Arial" w:hAnsi="Arial" w:cs="Arial"/>
          <w:sz w:val="24"/>
          <w:szCs w:val="24"/>
          <w:lang w:val="en-US"/>
        </w:rPr>
      </w:pPr>
      <w:r w:rsidRPr="00646645">
        <w:rPr>
          <w:rFonts w:ascii="Arial" w:hAnsi="Arial" w:cs="Arial"/>
          <w:sz w:val="24"/>
          <w:szCs w:val="24"/>
          <w:lang w:val="en-US"/>
        </w:rPr>
        <w:t>Mexico showed a significant positive effect on motivation (+0.80 points)</w:t>
      </w:r>
    </w:p>
    <w:p w:rsidRPr="00646645" w:rsidR="00EE37DF" w:rsidP="00EE37DF" w:rsidRDefault="00EE37DF" w14:paraId="1699C28B" w14:textId="77777777">
      <w:pPr>
        <w:numPr>
          <w:ilvl w:val="0"/>
          <w:numId w:val="23"/>
        </w:numPr>
        <w:spacing w:after="160" w:line="278" w:lineRule="auto"/>
        <w:rPr>
          <w:rFonts w:ascii="Arial" w:hAnsi="Arial" w:cs="Arial"/>
          <w:sz w:val="24"/>
          <w:szCs w:val="24"/>
          <w:lang w:val="en-US"/>
        </w:rPr>
      </w:pPr>
      <w:r w:rsidRPr="00646645">
        <w:rPr>
          <w:rFonts w:ascii="Arial" w:hAnsi="Arial" w:cs="Arial"/>
          <w:sz w:val="24"/>
          <w:szCs w:val="24"/>
          <w:lang w:val="en-US"/>
        </w:rPr>
        <w:t>Argentina showed no significant effects, though stress level trended lower in high remote work</w:t>
      </w:r>
    </w:p>
    <w:p w:rsidRPr="00646645" w:rsidR="00EE37DF" w:rsidP="00EE37DF" w:rsidRDefault="00EE37DF" w14:paraId="23C91382" w14:textId="77777777">
      <w:pPr>
        <w:numPr>
          <w:ilvl w:val="0"/>
          <w:numId w:val="23"/>
        </w:numPr>
        <w:spacing w:after="160" w:line="278" w:lineRule="auto"/>
        <w:rPr>
          <w:rFonts w:ascii="Arial" w:hAnsi="Arial" w:cs="Arial"/>
          <w:sz w:val="24"/>
          <w:szCs w:val="24"/>
          <w:lang w:val="en-US"/>
        </w:rPr>
      </w:pPr>
      <w:r w:rsidRPr="00646645">
        <w:rPr>
          <w:rFonts w:ascii="Arial" w:hAnsi="Arial" w:cs="Arial"/>
          <w:sz w:val="24"/>
          <w:szCs w:val="24"/>
          <w:lang w:val="en-US"/>
        </w:rPr>
        <w:t>Colombia had insufficient data for detailed analysis</w:t>
      </w:r>
    </w:p>
    <w:p w:rsidR="00EE37DF" w:rsidP="00EE37DF" w:rsidRDefault="00EE37DF" w14:paraId="73FE20DD" w14:textId="77777777">
      <w:pPr>
        <w:spacing w:after="160" w:line="278" w:lineRule="auto"/>
        <w:rPr>
          <w:rFonts w:ascii="Arial" w:hAnsi="Arial" w:cs="Arial"/>
          <w:sz w:val="24"/>
          <w:szCs w:val="24"/>
          <w:lang w:val="en-US"/>
        </w:rPr>
      </w:pPr>
      <w:r w:rsidRPr="00646645">
        <w:rPr>
          <w:rFonts w:ascii="Arial" w:hAnsi="Arial" w:cs="Arial"/>
          <w:sz w:val="24"/>
          <w:szCs w:val="24"/>
          <w:lang w:val="en-US"/>
        </w:rPr>
        <w:t>These variations suggest that cultural factors and possibly different work practices across countries influence how remote work affects software developers.</w:t>
      </w:r>
    </w:p>
    <w:p w:rsidRPr="00646645" w:rsidR="00526B80" w:rsidP="00526B80" w:rsidRDefault="00526B80" w14:paraId="4F63D8C7" w14:textId="4EBA0D42">
      <w:pPr>
        <w:spacing w:after="160" w:line="278" w:lineRule="auto"/>
        <w:rPr>
          <w:rFonts w:ascii="Arial" w:hAnsi="Arial" w:cs="Arial"/>
          <w:b/>
          <w:bCs/>
          <w:sz w:val="24"/>
          <w:szCs w:val="24"/>
          <w:lang w:val="en-US"/>
        </w:rPr>
      </w:pPr>
      <w:r w:rsidRPr="00646645">
        <w:rPr>
          <w:rFonts w:ascii="Arial" w:hAnsi="Arial" w:cs="Arial"/>
          <w:b/>
          <w:bCs/>
          <w:sz w:val="24"/>
          <w:szCs w:val="24"/>
          <w:lang w:val="en-US"/>
        </w:rPr>
        <w:t>5.2.</w:t>
      </w:r>
      <w:r>
        <w:rPr>
          <w:rFonts w:ascii="Arial" w:hAnsi="Arial" w:cs="Arial"/>
          <w:b/>
          <w:bCs/>
          <w:sz w:val="24"/>
          <w:szCs w:val="24"/>
          <w:lang w:val="en-US"/>
        </w:rPr>
        <w:t>4</w:t>
      </w:r>
      <w:r w:rsidRPr="00646645">
        <w:rPr>
          <w:rFonts w:ascii="Arial" w:hAnsi="Arial" w:cs="Arial"/>
          <w:b/>
          <w:bCs/>
          <w:sz w:val="24"/>
          <w:szCs w:val="24"/>
          <w:lang w:val="en-US"/>
        </w:rPr>
        <w:t xml:space="preserve"> Gender Analysis</w:t>
      </w:r>
    </w:p>
    <w:p w:rsidRPr="00B54372" w:rsidR="00526B80" w:rsidP="00526B80" w:rsidRDefault="00526B80" w14:paraId="4480330B" w14:textId="3086346F">
      <w:pPr>
        <w:spacing w:after="160" w:line="278" w:lineRule="auto"/>
        <w:rPr>
          <w:rFonts w:ascii="Arial" w:hAnsi="Arial" w:cs="Arial"/>
          <w:b/>
          <w:bCs/>
          <w:sz w:val="24"/>
          <w:szCs w:val="24"/>
          <w:lang w:val="en-US"/>
        </w:rPr>
      </w:pPr>
      <w:r w:rsidRPr="00B54372">
        <w:rPr>
          <w:rFonts w:ascii="Arial" w:hAnsi="Arial" w:cs="Arial"/>
          <w:b/>
          <w:bCs/>
          <w:sz w:val="24"/>
          <w:szCs w:val="24"/>
          <w:lang w:val="en-US"/>
        </w:rPr>
        <w:t>5.2.</w:t>
      </w:r>
      <w:r>
        <w:rPr>
          <w:rFonts w:ascii="Arial" w:hAnsi="Arial" w:cs="Arial"/>
          <w:b/>
          <w:bCs/>
          <w:sz w:val="24"/>
          <w:szCs w:val="24"/>
          <w:lang w:val="en-US"/>
        </w:rPr>
        <w:t>4</w:t>
      </w:r>
      <w:r w:rsidRPr="00B54372">
        <w:rPr>
          <w:rFonts w:ascii="Arial" w:hAnsi="Arial" w:cs="Arial"/>
          <w:b/>
          <w:bCs/>
          <w:sz w:val="24"/>
          <w:szCs w:val="24"/>
          <w:lang w:val="en-US"/>
        </w:rPr>
        <w:t xml:space="preserve"> Gender Analysis by Leadership Role</w:t>
      </w:r>
    </w:p>
    <w:p w:rsidRPr="00B54372" w:rsidR="00526B80" w:rsidP="00526B80" w:rsidRDefault="00526B80" w14:paraId="0533044B" w14:textId="77777777">
      <w:pPr>
        <w:spacing w:after="160" w:line="278" w:lineRule="auto"/>
        <w:rPr>
          <w:rFonts w:ascii="Arial" w:hAnsi="Arial" w:cs="Arial"/>
          <w:sz w:val="24"/>
          <w:szCs w:val="24"/>
          <w:lang w:val="en-US"/>
        </w:rPr>
      </w:pPr>
      <w:r w:rsidRPr="00B54372">
        <w:rPr>
          <w:rFonts w:ascii="Arial" w:hAnsi="Arial" w:cs="Arial"/>
          <w:sz w:val="24"/>
          <w:szCs w:val="24"/>
          <w:lang w:val="en-US"/>
        </w:rPr>
        <w:t>Our gender analysis reveals significant variations in how remote work affects males and females in different leadership positions. This detailed breakdown provides valuable insights into how gender and leadership roles interact to influence remote work experiences.</w:t>
      </w:r>
    </w:p>
    <w:p w:rsidRPr="00B54372" w:rsidR="00526B80" w:rsidP="00526B80" w:rsidRDefault="00526B80" w14:paraId="113855D0" w14:textId="4E644365">
      <w:pPr>
        <w:spacing w:after="160" w:line="278" w:lineRule="auto"/>
        <w:rPr>
          <w:rFonts w:ascii="Arial" w:hAnsi="Arial" w:cs="Arial"/>
          <w:b/>
          <w:bCs/>
          <w:sz w:val="24"/>
          <w:szCs w:val="24"/>
          <w:lang w:val="en-US"/>
        </w:rPr>
      </w:pPr>
      <w:r w:rsidRPr="00B54372">
        <w:rPr>
          <w:rFonts w:ascii="Arial" w:hAnsi="Arial" w:cs="Arial"/>
          <w:b/>
          <w:bCs/>
          <w:sz w:val="24"/>
          <w:szCs w:val="24"/>
          <w:lang w:val="en-US"/>
        </w:rPr>
        <w:t>5.2.</w:t>
      </w:r>
      <w:r>
        <w:rPr>
          <w:rFonts w:ascii="Arial" w:hAnsi="Arial" w:cs="Arial"/>
          <w:b/>
          <w:bCs/>
          <w:sz w:val="24"/>
          <w:szCs w:val="24"/>
          <w:lang w:val="en-US"/>
        </w:rPr>
        <w:t>4</w:t>
      </w:r>
      <w:r w:rsidRPr="00B54372">
        <w:rPr>
          <w:rFonts w:ascii="Arial" w:hAnsi="Arial" w:cs="Arial"/>
          <w:b/>
          <w:bCs/>
          <w:sz w:val="24"/>
          <w:szCs w:val="24"/>
          <w:lang w:val="en-US"/>
        </w:rPr>
        <w:t>.1 Gender-Leadership Distribution</w:t>
      </w:r>
    </w:p>
    <w:p w:rsidRPr="00B54372" w:rsidR="00526B80" w:rsidP="00526B80" w:rsidRDefault="00526B80" w14:paraId="3940D89E" w14:textId="446A3286">
      <w:pPr>
        <w:spacing w:after="160" w:line="278" w:lineRule="auto"/>
        <w:rPr>
          <w:rFonts w:ascii="Arial" w:hAnsi="Arial" w:cs="Arial"/>
          <w:lang w:val="en-US"/>
        </w:rPr>
      </w:pPr>
      <w:r w:rsidRPr="00B54372">
        <w:rPr>
          <w:rFonts w:ascii="Arial" w:hAnsi="Arial" w:cs="Arial"/>
          <w:b/>
          <w:bCs/>
          <w:lang w:val="en-US"/>
        </w:rPr>
        <w:t>Table 1</w:t>
      </w:r>
      <w:r w:rsidR="004C1C2F">
        <w:rPr>
          <w:rFonts w:ascii="Arial" w:hAnsi="Arial" w:cs="Arial"/>
          <w:b/>
          <w:bCs/>
          <w:lang w:val="en-US"/>
        </w:rPr>
        <w:t>3</w:t>
      </w:r>
      <w:r w:rsidRPr="00B54372">
        <w:rPr>
          <w:rFonts w:ascii="Arial" w:hAnsi="Arial" w:cs="Arial"/>
          <w:b/>
          <w:bCs/>
          <w:lang w:val="en-US"/>
        </w:rPr>
        <w:t>: Distribution of Participants by Gender and Leadership Role</w:t>
      </w:r>
    </w:p>
    <w:tbl>
      <w:tblPr>
        <w:tblStyle w:val="PlainTable1"/>
        <w:tblW w:w="0" w:type="auto"/>
        <w:tblLook w:val="04A0" w:firstRow="1" w:lastRow="0" w:firstColumn="1" w:lastColumn="0" w:noHBand="0" w:noVBand="1"/>
      </w:tblPr>
      <w:tblGrid>
        <w:gridCol w:w="987"/>
        <w:gridCol w:w="1244"/>
        <w:gridCol w:w="2600"/>
        <w:gridCol w:w="742"/>
      </w:tblGrid>
      <w:tr w:rsidRPr="00B54372" w:rsidR="00526B80" w:rsidTr="00133F0C" w14:paraId="3F26CF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54372" w:rsidR="00526B80" w:rsidP="00133F0C" w:rsidRDefault="00526B80" w14:paraId="07C2E6E4" w14:textId="77777777">
            <w:pPr>
              <w:spacing w:after="160" w:line="278" w:lineRule="auto"/>
              <w:rPr>
                <w:rFonts w:ascii="Arial" w:hAnsi="Arial" w:cs="Arial"/>
                <w:lang w:val="es-419"/>
              </w:rPr>
            </w:pPr>
            <w:r w:rsidRPr="00B54372">
              <w:rPr>
                <w:rFonts w:ascii="Arial" w:hAnsi="Arial" w:cs="Arial"/>
                <w:lang w:val="es-419"/>
              </w:rPr>
              <w:t>Gender</w:t>
            </w:r>
          </w:p>
        </w:tc>
        <w:tc>
          <w:tcPr>
            <w:tcW w:w="0" w:type="auto"/>
            <w:hideMark/>
          </w:tcPr>
          <w:p w:rsidRPr="00B54372" w:rsidR="00526B80" w:rsidP="00133F0C" w:rsidRDefault="00526B80" w14:paraId="5B2062DD"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Managers</w:t>
            </w:r>
          </w:p>
        </w:tc>
        <w:tc>
          <w:tcPr>
            <w:tcW w:w="0" w:type="auto"/>
            <w:hideMark/>
          </w:tcPr>
          <w:p w:rsidRPr="00B54372" w:rsidR="00526B80" w:rsidP="00133F0C" w:rsidRDefault="00526B80" w14:paraId="047D8E4F"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Pr>
                <w:rFonts w:ascii="Arial" w:hAnsi="Arial" w:cs="Arial"/>
                <w:lang w:val="es-419"/>
              </w:rPr>
              <w:t>Individual contributors</w:t>
            </w:r>
          </w:p>
        </w:tc>
        <w:tc>
          <w:tcPr>
            <w:tcW w:w="0" w:type="auto"/>
            <w:hideMark/>
          </w:tcPr>
          <w:p w:rsidRPr="00B54372" w:rsidR="00526B80" w:rsidP="00133F0C" w:rsidRDefault="00526B80" w14:paraId="5FC90DE4"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Total</w:t>
            </w:r>
          </w:p>
        </w:tc>
      </w:tr>
      <w:tr w:rsidRPr="00B54372" w:rsidR="00526B80" w:rsidTr="00133F0C" w14:paraId="343596F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54372" w:rsidR="00526B80" w:rsidP="00133F0C" w:rsidRDefault="00526B80" w14:paraId="4EF61BE2" w14:textId="77777777">
            <w:pPr>
              <w:spacing w:after="160" w:line="278" w:lineRule="auto"/>
              <w:rPr>
                <w:rFonts w:ascii="Arial" w:hAnsi="Arial" w:cs="Arial"/>
                <w:lang w:val="es-419"/>
              </w:rPr>
            </w:pPr>
            <w:r>
              <w:rPr>
                <w:rFonts w:ascii="Arial" w:hAnsi="Arial" w:cs="Arial"/>
                <w:lang w:val="es-419"/>
              </w:rPr>
              <w:t>Male</w:t>
            </w:r>
          </w:p>
        </w:tc>
        <w:tc>
          <w:tcPr>
            <w:tcW w:w="0" w:type="auto"/>
            <w:hideMark/>
          </w:tcPr>
          <w:p w:rsidRPr="00B54372" w:rsidR="00526B80" w:rsidP="00133F0C" w:rsidRDefault="00526B80" w14:paraId="52989301"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42</w:t>
            </w:r>
          </w:p>
        </w:tc>
        <w:tc>
          <w:tcPr>
            <w:tcW w:w="0" w:type="auto"/>
            <w:hideMark/>
          </w:tcPr>
          <w:p w:rsidRPr="00B54372" w:rsidR="00526B80" w:rsidP="00133F0C" w:rsidRDefault="00526B80" w14:paraId="424C6867"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142</w:t>
            </w:r>
          </w:p>
        </w:tc>
        <w:tc>
          <w:tcPr>
            <w:tcW w:w="0" w:type="auto"/>
            <w:hideMark/>
          </w:tcPr>
          <w:p w:rsidRPr="00B54372" w:rsidR="00526B80" w:rsidP="00133F0C" w:rsidRDefault="00526B80" w14:paraId="084E057F"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184</w:t>
            </w:r>
          </w:p>
        </w:tc>
      </w:tr>
      <w:tr w:rsidRPr="00B54372" w:rsidR="00526B80" w:rsidTr="00133F0C" w14:paraId="7D087F7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54372" w:rsidR="00526B80" w:rsidP="00133F0C" w:rsidRDefault="00526B80" w14:paraId="06ECE2DD" w14:textId="77777777">
            <w:pPr>
              <w:spacing w:after="160" w:line="278" w:lineRule="auto"/>
              <w:rPr>
                <w:rFonts w:ascii="Arial" w:hAnsi="Arial" w:cs="Arial"/>
                <w:lang w:val="es-419"/>
              </w:rPr>
            </w:pPr>
            <w:r>
              <w:rPr>
                <w:rFonts w:ascii="Arial" w:hAnsi="Arial" w:cs="Arial"/>
                <w:lang w:val="es-419"/>
              </w:rPr>
              <w:t>Female</w:t>
            </w:r>
          </w:p>
        </w:tc>
        <w:tc>
          <w:tcPr>
            <w:tcW w:w="0" w:type="auto"/>
            <w:hideMark/>
          </w:tcPr>
          <w:p w:rsidRPr="00B54372" w:rsidR="00526B80" w:rsidP="00133F0C" w:rsidRDefault="00526B80" w14:paraId="48C7F20E"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15</w:t>
            </w:r>
          </w:p>
        </w:tc>
        <w:tc>
          <w:tcPr>
            <w:tcW w:w="0" w:type="auto"/>
            <w:hideMark/>
          </w:tcPr>
          <w:p w:rsidRPr="00B54372" w:rsidR="00526B80" w:rsidP="00133F0C" w:rsidRDefault="00526B80" w14:paraId="399DDEA6"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32</w:t>
            </w:r>
          </w:p>
        </w:tc>
        <w:tc>
          <w:tcPr>
            <w:tcW w:w="0" w:type="auto"/>
            <w:hideMark/>
          </w:tcPr>
          <w:p w:rsidRPr="00B54372" w:rsidR="00526B80" w:rsidP="00133F0C" w:rsidRDefault="00526B80" w14:paraId="78735ECB"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47</w:t>
            </w:r>
          </w:p>
        </w:tc>
      </w:tr>
      <w:tr w:rsidRPr="00B54372" w:rsidR="00526B80" w:rsidTr="00133F0C" w14:paraId="784549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54372" w:rsidR="00526B80" w:rsidP="00133F0C" w:rsidRDefault="00526B80" w14:paraId="4A0DE8E4" w14:textId="77777777">
            <w:pPr>
              <w:spacing w:after="160" w:line="278" w:lineRule="auto"/>
              <w:rPr>
                <w:rFonts w:ascii="Arial" w:hAnsi="Arial" w:cs="Arial"/>
                <w:lang w:val="es-419"/>
              </w:rPr>
            </w:pPr>
            <w:r w:rsidRPr="00B54372">
              <w:rPr>
                <w:rFonts w:ascii="Arial" w:hAnsi="Arial" w:cs="Arial"/>
                <w:lang w:val="es-419"/>
              </w:rPr>
              <w:t>Total</w:t>
            </w:r>
          </w:p>
        </w:tc>
        <w:tc>
          <w:tcPr>
            <w:tcW w:w="0" w:type="auto"/>
            <w:hideMark/>
          </w:tcPr>
          <w:p w:rsidRPr="00B54372" w:rsidR="00526B80" w:rsidP="00133F0C" w:rsidRDefault="00526B80" w14:paraId="12AC60C0"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57</w:t>
            </w:r>
          </w:p>
        </w:tc>
        <w:tc>
          <w:tcPr>
            <w:tcW w:w="0" w:type="auto"/>
            <w:hideMark/>
          </w:tcPr>
          <w:p w:rsidRPr="00B54372" w:rsidR="00526B80" w:rsidP="00133F0C" w:rsidRDefault="00526B80" w14:paraId="7A086B21"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174</w:t>
            </w:r>
          </w:p>
        </w:tc>
        <w:tc>
          <w:tcPr>
            <w:tcW w:w="0" w:type="auto"/>
            <w:hideMark/>
          </w:tcPr>
          <w:p w:rsidRPr="00B54372" w:rsidR="00526B80" w:rsidP="00133F0C" w:rsidRDefault="00526B80" w14:paraId="3002D8D6"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231</w:t>
            </w:r>
          </w:p>
        </w:tc>
      </w:tr>
    </w:tbl>
    <w:p w:rsidRPr="00D96290" w:rsidR="00526B80" w:rsidP="00526B80" w:rsidRDefault="00526B80" w14:paraId="151C0A11" w14:textId="77777777">
      <w:pPr>
        <w:spacing w:after="160" w:line="278" w:lineRule="auto"/>
        <w:rPr>
          <w:rFonts w:ascii="Arial" w:hAnsi="Arial" w:cs="Arial"/>
          <w:sz w:val="24"/>
          <w:szCs w:val="24"/>
          <w:lang w:val="es-419"/>
        </w:rPr>
      </w:pPr>
      <w:r w:rsidRPr="00D96290">
        <w:rPr>
          <w:rFonts w:ascii="Arial" w:hAnsi="Arial" w:cs="Arial"/>
          <w:sz w:val="24"/>
          <w:szCs w:val="24"/>
          <w:highlight w:val="yellow"/>
          <w:lang w:val="es-419"/>
        </w:rPr>
        <w:t>MOSTRAR GRAFICAMENTE MEJOR</w:t>
      </w:r>
      <w:r w:rsidRPr="00D96290">
        <w:rPr>
          <w:rFonts w:ascii="Arial" w:hAnsi="Arial" w:cs="Arial"/>
          <w:sz w:val="24"/>
          <w:szCs w:val="24"/>
          <w:lang w:val="es-419"/>
        </w:rPr>
        <w:t xml:space="preserve"> </w:t>
      </w:r>
      <w:r>
        <w:rPr>
          <w:rFonts w:ascii="Arial" w:hAnsi="Arial" w:cs="Arial"/>
          <w:sz w:val="24"/>
          <w:szCs w:val="24"/>
          <w:lang w:val="es-419"/>
        </w:rPr>
        <w:t>UN PIE</w:t>
      </w:r>
    </w:p>
    <w:p w:rsidRPr="00B54372" w:rsidR="00526B80" w:rsidP="00526B80" w:rsidRDefault="00526B80" w14:paraId="6FBAF821" w14:textId="77777777">
      <w:pPr>
        <w:spacing w:after="160" w:line="278" w:lineRule="auto"/>
        <w:rPr>
          <w:rFonts w:ascii="Arial" w:hAnsi="Arial" w:cs="Arial"/>
          <w:sz w:val="24"/>
          <w:szCs w:val="24"/>
          <w:lang w:val="en-US"/>
        </w:rPr>
      </w:pPr>
      <w:r w:rsidRPr="00B54372">
        <w:rPr>
          <w:rFonts w:ascii="Arial" w:hAnsi="Arial" w:cs="Arial"/>
          <w:sz w:val="24"/>
          <w:szCs w:val="24"/>
          <w:lang w:val="en-US"/>
        </w:rPr>
        <w:t>The sample includes predominantly male participants (79.7%), with gender disparities more pronounced in management positions where males constitute 73.7% of managers compared to females at 26.3%. This distribution reflects typical gender imbalances in technical leadership roles in the software industry.</w:t>
      </w:r>
    </w:p>
    <w:p w:rsidRPr="00B54372" w:rsidR="00526B80" w:rsidP="00526B80" w:rsidRDefault="00526B80" w14:paraId="72CDEE8A" w14:textId="2CF44249">
      <w:pPr>
        <w:spacing w:after="160" w:line="278" w:lineRule="auto"/>
        <w:rPr>
          <w:rFonts w:ascii="Arial" w:hAnsi="Arial" w:cs="Arial"/>
          <w:b/>
          <w:bCs/>
          <w:sz w:val="24"/>
          <w:szCs w:val="24"/>
          <w:lang w:val="en-US"/>
        </w:rPr>
      </w:pPr>
      <w:r w:rsidRPr="00B54372">
        <w:rPr>
          <w:rFonts w:ascii="Arial" w:hAnsi="Arial" w:cs="Arial"/>
          <w:b/>
          <w:bCs/>
          <w:sz w:val="24"/>
          <w:szCs w:val="24"/>
          <w:lang w:val="en-US"/>
        </w:rPr>
        <w:t>5.2.</w:t>
      </w:r>
      <w:r>
        <w:rPr>
          <w:rFonts w:ascii="Arial" w:hAnsi="Arial" w:cs="Arial"/>
          <w:b/>
          <w:bCs/>
          <w:sz w:val="24"/>
          <w:szCs w:val="24"/>
          <w:lang w:val="en-US"/>
        </w:rPr>
        <w:t>4</w:t>
      </w:r>
      <w:r w:rsidRPr="00B54372">
        <w:rPr>
          <w:rFonts w:ascii="Arial" w:hAnsi="Arial" w:cs="Arial"/>
          <w:b/>
          <w:bCs/>
          <w:sz w:val="24"/>
          <w:szCs w:val="24"/>
          <w:lang w:val="en-US"/>
        </w:rPr>
        <w:t>.2 Remote Work Effects by Gender-Leadership Combinations</w:t>
      </w:r>
    </w:p>
    <w:p w:rsidRPr="00B54372" w:rsidR="00526B80" w:rsidP="00526B80" w:rsidRDefault="00526B80" w14:paraId="61451B58" w14:textId="43B10F44">
      <w:pPr>
        <w:spacing w:after="160" w:line="278" w:lineRule="auto"/>
        <w:rPr>
          <w:rFonts w:ascii="Arial" w:hAnsi="Arial" w:cs="Arial"/>
          <w:lang w:val="en-US"/>
        </w:rPr>
      </w:pPr>
      <w:r w:rsidRPr="00B54372">
        <w:rPr>
          <w:rFonts w:ascii="Arial" w:hAnsi="Arial" w:cs="Arial"/>
          <w:b/>
          <w:bCs/>
          <w:lang w:val="en-US"/>
        </w:rPr>
        <w:t>Table 1</w:t>
      </w:r>
      <w:r w:rsidR="004C1C2F">
        <w:rPr>
          <w:rFonts w:ascii="Arial" w:hAnsi="Arial" w:cs="Arial"/>
          <w:b/>
          <w:bCs/>
          <w:lang w:val="en-US"/>
        </w:rPr>
        <w:t>4</w:t>
      </w:r>
      <w:r w:rsidRPr="00B54372">
        <w:rPr>
          <w:rFonts w:ascii="Arial" w:hAnsi="Arial" w:cs="Arial"/>
          <w:b/>
          <w:bCs/>
          <w:lang w:val="en-US"/>
        </w:rPr>
        <w:t xml:space="preserve">: Performance </w:t>
      </w:r>
      <w:r>
        <w:rPr>
          <w:rFonts w:ascii="Arial" w:hAnsi="Arial" w:cs="Arial"/>
          <w:b/>
          <w:bCs/>
          <w:lang w:val="en-US"/>
        </w:rPr>
        <w:t xml:space="preserve">and Stress </w:t>
      </w:r>
      <w:r w:rsidRPr="00B54372">
        <w:rPr>
          <w:rFonts w:ascii="Arial" w:hAnsi="Arial" w:cs="Arial"/>
          <w:b/>
          <w:bCs/>
          <w:lang w:val="en-US"/>
        </w:rPr>
        <w:t>Metric Differences (High Remote - Low Remote) by Gender and Leadership Role</w:t>
      </w:r>
    </w:p>
    <w:tbl>
      <w:tblPr>
        <w:tblStyle w:val="PlainTable1"/>
        <w:tblW w:w="0" w:type="auto"/>
        <w:tblLook w:val="04A0" w:firstRow="1" w:lastRow="0" w:firstColumn="1" w:lastColumn="0" w:noHBand="0" w:noVBand="1"/>
      </w:tblPr>
      <w:tblGrid>
        <w:gridCol w:w="1709"/>
        <w:gridCol w:w="1385"/>
        <w:gridCol w:w="1930"/>
        <w:gridCol w:w="1471"/>
        <w:gridCol w:w="1999"/>
      </w:tblGrid>
      <w:tr w:rsidRPr="00B54372" w:rsidR="00526B80" w:rsidTr="00133F0C" w14:paraId="5873A50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54372" w:rsidR="00526B80" w:rsidP="00133F0C" w:rsidRDefault="00526B80" w14:paraId="3336D882" w14:textId="77777777">
            <w:pPr>
              <w:spacing w:after="160" w:line="278" w:lineRule="auto"/>
              <w:rPr>
                <w:rFonts w:ascii="Arial" w:hAnsi="Arial" w:cs="Arial"/>
                <w:lang w:val="es-419"/>
              </w:rPr>
            </w:pPr>
            <w:r w:rsidRPr="00B54372">
              <w:rPr>
                <w:rFonts w:ascii="Arial" w:hAnsi="Arial" w:cs="Arial"/>
                <w:lang w:val="es-419"/>
              </w:rPr>
              <w:t>Metric</w:t>
            </w:r>
          </w:p>
        </w:tc>
        <w:tc>
          <w:tcPr>
            <w:tcW w:w="0" w:type="auto"/>
            <w:hideMark/>
          </w:tcPr>
          <w:p w:rsidRPr="00B54372" w:rsidR="00526B80" w:rsidP="00133F0C" w:rsidRDefault="00526B80" w14:paraId="5A1CCF63"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Male Managers</w:t>
            </w:r>
          </w:p>
        </w:tc>
        <w:tc>
          <w:tcPr>
            <w:tcW w:w="0" w:type="auto"/>
            <w:hideMark/>
          </w:tcPr>
          <w:p w:rsidRPr="00B54372" w:rsidR="00526B80" w:rsidP="00133F0C" w:rsidRDefault="00526B80" w14:paraId="1E4CF2D7"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 xml:space="preserve">Male </w:t>
            </w:r>
            <w:r>
              <w:rPr>
                <w:rFonts w:ascii="Arial" w:hAnsi="Arial" w:cs="Arial"/>
                <w:lang w:val="es-419"/>
              </w:rPr>
              <w:t>Individual contributors</w:t>
            </w:r>
          </w:p>
        </w:tc>
        <w:tc>
          <w:tcPr>
            <w:tcW w:w="0" w:type="auto"/>
            <w:hideMark/>
          </w:tcPr>
          <w:p w:rsidRPr="00B54372" w:rsidR="00526B80" w:rsidP="00133F0C" w:rsidRDefault="00526B80" w14:paraId="090CEED6"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Female Managers</w:t>
            </w:r>
          </w:p>
        </w:tc>
        <w:tc>
          <w:tcPr>
            <w:tcW w:w="0" w:type="auto"/>
            <w:hideMark/>
          </w:tcPr>
          <w:p w:rsidRPr="00B54372" w:rsidR="00526B80" w:rsidP="00133F0C" w:rsidRDefault="00526B80" w14:paraId="50333B38"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 xml:space="preserve">Female </w:t>
            </w:r>
            <w:r>
              <w:rPr>
                <w:rFonts w:ascii="Arial" w:hAnsi="Arial" w:cs="Arial"/>
                <w:lang w:val="es-419"/>
              </w:rPr>
              <w:t>Individual contributors</w:t>
            </w:r>
          </w:p>
        </w:tc>
      </w:tr>
      <w:tr w:rsidRPr="00651BD5" w:rsidR="00526B80" w:rsidTr="00133F0C" w14:paraId="517010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54372" w:rsidR="00526B80" w:rsidP="00133F0C" w:rsidRDefault="00526B80" w14:paraId="678E63D7" w14:textId="77777777">
            <w:pPr>
              <w:spacing w:after="160" w:line="278" w:lineRule="auto"/>
              <w:rPr>
                <w:rFonts w:ascii="Arial" w:hAnsi="Arial" w:cs="Arial"/>
                <w:lang w:val="es-419"/>
              </w:rPr>
            </w:pPr>
            <w:r w:rsidRPr="00B54372">
              <w:rPr>
                <w:rFonts w:ascii="Arial" w:hAnsi="Arial" w:cs="Arial"/>
                <w:lang w:val="es-419"/>
              </w:rPr>
              <w:t>Performance</w:t>
            </w:r>
          </w:p>
        </w:tc>
        <w:tc>
          <w:tcPr>
            <w:tcW w:w="0" w:type="auto"/>
            <w:hideMark/>
          </w:tcPr>
          <w:p w:rsidRPr="00B54372" w:rsidR="00526B80" w:rsidP="00133F0C" w:rsidRDefault="00526B80" w14:paraId="5C9923B1"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+0.97*</w:t>
            </w:r>
          </w:p>
        </w:tc>
        <w:tc>
          <w:tcPr>
            <w:tcW w:w="0" w:type="auto"/>
            <w:hideMark/>
          </w:tcPr>
          <w:p w:rsidRPr="00B54372" w:rsidR="00526B80" w:rsidP="00133F0C" w:rsidRDefault="00526B80" w14:paraId="79FB2F6A"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+0.48*</w:t>
            </w:r>
          </w:p>
        </w:tc>
        <w:tc>
          <w:tcPr>
            <w:tcW w:w="0" w:type="auto"/>
            <w:hideMark/>
          </w:tcPr>
          <w:p w:rsidRPr="00B54372" w:rsidR="00526B80" w:rsidP="00133F0C" w:rsidRDefault="00526B80" w14:paraId="3456E7D9"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Insufficient data</w:t>
            </w:r>
          </w:p>
        </w:tc>
        <w:tc>
          <w:tcPr>
            <w:tcW w:w="0" w:type="auto"/>
            <w:hideMark/>
          </w:tcPr>
          <w:p w:rsidRPr="00B54372" w:rsidR="00526B80" w:rsidP="00133F0C" w:rsidRDefault="00526B80" w14:paraId="050950DE"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+0.13</w:t>
            </w:r>
          </w:p>
        </w:tc>
      </w:tr>
      <w:tr w:rsidRPr="00B54372" w:rsidR="00526B80" w:rsidTr="00133F0C" w14:paraId="2950252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54372" w:rsidR="00526B80" w:rsidP="00133F0C" w:rsidRDefault="00526B80" w14:paraId="533F166C" w14:textId="77777777">
            <w:pPr>
              <w:spacing w:after="160" w:line="278" w:lineRule="auto"/>
              <w:rPr>
                <w:rFonts w:ascii="Arial" w:hAnsi="Arial" w:cs="Arial"/>
                <w:lang w:val="es-419"/>
              </w:rPr>
            </w:pPr>
            <w:r w:rsidRPr="00B54372">
              <w:rPr>
                <w:rFonts w:ascii="Arial" w:hAnsi="Arial" w:cs="Arial"/>
                <w:lang w:val="es-419"/>
              </w:rPr>
              <w:t>Team Productivity</w:t>
            </w:r>
          </w:p>
        </w:tc>
        <w:tc>
          <w:tcPr>
            <w:tcW w:w="0" w:type="auto"/>
            <w:hideMark/>
          </w:tcPr>
          <w:p w:rsidRPr="00B54372" w:rsidR="00526B80" w:rsidP="00133F0C" w:rsidRDefault="00526B80" w14:paraId="364C1F6D"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+1.47*</w:t>
            </w:r>
          </w:p>
        </w:tc>
        <w:tc>
          <w:tcPr>
            <w:tcW w:w="0" w:type="auto"/>
            <w:hideMark/>
          </w:tcPr>
          <w:p w:rsidRPr="00B54372" w:rsidR="00526B80" w:rsidP="00133F0C" w:rsidRDefault="00526B80" w14:paraId="215E6B8C"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+0.40*</w:t>
            </w:r>
          </w:p>
        </w:tc>
        <w:tc>
          <w:tcPr>
            <w:tcW w:w="0" w:type="auto"/>
            <w:hideMark/>
          </w:tcPr>
          <w:p w:rsidRPr="00B54372" w:rsidR="00526B80" w:rsidP="00133F0C" w:rsidRDefault="00526B80" w14:paraId="3E509042"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Insufficient data</w:t>
            </w:r>
          </w:p>
        </w:tc>
        <w:tc>
          <w:tcPr>
            <w:tcW w:w="0" w:type="auto"/>
            <w:hideMark/>
          </w:tcPr>
          <w:p w:rsidRPr="00B54372" w:rsidR="00526B80" w:rsidP="00133F0C" w:rsidRDefault="00526B80" w14:paraId="33BB08DF"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-0.22</w:t>
            </w:r>
          </w:p>
        </w:tc>
      </w:tr>
      <w:tr w:rsidRPr="00651BD5" w:rsidR="00526B80" w:rsidTr="00133F0C" w14:paraId="177236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54372" w:rsidR="00526B80" w:rsidP="00133F0C" w:rsidRDefault="00526B80" w14:paraId="02AD6631" w14:textId="77777777">
            <w:pPr>
              <w:spacing w:after="160" w:line="278" w:lineRule="auto"/>
              <w:rPr>
                <w:rFonts w:ascii="Arial" w:hAnsi="Arial" w:cs="Arial"/>
                <w:lang w:val="es-419"/>
              </w:rPr>
            </w:pPr>
            <w:r w:rsidRPr="00B54372">
              <w:rPr>
                <w:rFonts w:ascii="Arial" w:hAnsi="Arial" w:cs="Arial"/>
                <w:lang w:val="es-419"/>
              </w:rPr>
              <w:t>Team Milestones</w:t>
            </w:r>
          </w:p>
        </w:tc>
        <w:tc>
          <w:tcPr>
            <w:tcW w:w="0" w:type="auto"/>
            <w:hideMark/>
          </w:tcPr>
          <w:p w:rsidRPr="00B54372" w:rsidR="00526B80" w:rsidP="00133F0C" w:rsidRDefault="00526B80" w14:paraId="51361B4D"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+1.36*</w:t>
            </w:r>
          </w:p>
        </w:tc>
        <w:tc>
          <w:tcPr>
            <w:tcW w:w="0" w:type="auto"/>
            <w:hideMark/>
          </w:tcPr>
          <w:p w:rsidRPr="00B54372" w:rsidR="00526B80" w:rsidP="00133F0C" w:rsidRDefault="00526B80" w14:paraId="23C226FA"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+0.24</w:t>
            </w:r>
          </w:p>
        </w:tc>
        <w:tc>
          <w:tcPr>
            <w:tcW w:w="0" w:type="auto"/>
            <w:hideMark/>
          </w:tcPr>
          <w:p w:rsidRPr="00B54372" w:rsidR="00526B80" w:rsidP="00133F0C" w:rsidRDefault="00526B80" w14:paraId="6A5E12AB"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Insufficient data</w:t>
            </w:r>
          </w:p>
        </w:tc>
        <w:tc>
          <w:tcPr>
            <w:tcW w:w="0" w:type="auto"/>
            <w:hideMark/>
          </w:tcPr>
          <w:p w:rsidRPr="00B54372" w:rsidR="00526B80" w:rsidP="00133F0C" w:rsidRDefault="00526B80" w14:paraId="35FF1FC2"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+0.23</w:t>
            </w:r>
          </w:p>
        </w:tc>
      </w:tr>
      <w:tr w:rsidRPr="00B54372" w:rsidR="00526B80" w:rsidTr="00133F0C" w14:paraId="22CEE4E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54372" w:rsidR="00526B80" w:rsidP="00133F0C" w:rsidRDefault="00526B80" w14:paraId="1390BC76" w14:textId="77777777">
            <w:pPr>
              <w:spacing w:after="160" w:line="278" w:lineRule="auto"/>
              <w:rPr>
                <w:rFonts w:ascii="Arial" w:hAnsi="Arial" w:cs="Arial"/>
                <w:lang w:val="es-419"/>
              </w:rPr>
            </w:pPr>
            <w:r w:rsidRPr="00B54372">
              <w:rPr>
                <w:rFonts w:ascii="Arial" w:hAnsi="Arial" w:cs="Arial"/>
                <w:lang w:val="es-419"/>
              </w:rPr>
              <w:t>Motivation</w:t>
            </w:r>
          </w:p>
        </w:tc>
        <w:tc>
          <w:tcPr>
            <w:tcW w:w="0" w:type="auto"/>
            <w:hideMark/>
          </w:tcPr>
          <w:p w:rsidRPr="00B54372" w:rsidR="00526B80" w:rsidP="00133F0C" w:rsidRDefault="00526B80" w14:paraId="329ABAA2"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+1.25*</w:t>
            </w:r>
          </w:p>
        </w:tc>
        <w:tc>
          <w:tcPr>
            <w:tcW w:w="0" w:type="auto"/>
            <w:hideMark/>
          </w:tcPr>
          <w:p w:rsidRPr="00B54372" w:rsidR="00526B80" w:rsidP="00133F0C" w:rsidRDefault="00526B80" w14:paraId="74F6A26E"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+0.35</w:t>
            </w:r>
          </w:p>
        </w:tc>
        <w:tc>
          <w:tcPr>
            <w:tcW w:w="0" w:type="auto"/>
            <w:hideMark/>
          </w:tcPr>
          <w:p w:rsidRPr="00B54372" w:rsidR="00526B80" w:rsidP="00133F0C" w:rsidRDefault="00526B80" w14:paraId="34C23E0A"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Insufficient data</w:t>
            </w:r>
          </w:p>
        </w:tc>
        <w:tc>
          <w:tcPr>
            <w:tcW w:w="0" w:type="auto"/>
            <w:hideMark/>
          </w:tcPr>
          <w:p w:rsidRPr="00B54372" w:rsidR="00526B80" w:rsidP="00133F0C" w:rsidRDefault="00526B80" w14:paraId="1AD2C4A6"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+0.34</w:t>
            </w:r>
          </w:p>
        </w:tc>
      </w:tr>
      <w:tr w:rsidRPr="00651BD5" w:rsidR="00526B80" w:rsidTr="00133F0C" w14:paraId="4C5FA7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54372" w:rsidR="00526B80" w:rsidP="00133F0C" w:rsidRDefault="00526B80" w14:paraId="76314304" w14:textId="77777777">
            <w:pPr>
              <w:spacing w:after="160" w:line="278" w:lineRule="auto"/>
              <w:rPr>
                <w:rFonts w:ascii="Arial" w:hAnsi="Arial" w:cs="Arial"/>
                <w:lang w:val="es-419"/>
              </w:rPr>
            </w:pPr>
            <w:r w:rsidRPr="00B54372">
              <w:rPr>
                <w:rFonts w:ascii="Arial" w:hAnsi="Arial" w:cs="Arial"/>
                <w:lang w:val="es-419"/>
              </w:rPr>
              <w:t>Work Enjoyment</w:t>
            </w:r>
          </w:p>
        </w:tc>
        <w:tc>
          <w:tcPr>
            <w:tcW w:w="0" w:type="auto"/>
            <w:hideMark/>
          </w:tcPr>
          <w:p w:rsidRPr="00B54372" w:rsidR="00526B80" w:rsidP="00133F0C" w:rsidRDefault="00526B80" w14:paraId="5AE4F85F"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+1.31*</w:t>
            </w:r>
          </w:p>
        </w:tc>
        <w:tc>
          <w:tcPr>
            <w:tcW w:w="0" w:type="auto"/>
            <w:hideMark/>
          </w:tcPr>
          <w:p w:rsidRPr="00B54372" w:rsidR="00526B80" w:rsidP="00133F0C" w:rsidRDefault="00526B80" w14:paraId="1D194189"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+0.48*</w:t>
            </w:r>
          </w:p>
        </w:tc>
        <w:tc>
          <w:tcPr>
            <w:tcW w:w="0" w:type="auto"/>
            <w:hideMark/>
          </w:tcPr>
          <w:p w:rsidRPr="00B54372" w:rsidR="00526B80" w:rsidP="00133F0C" w:rsidRDefault="00526B80" w14:paraId="6CF3E342"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Insufficient data</w:t>
            </w:r>
          </w:p>
        </w:tc>
        <w:tc>
          <w:tcPr>
            <w:tcW w:w="0" w:type="auto"/>
            <w:hideMark/>
          </w:tcPr>
          <w:p w:rsidRPr="00B54372" w:rsidR="00526B80" w:rsidP="00133F0C" w:rsidRDefault="00526B80" w14:paraId="6362478C"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+0.04</w:t>
            </w:r>
          </w:p>
        </w:tc>
      </w:tr>
      <w:tr w:rsidRPr="00B54372" w:rsidR="00526B80" w:rsidTr="00133F0C" w14:paraId="55BB744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54372" w:rsidR="00526B80" w:rsidP="00133F0C" w:rsidRDefault="00526B80" w14:paraId="0CA39A83" w14:textId="77777777">
            <w:pPr>
              <w:spacing w:after="160" w:line="278" w:lineRule="auto"/>
              <w:rPr>
                <w:rFonts w:ascii="Arial" w:hAnsi="Arial" w:cs="Arial"/>
                <w:lang w:val="es-419"/>
              </w:rPr>
            </w:pPr>
            <w:r w:rsidRPr="00B54372">
              <w:rPr>
                <w:rFonts w:ascii="Arial" w:hAnsi="Arial" w:cs="Arial"/>
                <w:lang w:val="es-419"/>
              </w:rPr>
              <w:t>Creativity</w:t>
            </w:r>
          </w:p>
        </w:tc>
        <w:tc>
          <w:tcPr>
            <w:tcW w:w="0" w:type="auto"/>
            <w:hideMark/>
          </w:tcPr>
          <w:p w:rsidRPr="00B54372" w:rsidR="00526B80" w:rsidP="00133F0C" w:rsidRDefault="00526B80" w14:paraId="7B6B4843"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+1.03</w:t>
            </w:r>
          </w:p>
        </w:tc>
        <w:tc>
          <w:tcPr>
            <w:tcW w:w="0" w:type="auto"/>
            <w:hideMark/>
          </w:tcPr>
          <w:p w:rsidRPr="00B54372" w:rsidR="00526B80" w:rsidP="00133F0C" w:rsidRDefault="00526B80" w14:paraId="5DC026C7"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+0.41*</w:t>
            </w:r>
          </w:p>
        </w:tc>
        <w:tc>
          <w:tcPr>
            <w:tcW w:w="0" w:type="auto"/>
            <w:hideMark/>
          </w:tcPr>
          <w:p w:rsidRPr="00B54372" w:rsidR="00526B80" w:rsidP="00133F0C" w:rsidRDefault="00526B80" w14:paraId="2F9C84A0"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Insufficient data</w:t>
            </w:r>
          </w:p>
        </w:tc>
        <w:tc>
          <w:tcPr>
            <w:tcW w:w="0" w:type="auto"/>
            <w:hideMark/>
          </w:tcPr>
          <w:p w:rsidRPr="00B54372" w:rsidR="00526B80" w:rsidP="00133F0C" w:rsidRDefault="00526B80" w14:paraId="2298A9EB"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+0.34</w:t>
            </w:r>
          </w:p>
        </w:tc>
      </w:tr>
      <w:tr w:rsidRPr="00651BD5" w:rsidR="00526B80" w:rsidTr="00133F0C" w14:paraId="4D1FEF8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54372" w:rsidR="00526B80" w:rsidP="00133F0C" w:rsidRDefault="00526B80" w14:paraId="13680AA8" w14:textId="77777777">
            <w:pPr>
              <w:spacing w:after="160" w:line="278" w:lineRule="auto"/>
              <w:rPr>
                <w:rFonts w:ascii="Arial" w:hAnsi="Arial" w:cs="Arial"/>
                <w:lang w:val="es-419"/>
              </w:rPr>
            </w:pPr>
            <w:r w:rsidRPr="00B54372">
              <w:rPr>
                <w:rFonts w:ascii="Arial" w:hAnsi="Arial" w:cs="Arial"/>
                <w:lang w:val="es-419"/>
              </w:rPr>
              <w:t>Work-Life Balance</w:t>
            </w:r>
          </w:p>
        </w:tc>
        <w:tc>
          <w:tcPr>
            <w:tcW w:w="0" w:type="auto"/>
            <w:hideMark/>
          </w:tcPr>
          <w:p w:rsidRPr="00B54372" w:rsidR="00526B80" w:rsidP="00133F0C" w:rsidRDefault="00526B80" w14:paraId="196D7A1E"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+0.61</w:t>
            </w:r>
          </w:p>
        </w:tc>
        <w:tc>
          <w:tcPr>
            <w:tcW w:w="0" w:type="auto"/>
            <w:hideMark/>
          </w:tcPr>
          <w:p w:rsidRPr="00B54372" w:rsidR="00526B80" w:rsidP="00133F0C" w:rsidRDefault="00526B80" w14:paraId="17F29563"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+0.44</w:t>
            </w:r>
          </w:p>
        </w:tc>
        <w:tc>
          <w:tcPr>
            <w:tcW w:w="0" w:type="auto"/>
            <w:hideMark/>
          </w:tcPr>
          <w:p w:rsidRPr="00B54372" w:rsidR="00526B80" w:rsidP="00133F0C" w:rsidRDefault="00526B80" w14:paraId="5059AB30"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Insufficient data</w:t>
            </w:r>
          </w:p>
        </w:tc>
        <w:tc>
          <w:tcPr>
            <w:tcW w:w="0" w:type="auto"/>
            <w:hideMark/>
          </w:tcPr>
          <w:p w:rsidRPr="00B54372" w:rsidR="00526B80" w:rsidP="00133F0C" w:rsidRDefault="00526B80" w14:paraId="1B09416F"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+0.41</w:t>
            </w:r>
          </w:p>
        </w:tc>
      </w:tr>
      <w:tr w:rsidRPr="00651BD5" w:rsidR="00526B80" w:rsidTr="00133F0C" w14:paraId="022B2758"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rsidRPr="00651BD5" w:rsidR="00526B80" w:rsidP="00133F0C" w:rsidRDefault="00526B80" w14:paraId="5D33F9D5" w14:textId="77777777">
            <w:pPr>
              <w:spacing w:after="160" w:line="278" w:lineRule="auto"/>
              <w:rPr>
                <w:rFonts w:ascii="Arial" w:hAnsi="Arial" w:cs="Arial"/>
                <w:lang w:val="es-419"/>
              </w:rPr>
            </w:pPr>
            <w:r w:rsidRPr="00B54372">
              <w:rPr>
                <w:rFonts w:ascii="Arial" w:hAnsi="Arial" w:cs="Arial"/>
                <w:lang w:val="es-419"/>
              </w:rPr>
              <w:t>Stress Level</w:t>
            </w:r>
          </w:p>
        </w:tc>
        <w:tc>
          <w:tcPr>
            <w:tcW w:w="0" w:type="auto"/>
            <w:vAlign w:val="center"/>
          </w:tcPr>
          <w:p w:rsidRPr="00651BD5" w:rsidR="00526B80" w:rsidP="00133F0C" w:rsidRDefault="00526B80" w14:paraId="2E0455A5"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-0.69</w:t>
            </w:r>
          </w:p>
        </w:tc>
        <w:tc>
          <w:tcPr>
            <w:tcW w:w="0" w:type="auto"/>
            <w:vAlign w:val="center"/>
          </w:tcPr>
          <w:p w:rsidRPr="00651BD5" w:rsidR="00526B80" w:rsidP="00133F0C" w:rsidRDefault="00526B80" w14:paraId="775658AE"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-0.11</w:t>
            </w:r>
          </w:p>
        </w:tc>
        <w:tc>
          <w:tcPr>
            <w:tcW w:w="0" w:type="auto"/>
            <w:vAlign w:val="center"/>
          </w:tcPr>
          <w:p w:rsidRPr="00651BD5" w:rsidR="00526B80" w:rsidP="00133F0C" w:rsidRDefault="00526B80" w14:paraId="4694FED3"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Insufficient data</w:t>
            </w:r>
          </w:p>
        </w:tc>
        <w:tc>
          <w:tcPr>
            <w:tcW w:w="0" w:type="auto"/>
            <w:vAlign w:val="center"/>
          </w:tcPr>
          <w:p w:rsidRPr="00651BD5" w:rsidR="00526B80" w:rsidP="00133F0C" w:rsidRDefault="00526B80" w14:paraId="5D00C8FB"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+0.19</w:t>
            </w:r>
          </w:p>
        </w:tc>
      </w:tr>
      <w:tr w:rsidRPr="00651BD5" w:rsidR="00526B80" w:rsidTr="00133F0C" w14:paraId="006C43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Pr="00651BD5" w:rsidR="00526B80" w:rsidP="00133F0C" w:rsidRDefault="00526B80" w14:paraId="4C910C7F" w14:textId="77777777">
            <w:pPr>
              <w:spacing w:after="160" w:line="278" w:lineRule="auto"/>
              <w:rPr>
                <w:rFonts w:ascii="Arial" w:hAnsi="Arial" w:cs="Arial"/>
                <w:lang w:val="es-419"/>
              </w:rPr>
            </w:pPr>
            <w:r w:rsidRPr="00B54372">
              <w:rPr>
                <w:rFonts w:ascii="Arial" w:hAnsi="Arial" w:cs="Arial"/>
                <w:lang w:val="es-419"/>
              </w:rPr>
              <w:t>Confidence Level</w:t>
            </w:r>
          </w:p>
        </w:tc>
        <w:tc>
          <w:tcPr>
            <w:tcW w:w="0" w:type="auto"/>
            <w:vAlign w:val="center"/>
          </w:tcPr>
          <w:p w:rsidRPr="00651BD5" w:rsidR="00526B80" w:rsidP="00133F0C" w:rsidRDefault="00526B80" w14:paraId="73994073"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+0.81*</w:t>
            </w:r>
          </w:p>
        </w:tc>
        <w:tc>
          <w:tcPr>
            <w:tcW w:w="0" w:type="auto"/>
            <w:vAlign w:val="center"/>
          </w:tcPr>
          <w:p w:rsidRPr="00651BD5" w:rsidR="00526B80" w:rsidP="00133F0C" w:rsidRDefault="00526B80" w14:paraId="594A643A"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+0.44*</w:t>
            </w:r>
          </w:p>
        </w:tc>
        <w:tc>
          <w:tcPr>
            <w:tcW w:w="0" w:type="auto"/>
            <w:vAlign w:val="center"/>
          </w:tcPr>
          <w:p w:rsidRPr="00651BD5" w:rsidR="00526B80" w:rsidP="00133F0C" w:rsidRDefault="00526B80" w14:paraId="15F3E701"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Insufficient data</w:t>
            </w:r>
          </w:p>
        </w:tc>
        <w:tc>
          <w:tcPr>
            <w:tcW w:w="0" w:type="auto"/>
            <w:vAlign w:val="center"/>
          </w:tcPr>
          <w:p w:rsidRPr="00651BD5" w:rsidR="00526B80" w:rsidP="00133F0C" w:rsidRDefault="00526B80" w14:paraId="48F1D459"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+0.16</w:t>
            </w:r>
          </w:p>
        </w:tc>
      </w:tr>
      <w:tr w:rsidRPr="00651BD5" w:rsidR="00526B80" w:rsidTr="00133F0C" w14:paraId="76522DE3"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rsidRPr="00651BD5" w:rsidR="00526B80" w:rsidP="00133F0C" w:rsidRDefault="00526B80" w14:paraId="5453740C" w14:textId="77777777">
            <w:pPr>
              <w:spacing w:after="160" w:line="278" w:lineRule="auto"/>
              <w:rPr>
                <w:rFonts w:ascii="Arial" w:hAnsi="Arial" w:cs="Arial"/>
                <w:lang w:val="es-419"/>
              </w:rPr>
            </w:pPr>
            <w:r w:rsidRPr="00B54372">
              <w:rPr>
                <w:rFonts w:ascii="Arial" w:hAnsi="Arial" w:cs="Arial"/>
                <w:lang w:val="es-419"/>
              </w:rPr>
              <w:t>Task Pressure</w:t>
            </w:r>
          </w:p>
        </w:tc>
        <w:tc>
          <w:tcPr>
            <w:tcW w:w="0" w:type="auto"/>
            <w:vAlign w:val="center"/>
          </w:tcPr>
          <w:p w:rsidRPr="00651BD5" w:rsidR="00526B80" w:rsidP="00133F0C" w:rsidRDefault="00526B80" w14:paraId="2097E5C7"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-0.53</w:t>
            </w:r>
          </w:p>
        </w:tc>
        <w:tc>
          <w:tcPr>
            <w:tcW w:w="0" w:type="auto"/>
            <w:vAlign w:val="center"/>
          </w:tcPr>
          <w:p w:rsidRPr="00651BD5" w:rsidR="00526B80" w:rsidP="00133F0C" w:rsidRDefault="00526B80" w14:paraId="7E56B411"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-0.21</w:t>
            </w:r>
          </w:p>
        </w:tc>
        <w:tc>
          <w:tcPr>
            <w:tcW w:w="0" w:type="auto"/>
            <w:vAlign w:val="center"/>
          </w:tcPr>
          <w:p w:rsidRPr="00651BD5" w:rsidR="00526B80" w:rsidP="00133F0C" w:rsidRDefault="00526B80" w14:paraId="5F46F9E4"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Insufficient data</w:t>
            </w:r>
          </w:p>
        </w:tc>
        <w:tc>
          <w:tcPr>
            <w:tcW w:w="0" w:type="auto"/>
            <w:vAlign w:val="center"/>
          </w:tcPr>
          <w:p w:rsidRPr="00651BD5" w:rsidR="00526B80" w:rsidP="00133F0C" w:rsidRDefault="00526B80" w14:paraId="40ED9AA3"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-0.13</w:t>
            </w:r>
          </w:p>
        </w:tc>
      </w:tr>
    </w:tbl>
    <w:p w:rsidRPr="00B54372" w:rsidR="00526B80" w:rsidP="00526B80" w:rsidRDefault="00526B80" w14:paraId="49B75307" w14:textId="77777777">
      <w:pPr>
        <w:spacing w:after="160" w:line="278" w:lineRule="auto"/>
        <w:rPr>
          <w:rFonts w:ascii="Arial" w:hAnsi="Arial" w:cs="Arial"/>
          <w:lang w:val="es-419"/>
        </w:rPr>
      </w:pPr>
      <w:r w:rsidRPr="00B54372">
        <w:rPr>
          <w:rFonts w:ascii="Arial" w:hAnsi="Arial" w:cs="Arial"/>
          <w:lang w:val="es-419"/>
        </w:rPr>
        <w:t>*Statistically significant at p&lt;0.05</w:t>
      </w:r>
    </w:p>
    <w:p w:rsidRPr="00B54372" w:rsidR="00526B80" w:rsidP="00526B80" w:rsidRDefault="00526B80" w14:paraId="18F90D3C" w14:textId="77777777">
      <w:pPr>
        <w:spacing w:after="160" w:line="278" w:lineRule="auto"/>
        <w:rPr>
          <w:rFonts w:ascii="Arial" w:hAnsi="Arial" w:cs="Arial"/>
          <w:sz w:val="24"/>
          <w:szCs w:val="24"/>
          <w:lang w:val="en-US"/>
        </w:rPr>
      </w:pPr>
      <w:r w:rsidRPr="00B54372">
        <w:rPr>
          <w:rFonts w:ascii="Arial" w:hAnsi="Arial" w:cs="Arial"/>
          <w:sz w:val="24"/>
          <w:szCs w:val="24"/>
          <w:lang w:val="en-US"/>
        </w:rPr>
        <w:t>Our analysis reveals several</w:t>
      </w:r>
      <w:r>
        <w:rPr>
          <w:rFonts w:ascii="Arial" w:hAnsi="Arial" w:cs="Arial"/>
          <w:sz w:val="24"/>
          <w:szCs w:val="24"/>
          <w:lang w:val="en-US"/>
        </w:rPr>
        <w:t xml:space="preserve"> interesting</w:t>
      </w:r>
      <w:r w:rsidRPr="00B54372">
        <w:rPr>
          <w:rFonts w:ascii="Arial" w:hAnsi="Arial" w:cs="Arial"/>
          <w:sz w:val="24"/>
          <w:szCs w:val="24"/>
          <w:lang w:val="en-US"/>
        </w:rPr>
        <w:t xml:space="preserve"> patterns in how remote work affects different gender-leadership combinations:</w:t>
      </w:r>
    </w:p>
    <w:p w:rsidRPr="00B54372" w:rsidR="00526B80" w:rsidP="00526B80" w:rsidRDefault="00526B80" w14:paraId="257D7A89" w14:textId="77777777">
      <w:pPr>
        <w:numPr>
          <w:ilvl w:val="0"/>
          <w:numId w:val="27"/>
        </w:numPr>
        <w:spacing w:after="160" w:line="278" w:lineRule="auto"/>
        <w:rPr>
          <w:rFonts w:ascii="Arial" w:hAnsi="Arial" w:cs="Arial"/>
          <w:sz w:val="24"/>
          <w:szCs w:val="24"/>
          <w:lang w:val="en-US"/>
        </w:rPr>
      </w:pPr>
      <w:r w:rsidRPr="00B54372">
        <w:rPr>
          <w:rFonts w:ascii="Arial" w:hAnsi="Arial" w:cs="Arial"/>
          <w:b/>
          <w:bCs/>
          <w:sz w:val="24"/>
          <w:szCs w:val="24"/>
          <w:lang w:val="en-US"/>
        </w:rPr>
        <w:t>Male Managers</w:t>
      </w:r>
      <w:r w:rsidRPr="00B54372">
        <w:rPr>
          <w:rFonts w:ascii="Arial" w:hAnsi="Arial" w:cs="Arial"/>
          <w:sz w:val="24"/>
          <w:szCs w:val="24"/>
          <w:lang w:val="en-US"/>
        </w:rPr>
        <w:t xml:space="preserve"> experience the strongest positive effects from remote work across nearly all metrics. For this group, remote work is associated with substantial improvements in performance (+0.97 points), team productivity (+1.47 points), and team milestones (+1.36 points). They also report the largest increases in motivation (+1.25 points) and work enjoyment (+1.31 points). These effects are statistically significant and notably stronger than those observed in other groups.</w:t>
      </w:r>
    </w:p>
    <w:p w:rsidRPr="00B54372" w:rsidR="00526B80" w:rsidP="00526B80" w:rsidRDefault="00526B80" w14:paraId="59D29509" w14:textId="77777777">
      <w:pPr>
        <w:numPr>
          <w:ilvl w:val="0"/>
          <w:numId w:val="27"/>
        </w:numPr>
        <w:spacing w:after="160" w:line="278" w:lineRule="auto"/>
        <w:rPr>
          <w:rFonts w:ascii="Arial" w:hAnsi="Arial" w:cs="Arial"/>
          <w:sz w:val="24"/>
          <w:szCs w:val="24"/>
          <w:lang w:val="en-US"/>
        </w:rPr>
      </w:pPr>
      <w:r w:rsidRPr="00B54372">
        <w:rPr>
          <w:rFonts w:ascii="Arial" w:hAnsi="Arial" w:cs="Arial"/>
          <w:b/>
          <w:bCs/>
          <w:sz w:val="24"/>
          <w:szCs w:val="24"/>
          <w:lang w:val="en-US"/>
        </w:rPr>
        <w:t xml:space="preserve">Male </w:t>
      </w:r>
      <w:r>
        <w:rPr>
          <w:rFonts w:ascii="Arial" w:hAnsi="Arial" w:cs="Arial"/>
          <w:b/>
          <w:bCs/>
          <w:sz w:val="24"/>
          <w:szCs w:val="24"/>
          <w:lang w:val="en-US"/>
        </w:rPr>
        <w:t>Individual contributors</w:t>
      </w:r>
      <w:r w:rsidRPr="00B54372">
        <w:rPr>
          <w:rFonts w:ascii="Arial" w:hAnsi="Arial" w:cs="Arial"/>
          <w:sz w:val="24"/>
          <w:szCs w:val="24"/>
          <w:lang w:val="en-US"/>
        </w:rPr>
        <w:t xml:space="preserve"> show moderate positive effects from remote work, with significant improvements in performance (+0.48 points), team productivity (+0.40 points), work enjoyment (+0.48 points), and creativity (+0.41 points). While beneficial, these effects are consistently smaller in magnitude compared to those for male managers.</w:t>
      </w:r>
    </w:p>
    <w:p w:rsidRPr="00B54372" w:rsidR="00526B80" w:rsidP="00526B80" w:rsidRDefault="00526B80" w14:paraId="7EAC6E1B" w14:textId="77777777">
      <w:pPr>
        <w:numPr>
          <w:ilvl w:val="0"/>
          <w:numId w:val="27"/>
        </w:numPr>
        <w:spacing w:after="160" w:line="278" w:lineRule="auto"/>
        <w:rPr>
          <w:rFonts w:ascii="Arial" w:hAnsi="Arial" w:cs="Arial"/>
          <w:sz w:val="24"/>
          <w:szCs w:val="24"/>
          <w:lang w:val="en-US"/>
        </w:rPr>
      </w:pPr>
      <w:r w:rsidRPr="00B54372">
        <w:rPr>
          <w:rFonts w:ascii="Arial" w:hAnsi="Arial" w:cs="Arial"/>
          <w:b/>
          <w:bCs/>
          <w:sz w:val="24"/>
          <w:szCs w:val="24"/>
          <w:lang w:val="en-US"/>
        </w:rPr>
        <w:t xml:space="preserve">Female </w:t>
      </w:r>
      <w:r>
        <w:rPr>
          <w:rFonts w:ascii="Arial" w:hAnsi="Arial" w:cs="Arial"/>
          <w:b/>
          <w:bCs/>
          <w:sz w:val="24"/>
          <w:szCs w:val="24"/>
          <w:lang w:val="en-US"/>
        </w:rPr>
        <w:t>Individual contributors</w:t>
      </w:r>
      <w:r w:rsidRPr="00B54372">
        <w:rPr>
          <w:rFonts w:ascii="Arial" w:hAnsi="Arial" w:cs="Arial"/>
          <w:sz w:val="24"/>
          <w:szCs w:val="24"/>
          <w:lang w:val="en-US"/>
        </w:rPr>
        <w:t xml:space="preserve"> show mixed but generally positive effects from remote work. Their improvements in performance (+0.13 points), creativity (+0.34 points), and work-life balance (+0.41 points) are modest and not statistically significant. Interestingly, this is the only group showing a negative effect on team productivity (-0.22 points), suggesting potential challenges with team collaboration in remote settings.</w:t>
      </w:r>
    </w:p>
    <w:p w:rsidRPr="00526B80" w:rsidR="00526B80" w:rsidP="00EE37DF" w:rsidRDefault="00526B80" w14:paraId="60BD0B35" w14:textId="7E904BB6">
      <w:pPr>
        <w:numPr>
          <w:ilvl w:val="0"/>
          <w:numId w:val="27"/>
        </w:numPr>
        <w:spacing w:after="160" w:line="278" w:lineRule="auto"/>
        <w:rPr>
          <w:rFonts w:ascii="Arial" w:hAnsi="Arial" w:cs="Arial"/>
          <w:sz w:val="24"/>
          <w:szCs w:val="24"/>
          <w:lang w:val="en-US"/>
        </w:rPr>
      </w:pPr>
      <w:r w:rsidRPr="00B54372">
        <w:rPr>
          <w:rFonts w:ascii="Arial" w:hAnsi="Arial" w:cs="Arial"/>
          <w:b/>
          <w:bCs/>
          <w:sz w:val="24"/>
          <w:szCs w:val="24"/>
          <w:lang w:val="en-US"/>
        </w:rPr>
        <w:t>Female Managers</w:t>
      </w:r>
      <w:r w:rsidRPr="00B54372">
        <w:rPr>
          <w:rFonts w:ascii="Arial" w:hAnsi="Arial" w:cs="Arial"/>
          <w:sz w:val="24"/>
          <w:szCs w:val="24"/>
          <w:lang w:val="en-US"/>
        </w:rPr>
        <w:t xml:space="preserve"> had insufficient data for reliable statistical analysis, highlighting a gap in our understanding of how remote work affects women in leadership positions.</w:t>
      </w:r>
    </w:p>
    <w:p w:rsidRPr="00646645" w:rsidR="00EE37DF" w:rsidP="00EE37DF" w:rsidRDefault="00EE37DF" w14:paraId="773FB8CA" w14:textId="54CA824E">
      <w:pPr>
        <w:spacing w:after="160" w:line="278" w:lineRule="auto"/>
        <w:rPr>
          <w:rFonts w:ascii="Arial" w:hAnsi="Arial" w:cs="Arial"/>
          <w:b/>
          <w:bCs/>
          <w:sz w:val="24"/>
          <w:szCs w:val="24"/>
          <w:lang w:val="en-US"/>
        </w:rPr>
      </w:pPr>
      <w:r w:rsidRPr="4291AB31">
        <w:rPr>
          <w:rFonts w:ascii="Arial" w:hAnsi="Arial" w:cs="Arial"/>
          <w:b/>
          <w:bCs/>
          <w:sz w:val="24"/>
          <w:szCs w:val="24"/>
          <w:lang w:val="en-US"/>
        </w:rPr>
        <w:t>5.2.</w:t>
      </w:r>
      <w:r w:rsidRPr="4291AB31" w:rsidR="00526B80">
        <w:rPr>
          <w:rFonts w:ascii="Arial" w:hAnsi="Arial" w:cs="Arial"/>
          <w:b/>
          <w:bCs/>
          <w:sz w:val="24"/>
          <w:szCs w:val="24"/>
          <w:lang w:val="en-US"/>
        </w:rPr>
        <w:t>5</w:t>
      </w:r>
      <w:commentRangeStart w:id="82"/>
      <w:r w:rsidRPr="4291AB31">
        <w:rPr>
          <w:rFonts w:ascii="Arial" w:hAnsi="Arial" w:cs="Arial"/>
          <w:b/>
          <w:bCs/>
          <w:sz w:val="24"/>
          <w:szCs w:val="24"/>
          <w:lang w:val="en-US"/>
        </w:rPr>
        <w:t xml:space="preserve"> Interaction Analysis</w:t>
      </w:r>
      <w:commentRangeEnd w:id="82"/>
      <w:r>
        <w:rPr>
          <w:rStyle w:val="CommentReference"/>
        </w:rPr>
        <w:commentReference w:id="82"/>
      </w:r>
    </w:p>
    <w:p w:rsidRPr="00646645" w:rsidR="00EE37DF" w:rsidP="00EE37DF" w:rsidRDefault="00EE37DF" w14:paraId="62A11CFC" w14:textId="77777777">
      <w:pPr>
        <w:spacing w:after="160" w:line="278" w:lineRule="auto"/>
        <w:rPr>
          <w:rFonts w:ascii="Arial" w:hAnsi="Arial" w:cs="Arial"/>
          <w:sz w:val="24"/>
          <w:szCs w:val="24"/>
          <w:lang w:val="en-US"/>
        </w:rPr>
      </w:pPr>
      <w:r w:rsidRPr="00646645">
        <w:rPr>
          <w:rFonts w:ascii="Arial" w:hAnsi="Arial" w:cs="Arial"/>
          <w:sz w:val="24"/>
          <w:szCs w:val="24"/>
          <w:lang w:val="en-US"/>
        </w:rPr>
        <w:t>Our analysis examined complex interaction patterns between demographic variables to identify which combinations of factors create the most positive or negative remote work experiences.</w:t>
      </w:r>
    </w:p>
    <w:p w:rsidRPr="00646645" w:rsidR="00EE37DF" w:rsidP="00EE37DF" w:rsidRDefault="00EE37DF" w14:paraId="59E1D646" w14:textId="2D7BE11A">
      <w:pPr>
        <w:spacing w:after="160" w:line="278" w:lineRule="auto"/>
        <w:rPr>
          <w:rFonts w:ascii="Arial" w:hAnsi="Arial" w:cs="Arial"/>
          <w:sz w:val="24"/>
          <w:szCs w:val="24"/>
          <w:lang w:val="en-US"/>
        </w:rPr>
      </w:pPr>
      <w:r w:rsidRPr="00646645">
        <w:rPr>
          <w:rFonts w:ascii="Arial" w:hAnsi="Arial" w:cs="Arial"/>
          <w:b/>
          <w:bCs/>
          <w:lang w:val="en-US"/>
        </w:rPr>
        <w:t>Table 1</w:t>
      </w:r>
      <w:r w:rsidR="00526B80">
        <w:rPr>
          <w:rFonts w:ascii="Arial" w:hAnsi="Arial" w:cs="Arial"/>
          <w:b/>
          <w:bCs/>
          <w:lang w:val="en-US"/>
        </w:rPr>
        <w:t>5</w:t>
      </w:r>
      <w:r w:rsidRPr="00646645">
        <w:rPr>
          <w:rFonts w:ascii="Arial" w:hAnsi="Arial" w:cs="Arial"/>
          <w:b/>
          <w:bCs/>
          <w:lang w:val="en-US"/>
        </w:rPr>
        <w:t>: Three-way ANOVA Results for Key Metrics</w:t>
      </w:r>
    </w:p>
    <w:tbl>
      <w:tblPr>
        <w:tblStyle w:val="PlainTable1"/>
        <w:tblpPr w:leftFromText="141" w:rightFromText="141" w:vertAnchor="text" w:tblpY="1"/>
        <w:tblOverlap w:val="never"/>
        <w:tblW w:w="0" w:type="auto"/>
        <w:tblLook w:val="04A0" w:firstRow="1" w:lastRow="0" w:firstColumn="1" w:lastColumn="0" w:noHBand="0" w:noVBand="1"/>
      </w:tblPr>
      <w:tblGrid>
        <w:gridCol w:w="1562"/>
        <w:gridCol w:w="2901"/>
        <w:gridCol w:w="987"/>
        <w:gridCol w:w="987"/>
      </w:tblGrid>
      <w:tr w:rsidRPr="00646645" w:rsidR="00EE37DF" w:rsidTr="0026531E" w14:paraId="0C470D9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26531E" w:rsidRDefault="00EE37DF" w14:paraId="47E61664" w14:textId="77777777">
            <w:pPr>
              <w:spacing w:after="160" w:line="278" w:lineRule="auto"/>
              <w:rPr>
                <w:rFonts w:ascii="Arial" w:hAnsi="Arial" w:cs="Arial"/>
              </w:rPr>
            </w:pPr>
            <w:r w:rsidRPr="00646645">
              <w:rPr>
                <w:rFonts w:ascii="Arial" w:hAnsi="Arial" w:cs="Arial"/>
              </w:rPr>
              <w:t>Metric</w:t>
            </w:r>
          </w:p>
        </w:tc>
        <w:tc>
          <w:tcPr>
            <w:tcW w:w="0" w:type="auto"/>
            <w:hideMark/>
          </w:tcPr>
          <w:p w:rsidRPr="00646645" w:rsidR="00EE37DF" w:rsidP="0026531E" w:rsidRDefault="00EE37DF" w14:paraId="60F5E7CC"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Significant Effects</w:t>
            </w:r>
          </w:p>
        </w:tc>
        <w:tc>
          <w:tcPr>
            <w:tcW w:w="0" w:type="auto"/>
            <w:hideMark/>
          </w:tcPr>
          <w:p w:rsidRPr="00646645" w:rsidR="00EE37DF" w:rsidP="0026531E" w:rsidRDefault="00EE37DF" w14:paraId="54CA6569"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F-value</w:t>
            </w:r>
          </w:p>
        </w:tc>
        <w:tc>
          <w:tcPr>
            <w:tcW w:w="0" w:type="auto"/>
            <w:hideMark/>
          </w:tcPr>
          <w:p w:rsidRPr="00646645" w:rsidR="00EE37DF" w:rsidP="0026531E" w:rsidRDefault="00EE37DF" w14:paraId="73A140FD"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p-value</w:t>
            </w:r>
          </w:p>
        </w:tc>
      </w:tr>
      <w:tr w:rsidRPr="00646645" w:rsidR="00EE37DF" w:rsidTr="0026531E" w14:paraId="47F159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26531E" w:rsidRDefault="00EE37DF" w14:paraId="1CE03DA2" w14:textId="77777777">
            <w:pPr>
              <w:spacing w:after="160" w:line="278" w:lineRule="auto"/>
              <w:rPr>
                <w:rFonts w:ascii="Arial" w:hAnsi="Arial" w:cs="Arial"/>
              </w:rPr>
            </w:pPr>
            <w:r w:rsidRPr="00646645">
              <w:rPr>
                <w:rFonts w:ascii="Arial" w:hAnsi="Arial" w:cs="Arial"/>
              </w:rPr>
              <w:t>Performance</w:t>
            </w:r>
          </w:p>
        </w:tc>
        <w:tc>
          <w:tcPr>
            <w:tcW w:w="0" w:type="auto"/>
            <w:hideMark/>
          </w:tcPr>
          <w:p w:rsidRPr="00646645" w:rsidR="00EE37DF" w:rsidP="0026531E" w:rsidRDefault="00EE37DF" w14:paraId="61A92E0A"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Remote Work Level</w:t>
            </w:r>
          </w:p>
        </w:tc>
        <w:tc>
          <w:tcPr>
            <w:tcW w:w="0" w:type="auto"/>
            <w:hideMark/>
          </w:tcPr>
          <w:p w:rsidRPr="00646645" w:rsidR="00EE37DF" w:rsidP="0026531E" w:rsidRDefault="00EE37DF" w14:paraId="32582CB2"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7.26</w:t>
            </w:r>
          </w:p>
        </w:tc>
        <w:tc>
          <w:tcPr>
            <w:tcW w:w="0" w:type="auto"/>
            <w:hideMark/>
          </w:tcPr>
          <w:p w:rsidRPr="00646645" w:rsidR="00EE37DF" w:rsidP="0026531E" w:rsidRDefault="00EE37DF" w14:paraId="7BB77430"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0.008</w:t>
            </w:r>
          </w:p>
        </w:tc>
      </w:tr>
      <w:tr w:rsidRPr="00646645" w:rsidR="00EE37DF" w:rsidTr="0026531E" w14:paraId="25F210B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26531E" w:rsidRDefault="00EE37DF" w14:paraId="10F9401F" w14:textId="77777777">
            <w:pPr>
              <w:spacing w:after="160" w:line="278" w:lineRule="auto"/>
              <w:rPr>
                <w:rFonts w:ascii="Arial" w:hAnsi="Arial" w:cs="Arial"/>
              </w:rPr>
            </w:pPr>
            <w:r w:rsidRPr="00646645">
              <w:rPr>
                <w:rFonts w:ascii="Arial" w:hAnsi="Arial" w:cs="Arial"/>
              </w:rPr>
              <w:t>Motivation</w:t>
            </w:r>
          </w:p>
        </w:tc>
        <w:tc>
          <w:tcPr>
            <w:tcW w:w="0" w:type="auto"/>
            <w:hideMark/>
          </w:tcPr>
          <w:p w:rsidRPr="00646645" w:rsidR="00EE37DF" w:rsidP="0026531E" w:rsidRDefault="00EE37DF" w14:paraId="451D9943"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Remote Work Level</w:t>
            </w:r>
          </w:p>
        </w:tc>
        <w:tc>
          <w:tcPr>
            <w:tcW w:w="0" w:type="auto"/>
            <w:hideMark/>
          </w:tcPr>
          <w:p w:rsidRPr="00646645" w:rsidR="00EE37DF" w:rsidP="0026531E" w:rsidRDefault="00EE37DF" w14:paraId="1B8D7B6E"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9.62</w:t>
            </w:r>
          </w:p>
        </w:tc>
        <w:tc>
          <w:tcPr>
            <w:tcW w:w="0" w:type="auto"/>
            <w:hideMark/>
          </w:tcPr>
          <w:p w:rsidRPr="00646645" w:rsidR="00EE37DF" w:rsidP="0026531E" w:rsidRDefault="00EE37DF" w14:paraId="1DC4E781"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0.002</w:t>
            </w:r>
          </w:p>
        </w:tc>
      </w:tr>
      <w:tr w:rsidRPr="00646645" w:rsidR="00EE37DF" w:rsidTr="0026531E" w14:paraId="05C693E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26531E" w:rsidRDefault="00EE37DF" w14:paraId="5277EF95" w14:textId="77777777">
            <w:pPr>
              <w:spacing w:after="160" w:line="278" w:lineRule="auto"/>
              <w:rPr>
                <w:rFonts w:ascii="Arial" w:hAnsi="Arial" w:cs="Arial"/>
              </w:rPr>
            </w:pPr>
            <w:r w:rsidRPr="00646645">
              <w:rPr>
                <w:rFonts w:ascii="Arial" w:hAnsi="Arial" w:cs="Arial"/>
              </w:rPr>
              <w:t>Motivation</w:t>
            </w:r>
          </w:p>
        </w:tc>
        <w:tc>
          <w:tcPr>
            <w:tcW w:w="0" w:type="auto"/>
            <w:hideMark/>
          </w:tcPr>
          <w:p w:rsidRPr="00646645" w:rsidR="00EE37DF" w:rsidP="0026531E" w:rsidRDefault="00EE37DF" w14:paraId="5E2EFC52"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Remote Work × Leadership</w:t>
            </w:r>
          </w:p>
        </w:tc>
        <w:tc>
          <w:tcPr>
            <w:tcW w:w="0" w:type="auto"/>
            <w:hideMark/>
          </w:tcPr>
          <w:p w:rsidRPr="00646645" w:rsidR="00EE37DF" w:rsidP="0026531E" w:rsidRDefault="00EE37DF" w14:paraId="4B92C3C9"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6.21</w:t>
            </w:r>
          </w:p>
        </w:tc>
        <w:tc>
          <w:tcPr>
            <w:tcW w:w="0" w:type="auto"/>
            <w:hideMark/>
          </w:tcPr>
          <w:p w:rsidRPr="00646645" w:rsidR="00EE37DF" w:rsidP="0026531E" w:rsidRDefault="00EE37DF" w14:paraId="586DC25F"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0.013</w:t>
            </w:r>
          </w:p>
        </w:tc>
      </w:tr>
      <w:tr w:rsidRPr="00646645" w:rsidR="00EE37DF" w:rsidTr="0026531E" w14:paraId="4A23F8E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46645" w:rsidR="00EE37DF" w:rsidP="0026531E" w:rsidRDefault="00EE37DF" w14:paraId="2E23B84A" w14:textId="77777777">
            <w:pPr>
              <w:spacing w:after="160" w:line="278" w:lineRule="auto"/>
              <w:rPr>
                <w:rFonts w:ascii="Arial" w:hAnsi="Arial" w:cs="Arial"/>
              </w:rPr>
            </w:pPr>
            <w:r w:rsidRPr="00646645">
              <w:rPr>
                <w:rFonts w:ascii="Arial" w:hAnsi="Arial" w:cs="Arial"/>
              </w:rPr>
              <w:t>Stress Level</w:t>
            </w:r>
          </w:p>
        </w:tc>
        <w:tc>
          <w:tcPr>
            <w:tcW w:w="0" w:type="auto"/>
            <w:hideMark/>
          </w:tcPr>
          <w:p w:rsidRPr="00646645" w:rsidR="00EE37DF" w:rsidP="0026531E" w:rsidRDefault="00EE37DF" w14:paraId="2B61C667"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Leadership Role</w:t>
            </w:r>
          </w:p>
        </w:tc>
        <w:tc>
          <w:tcPr>
            <w:tcW w:w="0" w:type="auto"/>
            <w:hideMark/>
          </w:tcPr>
          <w:p w:rsidRPr="00646645" w:rsidR="00EE37DF" w:rsidP="0026531E" w:rsidRDefault="00EE37DF" w14:paraId="610516E3"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4.57</w:t>
            </w:r>
          </w:p>
        </w:tc>
        <w:tc>
          <w:tcPr>
            <w:tcW w:w="0" w:type="auto"/>
            <w:hideMark/>
          </w:tcPr>
          <w:p w:rsidRPr="00646645" w:rsidR="00EE37DF" w:rsidP="0026531E" w:rsidRDefault="00EE37DF" w14:paraId="1B4BE885"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0.034</w:t>
            </w:r>
          </w:p>
        </w:tc>
      </w:tr>
    </w:tbl>
    <w:p w:rsidRPr="00646645" w:rsidR="00EE37DF" w:rsidP="00EE37DF" w:rsidRDefault="0026531E" w14:paraId="6111884B" w14:textId="68B472F0">
      <w:pPr>
        <w:spacing w:after="160" w:line="278" w:lineRule="auto"/>
        <w:rPr>
          <w:rFonts w:ascii="Arial" w:hAnsi="Arial" w:cs="Arial"/>
          <w:sz w:val="24"/>
          <w:szCs w:val="24"/>
          <w:lang w:val="en-US"/>
        </w:rPr>
      </w:pPr>
      <w:r>
        <w:rPr>
          <w:rFonts w:ascii="Arial" w:hAnsi="Arial" w:cs="Arial"/>
          <w:sz w:val="24"/>
          <w:szCs w:val="24"/>
          <w:lang w:val="en-US"/>
        </w:rPr>
        <w:br w:type="textWrapping" w:clear="all"/>
      </w:r>
      <w:r w:rsidRPr="00646645" w:rsidR="00EE37DF">
        <w:rPr>
          <w:rFonts w:ascii="Arial" w:hAnsi="Arial" w:cs="Arial"/>
          <w:sz w:val="24"/>
          <w:szCs w:val="24"/>
          <w:lang w:val="en-US"/>
        </w:rPr>
        <w:t>The three-way ANOVA analysis revealed several significant interaction effects:</w:t>
      </w:r>
    </w:p>
    <w:p w:rsidRPr="00646645" w:rsidR="00EE37DF" w:rsidP="00EE37DF" w:rsidRDefault="00EE37DF" w14:paraId="78A68A2C" w14:textId="786E9446">
      <w:pPr>
        <w:numPr>
          <w:ilvl w:val="0"/>
          <w:numId w:val="24"/>
        </w:numPr>
        <w:spacing w:after="160" w:line="278" w:lineRule="auto"/>
        <w:rPr>
          <w:rFonts w:ascii="Arial" w:hAnsi="Arial" w:cs="Arial"/>
          <w:sz w:val="24"/>
          <w:szCs w:val="24"/>
          <w:lang w:val="en-US"/>
        </w:rPr>
      </w:pPr>
      <w:r w:rsidRPr="00646645">
        <w:rPr>
          <w:rFonts w:ascii="Arial" w:hAnsi="Arial" w:cs="Arial"/>
          <w:b/>
          <w:bCs/>
          <w:sz w:val="24"/>
          <w:szCs w:val="24"/>
          <w:lang w:val="en-US"/>
        </w:rPr>
        <w:t>Remote Work × Leadership Role interaction for Motivation</w:t>
      </w:r>
      <w:r w:rsidRPr="00646645">
        <w:rPr>
          <w:rFonts w:ascii="Arial" w:hAnsi="Arial" w:cs="Arial"/>
          <w:sz w:val="24"/>
          <w:szCs w:val="24"/>
          <w:lang w:val="en-US"/>
        </w:rPr>
        <w:t xml:space="preserve">: The positive effect of remote work on motivation is significantly stronger for managers (+1.30) than for </w:t>
      </w:r>
      <w:r w:rsidR="00C31995">
        <w:rPr>
          <w:rFonts w:ascii="Arial" w:hAnsi="Arial" w:cs="Arial"/>
          <w:sz w:val="24"/>
          <w:szCs w:val="24"/>
          <w:lang w:val="en-US"/>
        </w:rPr>
        <w:t>individual contributors</w:t>
      </w:r>
      <w:r w:rsidRPr="00646645">
        <w:rPr>
          <w:rFonts w:ascii="Arial" w:hAnsi="Arial" w:cs="Arial"/>
          <w:sz w:val="24"/>
          <w:szCs w:val="24"/>
          <w:lang w:val="en-US"/>
        </w:rPr>
        <w:t xml:space="preserve"> (+0.30). This suggests that managers derive greater motivational benefits from remote work.</w:t>
      </w:r>
    </w:p>
    <w:p w:rsidRPr="00646645" w:rsidR="00EE37DF" w:rsidP="00EE37DF" w:rsidRDefault="00EE37DF" w14:paraId="280FAD87" w14:textId="77777777">
      <w:pPr>
        <w:numPr>
          <w:ilvl w:val="0"/>
          <w:numId w:val="24"/>
        </w:numPr>
        <w:spacing w:after="160" w:line="278" w:lineRule="auto"/>
        <w:rPr>
          <w:rFonts w:ascii="Arial" w:hAnsi="Arial" w:cs="Arial"/>
          <w:sz w:val="24"/>
          <w:szCs w:val="24"/>
          <w:lang w:val="en-US"/>
        </w:rPr>
      </w:pPr>
      <w:r w:rsidRPr="1F1470BD">
        <w:rPr>
          <w:rFonts w:ascii="Arial" w:hAnsi="Arial" w:cs="Arial"/>
          <w:b/>
          <w:bCs/>
          <w:sz w:val="24"/>
          <w:szCs w:val="24"/>
          <w:lang w:val="en-US"/>
        </w:rPr>
        <w:t>Leadership Role effect on Stress Level</w:t>
      </w:r>
      <w:r w:rsidRPr="1F1470BD">
        <w:rPr>
          <w:rFonts w:ascii="Arial" w:hAnsi="Arial" w:cs="Arial"/>
          <w:sz w:val="24"/>
          <w:szCs w:val="24"/>
          <w:lang w:val="en-US"/>
        </w:rPr>
        <w:t xml:space="preserve">: </w:t>
      </w:r>
      <w:commentRangeStart w:id="83"/>
      <w:r w:rsidRPr="1F1470BD">
        <w:rPr>
          <w:rFonts w:ascii="Arial" w:hAnsi="Arial" w:cs="Arial"/>
          <w:sz w:val="24"/>
          <w:szCs w:val="24"/>
          <w:lang w:val="en-US"/>
        </w:rPr>
        <w:t>Leadership role</w:t>
      </w:r>
      <w:commentRangeEnd w:id="83"/>
      <w:r>
        <w:rPr>
          <w:rStyle w:val="CommentReference"/>
        </w:rPr>
        <w:commentReference w:id="83"/>
      </w:r>
      <w:r w:rsidRPr="1F1470BD">
        <w:rPr>
          <w:rFonts w:ascii="Arial" w:hAnsi="Arial" w:cs="Arial"/>
          <w:sz w:val="24"/>
          <w:szCs w:val="24"/>
          <w:lang w:val="en-US"/>
        </w:rPr>
        <w:t xml:space="preserve"> had a significant main effect on stress levels, with managers reporting higher stress regardless of remote work level.</w:t>
      </w:r>
    </w:p>
    <w:p w:rsidRPr="00646645" w:rsidR="00EE37DF" w:rsidP="00EE37DF" w:rsidRDefault="00EE37DF" w14:paraId="7C80CB1D" w14:textId="77777777">
      <w:pPr>
        <w:numPr>
          <w:ilvl w:val="0"/>
          <w:numId w:val="24"/>
        </w:numPr>
        <w:spacing w:after="160" w:line="278" w:lineRule="auto"/>
        <w:rPr>
          <w:rFonts w:ascii="Arial" w:hAnsi="Arial" w:cs="Arial"/>
          <w:sz w:val="24"/>
          <w:szCs w:val="24"/>
          <w:lang w:val="en-US"/>
        </w:rPr>
      </w:pPr>
      <w:r w:rsidRPr="1F1470BD">
        <w:rPr>
          <w:rFonts w:ascii="Arial" w:hAnsi="Arial" w:cs="Arial"/>
          <w:b/>
          <w:bCs/>
          <w:sz w:val="24"/>
          <w:szCs w:val="24"/>
          <w:lang w:val="en-US"/>
        </w:rPr>
        <w:t>Remote Work effect on Performance</w:t>
      </w:r>
      <w:r w:rsidRPr="1F1470BD">
        <w:rPr>
          <w:rFonts w:ascii="Arial" w:hAnsi="Arial" w:cs="Arial"/>
          <w:sz w:val="24"/>
          <w:szCs w:val="24"/>
          <w:lang w:val="en-US"/>
        </w:rPr>
        <w:t>: Remote work level had a significant main effect on performance, with high remote work associated with better performance across demographic categor</w:t>
      </w:r>
      <w:commentRangeStart w:id="84"/>
      <w:r w:rsidRPr="1F1470BD">
        <w:rPr>
          <w:rFonts w:ascii="Arial" w:hAnsi="Arial" w:cs="Arial"/>
          <w:sz w:val="24"/>
          <w:szCs w:val="24"/>
          <w:lang w:val="en-US"/>
        </w:rPr>
        <w:t>ies.</w:t>
      </w:r>
      <w:commentRangeEnd w:id="84"/>
      <w:r>
        <w:rPr>
          <w:rStyle w:val="CommentReference"/>
        </w:rPr>
        <w:commentReference w:id="84"/>
      </w:r>
    </w:p>
    <w:p w:rsidRPr="00FC650E" w:rsidR="00085117" w:rsidP="00FC650E" w:rsidRDefault="00085117" w14:paraId="5D04CD4E" w14:textId="77777777">
      <w:pPr>
        <w:autoSpaceDE w:val="0"/>
        <w:autoSpaceDN w:val="0"/>
        <w:adjustRightInd w:val="0"/>
        <w:spacing w:after="0" w:line="240" w:lineRule="auto"/>
        <w:jc w:val="both"/>
        <w:rPr>
          <w:rFonts w:ascii="Arial" w:hAnsi="Arial" w:cs="Arial"/>
          <w:b/>
          <w:bCs/>
          <w:sz w:val="24"/>
          <w:szCs w:val="24"/>
          <w:lang w:val="en-US"/>
        </w:rPr>
      </w:pPr>
    </w:p>
    <w:p w:rsidRPr="004976BA" w:rsidR="004976BA" w:rsidP="004976BA" w:rsidRDefault="004976BA" w14:paraId="5A9B5A9D" w14:textId="77777777">
      <w:pPr>
        <w:autoSpaceDE w:val="0"/>
        <w:autoSpaceDN w:val="0"/>
        <w:adjustRightInd w:val="0"/>
        <w:spacing w:after="0" w:line="240" w:lineRule="auto"/>
        <w:jc w:val="both"/>
        <w:rPr>
          <w:rFonts w:ascii="Arial" w:hAnsi="Arial" w:cs="Arial"/>
          <w:b/>
          <w:bCs/>
          <w:sz w:val="24"/>
          <w:szCs w:val="24"/>
          <w:lang w:val="en-US"/>
        </w:rPr>
      </w:pPr>
      <w:r w:rsidRPr="004976BA">
        <w:rPr>
          <w:rFonts w:ascii="Arial" w:hAnsi="Arial" w:cs="Arial"/>
          <w:b/>
          <w:bCs/>
          <w:sz w:val="24"/>
          <w:szCs w:val="24"/>
          <w:lang w:val="en-US"/>
        </w:rPr>
        <w:t>5.3 Summary of Key Findings</w:t>
      </w:r>
    </w:p>
    <w:p w:rsidRPr="004976BA" w:rsidR="004976BA" w:rsidP="00541FCE" w:rsidRDefault="004976BA" w14:paraId="14F027DB" w14:textId="77777777">
      <w:p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Our comprehensive analysis of remote work's impact on software developers reveals several important patterns:</w:t>
      </w:r>
    </w:p>
    <w:p w:rsidRPr="004976BA" w:rsidR="004976BA" w:rsidP="00541FCE" w:rsidRDefault="004976BA" w14:paraId="5C35C8D6" w14:textId="77777777">
      <w:pPr>
        <w:numPr>
          <w:ilvl w:val="0"/>
          <w:numId w:val="28"/>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b/>
          <w:bCs/>
          <w:sz w:val="24"/>
          <w:szCs w:val="24"/>
          <w:lang w:val="en-US"/>
        </w:rPr>
        <w:t>Overall Positive Impact:</w:t>
      </w:r>
      <w:r w:rsidRPr="004976BA">
        <w:rPr>
          <w:rFonts w:ascii="Arial" w:hAnsi="Arial" w:cs="Arial"/>
          <w:sz w:val="24"/>
          <w:szCs w:val="24"/>
          <w:lang w:val="en-US"/>
        </w:rPr>
        <w:t xml:space="preserve"> Remote work is generally associated with positive outcomes across multiple metrics, with high remote work participants reporting better performance, motivation, work enjoyment, and creativity compared to low remote work participants.</w:t>
      </w:r>
    </w:p>
    <w:p w:rsidRPr="004976BA" w:rsidR="004976BA" w:rsidP="00541FCE" w:rsidRDefault="004976BA" w14:paraId="16669023" w14:textId="033F71EE">
      <w:pPr>
        <w:numPr>
          <w:ilvl w:val="0"/>
          <w:numId w:val="28"/>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b/>
          <w:bCs/>
          <w:sz w:val="24"/>
          <w:szCs w:val="24"/>
          <w:lang w:val="en-US"/>
        </w:rPr>
        <w:t>Leadership Role Differences:</w:t>
      </w:r>
      <w:r w:rsidRPr="004976BA">
        <w:rPr>
          <w:rFonts w:ascii="Arial" w:hAnsi="Arial" w:cs="Arial"/>
          <w:sz w:val="24"/>
          <w:szCs w:val="24"/>
          <w:lang w:val="en-US"/>
        </w:rPr>
        <w:t xml:space="preserve"> Managers and </w:t>
      </w:r>
      <w:r w:rsidR="00C31995">
        <w:rPr>
          <w:rFonts w:ascii="Arial" w:hAnsi="Arial" w:cs="Arial"/>
          <w:sz w:val="24"/>
          <w:szCs w:val="24"/>
          <w:lang w:val="en-US"/>
        </w:rPr>
        <w:t>individual contributors</w:t>
      </w:r>
      <w:r w:rsidRPr="004976BA">
        <w:rPr>
          <w:rFonts w:ascii="Arial" w:hAnsi="Arial" w:cs="Arial"/>
          <w:sz w:val="24"/>
          <w:szCs w:val="24"/>
          <w:lang w:val="en-US"/>
        </w:rPr>
        <w:t xml:space="preserve"> experience remote work differently: </w:t>
      </w:r>
    </w:p>
    <w:p w:rsidRPr="004976BA" w:rsidR="004976BA" w:rsidP="00541FCE" w:rsidRDefault="004976BA" w14:paraId="77B452BF" w14:textId="77777777">
      <w:pPr>
        <w:numPr>
          <w:ilvl w:val="1"/>
          <w:numId w:val="28"/>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Managers experience more substantial benefits in team productivity, team milestones, and motivation</w:t>
      </w:r>
    </w:p>
    <w:p w:rsidRPr="004976BA" w:rsidR="004976BA" w:rsidP="00541FCE" w:rsidRDefault="004976BA" w14:paraId="5BD766E4" w14:textId="77777777">
      <w:pPr>
        <w:numPr>
          <w:ilvl w:val="1"/>
          <w:numId w:val="28"/>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Managers also report reduced frustration and task pressure in high remote work settings</w:t>
      </w:r>
    </w:p>
    <w:p w:rsidRPr="004976BA" w:rsidR="004976BA" w:rsidP="00541FCE" w:rsidRDefault="00C31995" w14:paraId="71931C41" w14:textId="5D87F6F2">
      <w:pPr>
        <w:numPr>
          <w:ilvl w:val="1"/>
          <w:numId w:val="28"/>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Individual contributors</w:t>
      </w:r>
      <w:r w:rsidRPr="004976BA" w:rsidR="004976BA">
        <w:rPr>
          <w:rFonts w:ascii="Arial" w:hAnsi="Arial" w:cs="Arial"/>
          <w:sz w:val="24"/>
          <w:szCs w:val="24"/>
          <w:lang w:val="en-US"/>
        </w:rPr>
        <w:t xml:space="preserve"> see more modest benefits in performance and creativity</w:t>
      </w:r>
    </w:p>
    <w:p w:rsidRPr="004976BA" w:rsidR="004976BA" w:rsidP="00541FCE" w:rsidRDefault="004976BA" w14:paraId="33AFEB3E" w14:textId="28846A9D">
      <w:pPr>
        <w:numPr>
          <w:ilvl w:val="1"/>
          <w:numId w:val="28"/>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 xml:space="preserve">Coordination issues show opposite effects: managers report fewer issues with high remote work, while </w:t>
      </w:r>
      <w:r w:rsidR="00C31995">
        <w:rPr>
          <w:rFonts w:ascii="Arial" w:hAnsi="Arial" w:cs="Arial"/>
          <w:sz w:val="24"/>
          <w:szCs w:val="24"/>
          <w:lang w:val="en-US"/>
        </w:rPr>
        <w:t>individual contributors</w:t>
      </w:r>
      <w:r w:rsidRPr="004976BA">
        <w:rPr>
          <w:rFonts w:ascii="Arial" w:hAnsi="Arial" w:cs="Arial"/>
          <w:sz w:val="24"/>
          <w:szCs w:val="24"/>
          <w:lang w:val="en-US"/>
        </w:rPr>
        <w:t xml:space="preserve"> report</w:t>
      </w:r>
      <w:r w:rsidR="00E63FF9">
        <w:rPr>
          <w:rFonts w:ascii="Arial" w:hAnsi="Arial" w:cs="Arial"/>
          <w:sz w:val="24"/>
          <w:szCs w:val="24"/>
          <w:lang w:val="en-US"/>
        </w:rPr>
        <w:t xml:space="preserve"> the same or</w:t>
      </w:r>
      <w:r w:rsidRPr="004976BA">
        <w:rPr>
          <w:rFonts w:ascii="Arial" w:hAnsi="Arial" w:cs="Arial"/>
          <w:sz w:val="24"/>
          <w:szCs w:val="24"/>
          <w:lang w:val="en-US"/>
        </w:rPr>
        <w:t xml:space="preserve"> more</w:t>
      </w:r>
    </w:p>
    <w:p w:rsidRPr="004976BA" w:rsidR="004976BA" w:rsidP="00541FCE" w:rsidRDefault="004976BA" w14:paraId="7EE06649" w14:textId="77777777">
      <w:pPr>
        <w:numPr>
          <w:ilvl w:val="0"/>
          <w:numId w:val="28"/>
        </w:numPr>
        <w:autoSpaceDE w:val="0"/>
        <w:autoSpaceDN w:val="0"/>
        <w:adjustRightInd w:val="0"/>
        <w:spacing w:after="0" w:line="240" w:lineRule="auto"/>
        <w:jc w:val="both"/>
        <w:rPr>
          <w:rFonts w:ascii="Arial" w:hAnsi="Arial" w:cs="Arial"/>
          <w:b/>
          <w:bCs/>
          <w:sz w:val="24"/>
          <w:szCs w:val="24"/>
          <w:lang w:val="es-419"/>
        </w:rPr>
      </w:pPr>
      <w:r w:rsidRPr="1F1470BD">
        <w:rPr>
          <w:rFonts w:ascii="Arial" w:hAnsi="Arial" w:cs="Arial"/>
          <w:b/>
          <w:bCs/>
          <w:sz w:val="24"/>
          <w:szCs w:val="24"/>
          <w:lang w:val="es-419"/>
        </w:rPr>
        <w:t>C</w:t>
      </w:r>
      <w:commentRangeStart w:id="85"/>
      <w:r w:rsidRPr="1F1470BD">
        <w:rPr>
          <w:rFonts w:ascii="Arial" w:hAnsi="Arial" w:cs="Arial"/>
          <w:b/>
          <w:bCs/>
          <w:sz w:val="24"/>
          <w:szCs w:val="24"/>
          <w:lang w:val="es-419"/>
        </w:rPr>
        <w:t xml:space="preserve">ompany Type Variations: </w:t>
      </w:r>
    </w:p>
    <w:p w:rsidRPr="004976BA" w:rsidR="004976BA" w:rsidP="00541FCE" w:rsidRDefault="004976BA" w14:paraId="01C10AA4" w14:textId="77777777">
      <w:pPr>
        <w:numPr>
          <w:ilvl w:val="1"/>
          <w:numId w:val="28"/>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Software Development companies (SW_D0) show the most consistent benefits from remote work</w:t>
      </w:r>
    </w:p>
    <w:p w:rsidRPr="004976BA" w:rsidR="004976BA" w:rsidP="00541FCE" w:rsidRDefault="004976BA" w14:paraId="65C1DC77" w14:textId="77777777">
      <w:pPr>
        <w:numPr>
          <w:ilvl w:val="1"/>
          <w:numId w:val="28"/>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International Outsourcing companies (Out_INT) demonstrate better peer communication</w:t>
      </w:r>
    </w:p>
    <w:p w:rsidRPr="004976BA" w:rsidR="004976BA" w:rsidP="00541FCE" w:rsidRDefault="004976BA" w14:paraId="5933A57C" w14:textId="77777777">
      <w:pPr>
        <w:numPr>
          <w:ilvl w:val="1"/>
          <w:numId w:val="28"/>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Other company types show mixed or non-significant effects</w:t>
      </w:r>
    </w:p>
    <w:p w:rsidRPr="004976BA" w:rsidR="004976BA" w:rsidP="00541FCE" w:rsidRDefault="004976BA" w14:paraId="2D60783D" w14:textId="77777777">
      <w:pPr>
        <w:numPr>
          <w:ilvl w:val="0"/>
          <w:numId w:val="28"/>
        </w:numPr>
        <w:autoSpaceDE w:val="0"/>
        <w:autoSpaceDN w:val="0"/>
        <w:adjustRightInd w:val="0"/>
        <w:spacing w:after="0" w:line="240" w:lineRule="auto"/>
        <w:jc w:val="both"/>
        <w:rPr>
          <w:rFonts w:ascii="Arial" w:hAnsi="Arial" w:cs="Arial"/>
          <w:b/>
          <w:bCs/>
          <w:sz w:val="24"/>
          <w:szCs w:val="24"/>
          <w:lang w:val="es-419"/>
        </w:rPr>
      </w:pPr>
      <w:r w:rsidRPr="004976BA">
        <w:rPr>
          <w:rFonts w:ascii="Arial" w:hAnsi="Arial" w:cs="Arial"/>
          <w:b/>
          <w:bCs/>
          <w:sz w:val="24"/>
          <w:szCs w:val="24"/>
          <w:lang w:val="es-419"/>
        </w:rPr>
        <w:t xml:space="preserve">Country Differences: </w:t>
      </w:r>
    </w:p>
    <w:p w:rsidRPr="004976BA" w:rsidR="004976BA" w:rsidP="00541FCE" w:rsidRDefault="004976BA" w14:paraId="68F18F1B" w14:textId="77777777">
      <w:pPr>
        <w:numPr>
          <w:ilvl w:val="1"/>
          <w:numId w:val="28"/>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Spain shows significant improvements in performance with high remote work</w:t>
      </w:r>
    </w:p>
    <w:p w:rsidRPr="004976BA" w:rsidR="004976BA" w:rsidP="00541FCE" w:rsidRDefault="004976BA" w14:paraId="160BDB93" w14:textId="77777777">
      <w:pPr>
        <w:numPr>
          <w:ilvl w:val="1"/>
          <w:numId w:val="28"/>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Mexico shows significant improvements in motivation with high remote work</w:t>
      </w:r>
    </w:p>
    <w:p w:rsidRPr="004976BA" w:rsidR="004976BA" w:rsidP="00541FCE" w:rsidRDefault="004976BA" w14:paraId="5FF344EE" w14:textId="77777777">
      <w:pPr>
        <w:numPr>
          <w:ilvl w:val="1"/>
          <w:numId w:val="28"/>
        </w:numPr>
        <w:autoSpaceDE w:val="0"/>
        <w:autoSpaceDN w:val="0"/>
        <w:adjustRightInd w:val="0"/>
        <w:spacing w:after="0" w:line="240" w:lineRule="auto"/>
        <w:jc w:val="both"/>
        <w:rPr>
          <w:rFonts w:ascii="Arial" w:hAnsi="Arial" w:cs="Arial"/>
          <w:sz w:val="24"/>
          <w:szCs w:val="24"/>
          <w:lang w:val="en-US"/>
        </w:rPr>
      </w:pPr>
      <w:r w:rsidRPr="1F1470BD">
        <w:rPr>
          <w:rFonts w:ascii="Arial" w:hAnsi="Arial" w:cs="Arial"/>
          <w:sz w:val="24"/>
          <w:szCs w:val="24"/>
          <w:lang w:val="en-US"/>
        </w:rPr>
        <w:t>Cultural factors appear to influence remote work experiences</w:t>
      </w:r>
      <w:commentRangeEnd w:id="85"/>
      <w:r>
        <w:rPr>
          <w:rStyle w:val="CommentReference"/>
        </w:rPr>
        <w:commentReference w:id="85"/>
      </w:r>
    </w:p>
    <w:p w:rsidRPr="004976BA" w:rsidR="004976BA" w:rsidP="00541FCE" w:rsidRDefault="004976BA" w14:paraId="12A856F3" w14:textId="77777777">
      <w:pPr>
        <w:numPr>
          <w:ilvl w:val="0"/>
          <w:numId w:val="28"/>
        </w:numPr>
        <w:autoSpaceDE w:val="0"/>
        <w:autoSpaceDN w:val="0"/>
        <w:adjustRightInd w:val="0"/>
        <w:spacing w:after="0" w:line="240" w:lineRule="auto"/>
        <w:jc w:val="both"/>
        <w:rPr>
          <w:rFonts w:ascii="Arial" w:hAnsi="Arial" w:cs="Arial"/>
          <w:b/>
          <w:bCs/>
          <w:sz w:val="24"/>
          <w:szCs w:val="24"/>
          <w:lang w:val="es-419"/>
        </w:rPr>
      </w:pPr>
      <w:r w:rsidRPr="1F1470BD">
        <w:rPr>
          <w:rFonts w:ascii="Arial" w:hAnsi="Arial" w:cs="Arial"/>
          <w:b/>
          <w:bCs/>
          <w:sz w:val="24"/>
          <w:szCs w:val="24"/>
          <w:lang w:val="es-419"/>
        </w:rPr>
        <w:t xml:space="preserve">Gender Differences: </w:t>
      </w:r>
    </w:p>
    <w:p w:rsidRPr="004976BA" w:rsidR="004976BA" w:rsidP="00541FCE" w:rsidRDefault="004976BA" w14:paraId="5F1C5EC0" w14:textId="77777777">
      <w:pPr>
        <w:numPr>
          <w:ilvl w:val="1"/>
          <w:numId w:val="28"/>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Males show significant benefits across 23 metrics, while females show no statistically significant effects</w:t>
      </w:r>
    </w:p>
    <w:p w:rsidRPr="004976BA" w:rsidR="004976BA" w:rsidP="00541FCE" w:rsidRDefault="004976BA" w14:paraId="5E6BC79C" w14:textId="77777777">
      <w:pPr>
        <w:numPr>
          <w:ilvl w:val="1"/>
          <w:numId w:val="28"/>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Male managers receive the strongest benefits from remote work, with dramatic improvements in performance (+0.97), team productivity (+1.47), and motivation (+1.25)</w:t>
      </w:r>
    </w:p>
    <w:p w:rsidRPr="004976BA" w:rsidR="004976BA" w:rsidP="00541FCE" w:rsidRDefault="004976BA" w14:paraId="67D5A009" w14:textId="6B49A308">
      <w:pPr>
        <w:numPr>
          <w:ilvl w:val="1"/>
          <w:numId w:val="28"/>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 xml:space="preserve">Female </w:t>
      </w:r>
      <w:r w:rsidR="00C31995">
        <w:rPr>
          <w:rFonts w:ascii="Arial" w:hAnsi="Arial" w:cs="Arial"/>
          <w:sz w:val="24"/>
          <w:szCs w:val="24"/>
          <w:lang w:val="en-US"/>
        </w:rPr>
        <w:t>individual contributors</w:t>
      </w:r>
      <w:r w:rsidRPr="004976BA">
        <w:rPr>
          <w:rFonts w:ascii="Arial" w:hAnsi="Arial" w:cs="Arial"/>
          <w:sz w:val="24"/>
          <w:szCs w:val="24"/>
          <w:lang w:val="en-US"/>
        </w:rPr>
        <w:t xml:space="preserve"> report decreased team productivity (-0.22) in remote settings, contrasting with males' positive experience</w:t>
      </w:r>
    </w:p>
    <w:p w:rsidRPr="004976BA" w:rsidR="004976BA" w:rsidP="00541FCE" w:rsidRDefault="004976BA" w14:paraId="0969567C" w14:textId="77777777">
      <w:pPr>
        <w:numPr>
          <w:ilvl w:val="1"/>
          <w:numId w:val="28"/>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Work-life balance improvements are stronger for male managers (+0.61) than for other groups</w:t>
      </w:r>
    </w:p>
    <w:p w:rsidRPr="004976BA" w:rsidR="004976BA" w:rsidP="00541FCE" w:rsidRDefault="004976BA" w14:paraId="29278507" w14:textId="77777777">
      <w:pPr>
        <w:numPr>
          <w:ilvl w:val="1"/>
          <w:numId w:val="28"/>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Remote work appears to particularly benefit males in leadership positions, suggesting potential gender disparities in remote work experiences</w:t>
      </w:r>
    </w:p>
    <w:p w:rsidRPr="004976BA" w:rsidR="004976BA" w:rsidP="00541FCE" w:rsidRDefault="004976BA" w14:paraId="6C2716F0" w14:textId="77777777">
      <w:pPr>
        <w:numPr>
          <w:ilvl w:val="0"/>
          <w:numId w:val="28"/>
        </w:numPr>
        <w:autoSpaceDE w:val="0"/>
        <w:autoSpaceDN w:val="0"/>
        <w:adjustRightInd w:val="0"/>
        <w:spacing w:after="0" w:line="240" w:lineRule="auto"/>
        <w:jc w:val="both"/>
        <w:rPr>
          <w:rFonts w:ascii="Arial" w:hAnsi="Arial" w:cs="Arial"/>
          <w:b/>
          <w:bCs/>
          <w:sz w:val="24"/>
          <w:szCs w:val="24"/>
          <w:lang w:val="es-419"/>
        </w:rPr>
      </w:pPr>
      <w:r w:rsidRPr="004976BA">
        <w:rPr>
          <w:rFonts w:ascii="Arial" w:hAnsi="Arial" w:cs="Arial"/>
          <w:b/>
          <w:bCs/>
          <w:sz w:val="24"/>
          <w:szCs w:val="24"/>
          <w:lang w:val="es-419"/>
        </w:rPr>
        <w:t xml:space="preserve">Gender-Leadership Interactions: </w:t>
      </w:r>
    </w:p>
    <w:p w:rsidRPr="004976BA" w:rsidR="004976BA" w:rsidP="00541FCE" w:rsidRDefault="004976BA" w14:paraId="32A7D446" w14:textId="3F3345AE">
      <w:pPr>
        <w:numPr>
          <w:ilvl w:val="1"/>
          <w:numId w:val="28"/>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 xml:space="preserve">Leadership role amplifies remote work benefits for males, with male managers showing effects 2-3 times stronger than male </w:t>
      </w:r>
      <w:r w:rsidR="00C31995">
        <w:rPr>
          <w:rFonts w:ascii="Arial" w:hAnsi="Arial" w:cs="Arial"/>
          <w:sz w:val="24"/>
          <w:szCs w:val="24"/>
          <w:lang w:val="en-US"/>
        </w:rPr>
        <w:t>individual contributors</w:t>
      </w:r>
    </w:p>
    <w:p w:rsidRPr="004976BA" w:rsidR="004976BA" w:rsidP="00541FCE" w:rsidRDefault="004976BA" w14:paraId="6B87483C" w14:textId="77777777">
      <w:pPr>
        <w:numPr>
          <w:ilvl w:val="1"/>
          <w:numId w:val="28"/>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Male managers report the largest reductions in stress level (-0.69) and task pressure (-0.53), indicating remote work particularly alleviates pressure for men in leadership</w:t>
      </w:r>
    </w:p>
    <w:p w:rsidRPr="004976BA" w:rsidR="004976BA" w:rsidP="00541FCE" w:rsidRDefault="004976BA" w14:paraId="3FEB1896" w14:textId="77777777">
      <w:pPr>
        <w:numPr>
          <w:ilvl w:val="1"/>
          <w:numId w:val="28"/>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Female employees show more modest and largely non-significant benefits from remote work compared to their male counterparts</w:t>
      </w:r>
    </w:p>
    <w:p w:rsidRPr="004976BA" w:rsidR="004976BA" w:rsidP="00541FCE" w:rsidRDefault="004976BA" w14:paraId="391B16D2" w14:textId="77777777">
      <w:pPr>
        <w:numPr>
          <w:ilvl w:val="1"/>
          <w:numId w:val="28"/>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The lack of sufficient data for female managers represents an important gap in understanding how women in leadership experience remote work</w:t>
      </w:r>
    </w:p>
    <w:p w:rsidR="00A231F6" w:rsidP="00541FCE" w:rsidRDefault="00A231F6" w14:paraId="4D1343A4" w14:textId="77777777">
      <w:pPr>
        <w:autoSpaceDE w:val="0"/>
        <w:autoSpaceDN w:val="0"/>
        <w:adjustRightInd w:val="0"/>
        <w:spacing w:after="0" w:line="240" w:lineRule="auto"/>
        <w:jc w:val="both"/>
        <w:rPr>
          <w:rFonts w:ascii="Arial" w:hAnsi="Arial" w:cs="Arial"/>
          <w:sz w:val="24"/>
          <w:szCs w:val="24"/>
          <w:lang w:val="en-US"/>
        </w:rPr>
      </w:pPr>
    </w:p>
    <w:p w:rsidR="004976BA" w:rsidP="00541FCE" w:rsidRDefault="004976BA" w14:paraId="5F475872" w14:textId="1B34A10E">
      <w:pPr>
        <w:autoSpaceDE w:val="0"/>
        <w:autoSpaceDN w:val="0"/>
        <w:adjustRightInd w:val="0"/>
        <w:spacing w:after="0" w:line="240" w:lineRule="auto"/>
        <w:jc w:val="both"/>
        <w:rPr>
          <w:rFonts w:ascii="Arial" w:hAnsi="Arial" w:cs="Arial"/>
          <w:sz w:val="24"/>
          <w:szCs w:val="24"/>
          <w:lang w:val="en-US"/>
        </w:rPr>
      </w:pPr>
      <w:r w:rsidRPr="1F1470BD">
        <w:rPr>
          <w:rFonts w:ascii="Arial" w:hAnsi="Arial" w:cs="Arial"/>
          <w:sz w:val="24"/>
          <w:szCs w:val="24"/>
          <w:lang w:val="en-US"/>
        </w:rPr>
        <w:t>These findings suggest that remote work generally enhances software developers' well-being and performance, but the magnitude and nature of these benefits vary considerably based on leadership role</w:t>
      </w:r>
      <w:del w:author="Kelly Johany Garces Pernett" w:date="2025-05-22T16:46:00Z" w:id="86">
        <w:r w:rsidRPr="1F1470BD" w:rsidDel="004976BA">
          <w:rPr>
            <w:rFonts w:ascii="Arial" w:hAnsi="Arial" w:cs="Arial"/>
            <w:sz w:val="24"/>
            <w:szCs w:val="24"/>
            <w:lang w:val="en-US"/>
          </w:rPr>
          <w:delText>, company type</w:delText>
        </w:r>
      </w:del>
      <w:r w:rsidRPr="1F1470BD">
        <w:rPr>
          <w:rFonts w:ascii="Arial" w:hAnsi="Arial" w:cs="Arial"/>
          <w:sz w:val="24"/>
          <w:szCs w:val="24"/>
          <w:lang w:val="en-US"/>
        </w:rPr>
        <w:t>, country, and gender. The gender-leadership interactions reveal that remote work is not experienced uniformly across demographic combinations, with male managers benefiting most substantially. These variations have important implications for how organizations design and implement remote work policies to ensure equitable benefits across all employee groups.</w:t>
      </w:r>
    </w:p>
    <w:p w:rsidR="00701DB6" w:rsidP="00541FCE" w:rsidRDefault="00701DB6" w14:paraId="2526D258" w14:textId="77777777">
      <w:pPr>
        <w:autoSpaceDE w:val="0"/>
        <w:autoSpaceDN w:val="0"/>
        <w:adjustRightInd w:val="0"/>
        <w:spacing w:after="0" w:line="240" w:lineRule="auto"/>
        <w:jc w:val="both"/>
        <w:rPr>
          <w:rFonts w:ascii="Arial" w:hAnsi="Arial" w:cs="Arial"/>
          <w:sz w:val="24"/>
          <w:szCs w:val="24"/>
          <w:lang w:val="en-US"/>
        </w:rPr>
      </w:pPr>
    </w:p>
    <w:p w:rsidRPr="00701DB6" w:rsidR="00701DB6" w:rsidP="00701DB6" w:rsidRDefault="00701DB6" w14:paraId="735A691C" w14:textId="77777777">
      <w:pPr>
        <w:autoSpaceDE w:val="0"/>
        <w:autoSpaceDN w:val="0"/>
        <w:adjustRightInd w:val="0"/>
        <w:spacing w:after="0" w:line="240" w:lineRule="auto"/>
        <w:jc w:val="both"/>
        <w:rPr>
          <w:rFonts w:ascii="Arial" w:hAnsi="Arial" w:cs="Arial"/>
          <w:b/>
          <w:bCs/>
          <w:sz w:val="24"/>
          <w:szCs w:val="24"/>
          <w:lang w:val="en-US"/>
        </w:rPr>
      </w:pPr>
      <w:r w:rsidRPr="00701DB6">
        <w:rPr>
          <w:rFonts w:ascii="Arial" w:hAnsi="Arial" w:cs="Arial"/>
          <w:b/>
          <w:bCs/>
          <w:sz w:val="24"/>
          <w:szCs w:val="24"/>
          <w:lang w:val="en-US"/>
        </w:rPr>
        <w:t>6. Recommendations and Follow-Up Steps</w:t>
      </w:r>
    </w:p>
    <w:p w:rsidR="00701DB6" w:rsidP="00701DB6" w:rsidRDefault="00701DB6" w14:paraId="6E7F4BE8" w14:textId="77777777">
      <w:pPr>
        <w:autoSpaceDE w:val="0"/>
        <w:autoSpaceDN w:val="0"/>
        <w:adjustRightInd w:val="0"/>
        <w:spacing w:after="0" w:line="240" w:lineRule="auto"/>
        <w:jc w:val="both"/>
        <w:rPr>
          <w:rFonts w:ascii="Arial" w:hAnsi="Arial" w:cs="Arial"/>
          <w:sz w:val="24"/>
          <w:szCs w:val="24"/>
          <w:lang w:val="en-US"/>
        </w:rPr>
      </w:pPr>
      <w:r w:rsidRPr="00701DB6">
        <w:rPr>
          <w:rFonts w:ascii="Arial" w:hAnsi="Arial" w:cs="Arial"/>
          <w:sz w:val="24"/>
          <w:szCs w:val="24"/>
          <w:lang w:val="en-US"/>
        </w:rPr>
        <w:t>Based on our analysis, we offer the following recommendations for organizations implementing or optimizing remote work for software developers:</w:t>
      </w:r>
    </w:p>
    <w:p w:rsidRPr="00701DB6" w:rsidR="00964039" w:rsidP="00701DB6" w:rsidRDefault="00964039" w14:paraId="04C680F3" w14:textId="77777777">
      <w:pPr>
        <w:autoSpaceDE w:val="0"/>
        <w:autoSpaceDN w:val="0"/>
        <w:adjustRightInd w:val="0"/>
        <w:spacing w:after="0" w:line="240" w:lineRule="auto"/>
        <w:jc w:val="both"/>
        <w:rPr>
          <w:rFonts w:ascii="Arial" w:hAnsi="Arial" w:cs="Arial"/>
          <w:sz w:val="24"/>
          <w:szCs w:val="24"/>
          <w:lang w:val="en-US"/>
        </w:rPr>
      </w:pPr>
    </w:p>
    <w:p w:rsidRPr="00701DB6" w:rsidR="00701DB6" w:rsidP="00701DB6" w:rsidRDefault="00701DB6" w14:paraId="2490037C" w14:textId="77777777">
      <w:pPr>
        <w:autoSpaceDE w:val="0"/>
        <w:autoSpaceDN w:val="0"/>
        <w:adjustRightInd w:val="0"/>
        <w:spacing w:after="0" w:line="240" w:lineRule="auto"/>
        <w:jc w:val="both"/>
        <w:rPr>
          <w:rFonts w:ascii="Arial" w:hAnsi="Arial" w:cs="Arial"/>
          <w:b/>
          <w:bCs/>
          <w:sz w:val="24"/>
          <w:szCs w:val="24"/>
          <w:lang w:val="es-419"/>
        </w:rPr>
      </w:pPr>
      <w:r w:rsidRPr="00701DB6">
        <w:rPr>
          <w:rFonts w:ascii="Arial" w:hAnsi="Arial" w:cs="Arial"/>
          <w:b/>
          <w:bCs/>
          <w:sz w:val="24"/>
          <w:szCs w:val="24"/>
          <w:lang w:val="es-419"/>
        </w:rPr>
        <w:t>6.1 Leadership-Specific Recommendations</w:t>
      </w:r>
    </w:p>
    <w:p w:rsidRPr="00701DB6" w:rsidR="00701DB6" w:rsidP="00AE0A7C" w:rsidRDefault="00701DB6" w14:paraId="43E27DCB" w14:textId="74B51BDA">
      <w:pPr>
        <w:numPr>
          <w:ilvl w:val="0"/>
          <w:numId w:val="29"/>
        </w:numPr>
        <w:autoSpaceDE w:val="0"/>
        <w:autoSpaceDN w:val="0"/>
        <w:adjustRightInd w:val="0"/>
        <w:spacing w:after="0" w:line="240" w:lineRule="auto"/>
        <w:jc w:val="both"/>
        <w:rPr>
          <w:rFonts w:ascii="Arial" w:hAnsi="Arial" w:cs="Arial"/>
          <w:sz w:val="24"/>
          <w:szCs w:val="24"/>
          <w:lang w:val="en-US"/>
        </w:rPr>
      </w:pPr>
      <w:r w:rsidRPr="1F1470BD">
        <w:rPr>
          <w:rFonts w:ascii="Arial" w:hAnsi="Arial" w:cs="Arial"/>
          <w:b/>
          <w:bCs/>
          <w:sz w:val="24"/>
          <w:szCs w:val="24"/>
          <w:lang w:val="en-US"/>
        </w:rPr>
        <w:t>Create Tailored Remote Work Approaches</w:t>
      </w:r>
      <w:r w:rsidRPr="1F1470BD">
        <w:rPr>
          <w:rFonts w:ascii="Arial" w:hAnsi="Arial" w:cs="Arial"/>
          <w:sz w:val="24"/>
          <w:szCs w:val="24"/>
          <w:lang w:val="en-US"/>
        </w:rPr>
        <w:t>: Rather than one</w:t>
      </w:r>
      <w:r w:rsidRPr="1F1470BD" w:rsidR="00573FB8">
        <w:rPr>
          <w:rFonts w:ascii="Arial" w:hAnsi="Arial" w:cs="Arial"/>
          <w:sz w:val="24"/>
          <w:szCs w:val="24"/>
          <w:lang w:val="en-US"/>
        </w:rPr>
        <w:t xml:space="preserve"> big </w:t>
      </w:r>
      <w:del w:author="Kelly Johany Garces Pernett" w:date="2025-05-22T16:47:00Z" w:id="87">
        <w:r w:rsidRPr="1F1470BD" w:rsidDel="00701DB6">
          <w:rPr>
            <w:rFonts w:ascii="Arial" w:hAnsi="Arial" w:cs="Arial"/>
            <w:sz w:val="24"/>
            <w:szCs w:val="24"/>
            <w:lang w:val="en-US"/>
          </w:rPr>
          <w:delText>policie</w:delText>
        </w:r>
      </w:del>
      <w:ins w:author="Kelly Johany Garces Pernett" w:date="2025-05-22T16:47:00Z" w:id="88">
        <w:r w:rsidRPr="1F1470BD" w:rsidR="335EFDB9">
          <w:rPr>
            <w:rFonts w:ascii="Arial" w:hAnsi="Arial" w:cs="Arial"/>
            <w:sz w:val="24"/>
            <w:szCs w:val="24"/>
            <w:lang w:val="en-US"/>
          </w:rPr>
          <w:t>policy</w:t>
        </w:r>
      </w:ins>
      <w:r w:rsidRPr="1F1470BD">
        <w:rPr>
          <w:rFonts w:ascii="Arial" w:hAnsi="Arial" w:cs="Arial"/>
          <w:sz w:val="24"/>
          <w:szCs w:val="24"/>
          <w:lang w:val="en-US"/>
        </w:rPr>
        <w:t xml:space="preserve">, develop distinct remote work frameworks that recognize the different ways managers and team members experience remote environments. Managers thrive with more autonomy and decision-making power, while team members need different support structures. </w:t>
      </w:r>
      <w:r w:rsidRPr="1F1470BD">
        <w:rPr>
          <w:rFonts w:ascii="Arial" w:hAnsi="Arial" w:cs="Arial"/>
          <w:b/>
          <w:bCs/>
          <w:sz w:val="24"/>
          <w:szCs w:val="24"/>
          <w:lang w:val="en-US"/>
        </w:rPr>
        <w:t>Example implementation:</w:t>
      </w:r>
      <w:r w:rsidRPr="1F1470BD">
        <w:rPr>
          <w:rFonts w:ascii="Arial" w:hAnsi="Arial" w:cs="Arial"/>
          <w:sz w:val="24"/>
          <w:szCs w:val="24"/>
          <w:lang w:val="en-US"/>
        </w:rPr>
        <w:t xml:space="preserve"> Establish role-based remote work schedules—3-4 remote days/week for managers to leverage their significant productivity gains and 2-3 remote days/week for </w:t>
      </w:r>
      <w:r w:rsidRPr="1F1470BD" w:rsidR="00C31995">
        <w:rPr>
          <w:rFonts w:ascii="Arial" w:hAnsi="Arial" w:cs="Arial"/>
          <w:sz w:val="24"/>
          <w:szCs w:val="24"/>
          <w:lang w:val="en-US"/>
        </w:rPr>
        <w:t>individual contributors</w:t>
      </w:r>
      <w:r w:rsidRPr="1F1470BD">
        <w:rPr>
          <w:rFonts w:ascii="Arial" w:hAnsi="Arial" w:cs="Arial"/>
          <w:sz w:val="24"/>
          <w:szCs w:val="24"/>
          <w:lang w:val="en-US"/>
        </w:rPr>
        <w:t xml:space="preserve"> to maintain sufficient in-person coordination opportunities.</w:t>
      </w:r>
    </w:p>
    <w:p w:rsidRPr="00701DB6" w:rsidR="00701DB6" w:rsidP="00AE0A7C" w:rsidRDefault="00701DB6" w14:paraId="6300B51A" w14:textId="56C2CE22">
      <w:pPr>
        <w:numPr>
          <w:ilvl w:val="0"/>
          <w:numId w:val="29"/>
        </w:numPr>
        <w:autoSpaceDE w:val="0"/>
        <w:autoSpaceDN w:val="0"/>
        <w:adjustRightInd w:val="0"/>
        <w:spacing w:after="0" w:line="240" w:lineRule="auto"/>
        <w:jc w:val="both"/>
        <w:rPr>
          <w:rFonts w:ascii="Arial" w:hAnsi="Arial" w:cs="Arial"/>
          <w:sz w:val="24"/>
          <w:szCs w:val="24"/>
          <w:lang w:val="en-US"/>
        </w:rPr>
      </w:pPr>
      <w:r w:rsidRPr="1F1470BD">
        <w:rPr>
          <w:rFonts w:ascii="Arial" w:hAnsi="Arial" w:cs="Arial"/>
          <w:b/>
          <w:bCs/>
          <w:sz w:val="24"/>
          <w:szCs w:val="24"/>
          <w:lang w:val="en-US"/>
        </w:rPr>
        <w:t>Build Better Coordination Systems for Team Members</w:t>
      </w:r>
      <w:r w:rsidRPr="1F1470BD">
        <w:rPr>
          <w:rFonts w:ascii="Arial" w:hAnsi="Arial" w:cs="Arial"/>
          <w:sz w:val="24"/>
          <w:szCs w:val="24"/>
          <w:lang w:val="en-US"/>
        </w:rPr>
        <w:t xml:space="preserve">: Our findings show that </w:t>
      </w:r>
      <w:r w:rsidRPr="1F1470BD" w:rsidR="00C31995">
        <w:rPr>
          <w:rFonts w:ascii="Arial" w:hAnsi="Arial" w:cs="Arial"/>
          <w:sz w:val="24"/>
          <w:szCs w:val="24"/>
          <w:lang w:val="en-US"/>
        </w:rPr>
        <w:t>individual contributors</w:t>
      </w:r>
      <w:r w:rsidRPr="1F1470BD">
        <w:rPr>
          <w:rFonts w:ascii="Arial" w:hAnsi="Arial" w:cs="Arial"/>
          <w:sz w:val="24"/>
          <w:szCs w:val="24"/>
          <w:lang w:val="en-US"/>
        </w:rPr>
        <w:t xml:space="preserve"> often feel disconnected in remote settings. Implement specific coordination tools and regular check-in practices to help team members stay connected with their colleagues and maintain project alignment. </w:t>
      </w:r>
      <w:r w:rsidRPr="1F1470BD">
        <w:rPr>
          <w:rFonts w:ascii="Arial" w:hAnsi="Arial" w:cs="Arial"/>
          <w:b/>
          <w:bCs/>
          <w:sz w:val="24"/>
          <w:szCs w:val="24"/>
          <w:lang w:val="en-US"/>
        </w:rPr>
        <w:t>Example implementation:</w:t>
      </w:r>
      <w:r w:rsidRPr="1F1470BD">
        <w:rPr>
          <w:rFonts w:ascii="Arial" w:hAnsi="Arial" w:cs="Arial"/>
          <w:sz w:val="24"/>
          <w:szCs w:val="24"/>
          <w:lang w:val="en-US"/>
        </w:rPr>
        <w:t xml:space="preserve"> Deploy digital coordination dashboards like Monday.com or Asana with daily automated check-ins specifically for </w:t>
      </w:r>
      <w:r w:rsidRPr="1F1470BD" w:rsidR="00C31995">
        <w:rPr>
          <w:rFonts w:ascii="Arial" w:hAnsi="Arial" w:cs="Arial"/>
          <w:sz w:val="24"/>
          <w:szCs w:val="24"/>
          <w:lang w:val="en-US"/>
        </w:rPr>
        <w:t>individual contributors</w:t>
      </w:r>
      <w:r w:rsidRPr="1F1470BD">
        <w:rPr>
          <w:rFonts w:ascii="Arial" w:hAnsi="Arial" w:cs="Arial"/>
          <w:sz w:val="24"/>
          <w:szCs w:val="24"/>
          <w:lang w:val="en-US"/>
        </w:rPr>
        <w:t xml:space="preserve"> to address their</w:t>
      </w:r>
      <w:commentRangeStart w:id="89"/>
      <w:r w:rsidRPr="1F1470BD">
        <w:rPr>
          <w:rFonts w:ascii="Arial" w:hAnsi="Arial" w:cs="Arial"/>
          <w:sz w:val="24"/>
          <w:szCs w:val="24"/>
          <w:lang w:val="en-US"/>
        </w:rPr>
        <w:t xml:space="preserve"> 0.46-point increase</w:t>
      </w:r>
      <w:commentRangeEnd w:id="89"/>
      <w:r>
        <w:rPr>
          <w:rStyle w:val="CommentReference"/>
        </w:rPr>
        <w:commentReference w:id="89"/>
      </w:r>
      <w:r w:rsidRPr="1F1470BD">
        <w:rPr>
          <w:rFonts w:ascii="Arial" w:hAnsi="Arial" w:cs="Arial"/>
          <w:sz w:val="24"/>
          <w:szCs w:val="24"/>
          <w:lang w:val="en-US"/>
        </w:rPr>
        <w:t xml:space="preserve"> in coordination issues</w:t>
      </w:r>
      <w:r w:rsidRPr="1F1470BD" w:rsidR="00771F93">
        <w:rPr>
          <w:rFonts w:ascii="Arial" w:hAnsi="Arial" w:cs="Arial"/>
          <w:sz w:val="24"/>
          <w:szCs w:val="24"/>
          <w:lang w:val="en-US"/>
        </w:rPr>
        <w:t>.</w:t>
      </w:r>
    </w:p>
    <w:p w:rsidRPr="00701DB6" w:rsidR="00701DB6" w:rsidP="00AE0A7C" w:rsidRDefault="00701DB6" w14:paraId="2D3096EA" w14:textId="73C1685E">
      <w:pPr>
        <w:numPr>
          <w:ilvl w:val="0"/>
          <w:numId w:val="29"/>
        </w:numPr>
        <w:autoSpaceDE w:val="0"/>
        <w:autoSpaceDN w:val="0"/>
        <w:adjustRightInd w:val="0"/>
        <w:spacing w:after="0" w:line="240" w:lineRule="auto"/>
        <w:jc w:val="both"/>
        <w:rPr>
          <w:rFonts w:ascii="Arial" w:hAnsi="Arial" w:cs="Arial"/>
          <w:sz w:val="24"/>
          <w:szCs w:val="24"/>
          <w:lang w:val="en-US"/>
        </w:rPr>
      </w:pPr>
      <w:r w:rsidRPr="1F1470BD">
        <w:rPr>
          <w:rFonts w:ascii="Arial" w:hAnsi="Arial" w:cs="Arial"/>
          <w:b/>
          <w:bCs/>
          <w:sz w:val="24"/>
          <w:szCs w:val="24"/>
          <w:lang w:val="en-US"/>
        </w:rPr>
        <w:t>Develop Remote Leadership Skills</w:t>
      </w:r>
      <w:r w:rsidRPr="1F1470BD">
        <w:rPr>
          <w:rFonts w:ascii="Arial" w:hAnsi="Arial" w:cs="Arial"/>
          <w:sz w:val="24"/>
          <w:szCs w:val="24"/>
          <w:lang w:val="en-US"/>
        </w:rPr>
        <w:t xml:space="preserve">: Invest in training that helps managers leverage their strengths in remote environments. Since managers show significant productivity and motivation gains when working remotely, help them develop skills to extend these benefits to their teams through effective remote leadership practices. </w:t>
      </w:r>
      <w:r w:rsidRPr="1F1470BD">
        <w:rPr>
          <w:rFonts w:ascii="Arial" w:hAnsi="Arial" w:cs="Arial"/>
          <w:b/>
          <w:bCs/>
          <w:sz w:val="24"/>
          <w:szCs w:val="24"/>
          <w:lang w:val="en-US"/>
        </w:rPr>
        <w:t>Example implementation:</w:t>
      </w:r>
      <w:r w:rsidRPr="1F1470BD">
        <w:rPr>
          <w:rFonts w:ascii="Arial" w:hAnsi="Arial" w:cs="Arial"/>
          <w:sz w:val="24"/>
          <w:szCs w:val="24"/>
          <w:lang w:val="en-US"/>
        </w:rPr>
        <w:t xml:space="preserve"> Institute </w:t>
      </w:r>
      <w:commentRangeStart w:id="90"/>
      <w:r w:rsidRPr="1F1470BD">
        <w:rPr>
          <w:rFonts w:ascii="Arial" w:hAnsi="Arial" w:cs="Arial"/>
          <w:sz w:val="24"/>
          <w:szCs w:val="24"/>
          <w:lang w:val="en-US"/>
        </w:rPr>
        <w:t>bi-weekly 60-minute</w:t>
      </w:r>
      <w:commentRangeEnd w:id="90"/>
      <w:r>
        <w:rPr>
          <w:rStyle w:val="CommentReference"/>
        </w:rPr>
        <w:commentReference w:id="90"/>
      </w:r>
      <w:r w:rsidRPr="1F1470BD">
        <w:rPr>
          <w:rFonts w:ascii="Arial" w:hAnsi="Arial" w:cs="Arial"/>
          <w:sz w:val="24"/>
          <w:szCs w:val="24"/>
          <w:lang w:val="en-US"/>
        </w:rPr>
        <w:t xml:space="preserve"> virtual training sessions for managers focusing on remote team management </w:t>
      </w:r>
      <w:r w:rsidRPr="1F1470BD" w:rsidR="00AE0A7C">
        <w:rPr>
          <w:rFonts w:ascii="Arial" w:hAnsi="Arial" w:cs="Arial"/>
          <w:sz w:val="24"/>
          <w:szCs w:val="24"/>
          <w:lang w:val="en-US"/>
        </w:rPr>
        <w:t>skills.</w:t>
      </w:r>
    </w:p>
    <w:p w:rsidRPr="00701DB6" w:rsidR="00701DB6" w:rsidP="00AE0A7C" w:rsidRDefault="00701DB6" w14:paraId="3C1A5B23" w14:textId="77777777">
      <w:pPr>
        <w:numPr>
          <w:ilvl w:val="0"/>
          <w:numId w:val="29"/>
        </w:numPr>
        <w:autoSpaceDE w:val="0"/>
        <w:autoSpaceDN w:val="0"/>
        <w:adjustRightInd w:val="0"/>
        <w:spacing w:after="0" w:line="240" w:lineRule="auto"/>
        <w:jc w:val="both"/>
        <w:rPr>
          <w:rFonts w:ascii="Arial" w:hAnsi="Arial" w:cs="Arial"/>
          <w:sz w:val="24"/>
          <w:szCs w:val="24"/>
          <w:lang w:val="en-US"/>
        </w:rPr>
      </w:pPr>
      <w:r w:rsidRPr="00701DB6">
        <w:rPr>
          <w:rFonts w:ascii="Arial" w:hAnsi="Arial" w:cs="Arial"/>
          <w:b/>
          <w:bCs/>
          <w:sz w:val="24"/>
          <w:szCs w:val="24"/>
          <w:lang w:val="en-US"/>
        </w:rPr>
        <w:t>Improve Communication for Managers</w:t>
      </w:r>
      <w:r w:rsidRPr="00701DB6">
        <w:rPr>
          <w:rFonts w:ascii="Arial" w:hAnsi="Arial" w:cs="Arial"/>
          <w:sz w:val="24"/>
          <w:szCs w:val="24"/>
          <w:lang w:val="en-US"/>
        </w:rPr>
        <w:t xml:space="preserve">: While managers benefit greatly from remote work, they still report communication challenges. Create clear communication frameworks that help leaders stay connected with their teams without increasing their stress levels. </w:t>
      </w:r>
      <w:r w:rsidRPr="00701DB6">
        <w:rPr>
          <w:rFonts w:ascii="Arial" w:hAnsi="Arial" w:cs="Arial"/>
          <w:b/>
          <w:bCs/>
          <w:sz w:val="24"/>
          <w:szCs w:val="24"/>
          <w:lang w:val="en-US"/>
        </w:rPr>
        <w:t>Example implementation:</w:t>
      </w:r>
      <w:r w:rsidRPr="00701DB6">
        <w:rPr>
          <w:rFonts w:ascii="Arial" w:hAnsi="Arial" w:cs="Arial"/>
          <w:sz w:val="24"/>
          <w:szCs w:val="24"/>
          <w:lang w:val="en-US"/>
        </w:rPr>
        <w:t xml:space="preserve"> Develop a documented communication framework specifying which channels to use for different types of communications, appropriate response times, and escalation paths to address managers' 0.42-point higher communication issues.</w:t>
      </w:r>
    </w:p>
    <w:p w:rsidR="00AE0A7C" w:rsidP="00701DB6" w:rsidRDefault="00AE0A7C" w14:paraId="6CCD6072" w14:textId="77777777">
      <w:pPr>
        <w:autoSpaceDE w:val="0"/>
        <w:autoSpaceDN w:val="0"/>
        <w:adjustRightInd w:val="0"/>
        <w:spacing w:after="0" w:line="240" w:lineRule="auto"/>
        <w:jc w:val="both"/>
        <w:rPr>
          <w:rFonts w:ascii="Arial" w:hAnsi="Arial" w:cs="Arial"/>
          <w:b/>
          <w:bCs/>
          <w:sz w:val="24"/>
          <w:szCs w:val="24"/>
          <w:lang w:val="en-US"/>
        </w:rPr>
      </w:pPr>
    </w:p>
    <w:p w:rsidRPr="00701DB6" w:rsidR="00701DB6" w:rsidP="00701DB6" w:rsidRDefault="00701DB6" w14:paraId="687F393E" w14:textId="46E15DBF">
      <w:pPr>
        <w:autoSpaceDE w:val="0"/>
        <w:autoSpaceDN w:val="0"/>
        <w:adjustRightInd w:val="0"/>
        <w:spacing w:after="0" w:line="240" w:lineRule="auto"/>
        <w:jc w:val="both"/>
        <w:rPr>
          <w:rFonts w:ascii="Arial" w:hAnsi="Arial" w:cs="Arial"/>
          <w:b/>
          <w:bCs/>
          <w:sz w:val="24"/>
          <w:szCs w:val="24"/>
          <w:lang w:val="en-US"/>
        </w:rPr>
      </w:pPr>
      <w:r w:rsidRPr="1F1470BD">
        <w:rPr>
          <w:rFonts w:ascii="Arial" w:hAnsi="Arial" w:cs="Arial"/>
          <w:b/>
          <w:bCs/>
          <w:sz w:val="24"/>
          <w:szCs w:val="24"/>
          <w:lang w:val="en-US"/>
        </w:rPr>
        <w:t>6.</w:t>
      </w:r>
      <w:r w:rsidRPr="1F1470BD" w:rsidR="00101EBC">
        <w:rPr>
          <w:rFonts w:ascii="Arial" w:hAnsi="Arial" w:cs="Arial"/>
          <w:b/>
          <w:bCs/>
          <w:sz w:val="24"/>
          <w:szCs w:val="24"/>
          <w:lang w:val="en-US"/>
        </w:rPr>
        <w:t>2</w:t>
      </w:r>
      <w:r w:rsidRPr="1F1470BD">
        <w:rPr>
          <w:rFonts w:ascii="Arial" w:hAnsi="Arial" w:cs="Arial"/>
          <w:b/>
          <w:bCs/>
          <w:sz w:val="24"/>
          <w:szCs w:val="24"/>
          <w:lang w:val="en-US"/>
        </w:rPr>
        <w:t xml:space="preserve"> Country-Specific Reco</w:t>
      </w:r>
      <w:commentRangeStart w:id="91"/>
      <w:r w:rsidRPr="1F1470BD">
        <w:rPr>
          <w:rFonts w:ascii="Arial" w:hAnsi="Arial" w:cs="Arial"/>
          <w:b/>
          <w:bCs/>
          <w:sz w:val="24"/>
          <w:szCs w:val="24"/>
          <w:lang w:val="en-US"/>
        </w:rPr>
        <w:t>mmendations</w:t>
      </w:r>
      <w:commentRangeEnd w:id="91"/>
      <w:r>
        <w:rPr>
          <w:rStyle w:val="CommentReference"/>
        </w:rPr>
        <w:commentReference w:id="91"/>
      </w:r>
    </w:p>
    <w:p w:rsidRPr="00701DB6" w:rsidR="00701DB6" w:rsidP="00101EBC" w:rsidRDefault="00701DB6" w14:paraId="73C40126" w14:textId="0B9DB84E">
      <w:pPr>
        <w:numPr>
          <w:ilvl w:val="0"/>
          <w:numId w:val="31"/>
        </w:numPr>
        <w:autoSpaceDE w:val="0"/>
        <w:autoSpaceDN w:val="0"/>
        <w:adjustRightInd w:val="0"/>
        <w:spacing w:after="0" w:line="240" w:lineRule="auto"/>
        <w:jc w:val="both"/>
        <w:rPr>
          <w:rFonts w:ascii="Arial" w:hAnsi="Arial" w:cs="Arial"/>
          <w:sz w:val="24"/>
          <w:szCs w:val="24"/>
          <w:lang w:val="en-US"/>
        </w:rPr>
      </w:pPr>
      <w:r w:rsidRPr="00701DB6">
        <w:rPr>
          <w:rFonts w:ascii="Arial" w:hAnsi="Arial" w:cs="Arial"/>
          <w:b/>
          <w:bCs/>
          <w:sz w:val="24"/>
          <w:szCs w:val="24"/>
          <w:lang w:val="en-US"/>
        </w:rPr>
        <w:t>Embrace Cultural Differences</w:t>
      </w:r>
      <w:r w:rsidRPr="00701DB6">
        <w:rPr>
          <w:rFonts w:ascii="Arial" w:hAnsi="Arial" w:cs="Arial"/>
          <w:sz w:val="24"/>
          <w:szCs w:val="24"/>
          <w:lang w:val="en-US"/>
        </w:rPr>
        <w:t xml:space="preserve">: Remote work isn't experienced uniformly across countries. Recognize that cultural factors shape how people perceive and adapt to remote </w:t>
      </w:r>
      <w:r w:rsidRPr="00701DB6" w:rsidR="00E811D8">
        <w:rPr>
          <w:rFonts w:ascii="Arial" w:hAnsi="Arial" w:cs="Arial"/>
          <w:sz w:val="24"/>
          <w:szCs w:val="24"/>
          <w:lang w:val="en-US"/>
        </w:rPr>
        <w:t>settings and</w:t>
      </w:r>
      <w:r w:rsidRPr="00701DB6">
        <w:rPr>
          <w:rFonts w:ascii="Arial" w:hAnsi="Arial" w:cs="Arial"/>
          <w:sz w:val="24"/>
          <w:szCs w:val="24"/>
          <w:lang w:val="en-US"/>
        </w:rPr>
        <w:t xml:space="preserve"> avoid imposing standardized approaches across different regions. </w:t>
      </w:r>
      <w:r w:rsidRPr="00701DB6">
        <w:rPr>
          <w:rFonts w:ascii="Arial" w:hAnsi="Arial" w:cs="Arial"/>
          <w:b/>
          <w:bCs/>
          <w:sz w:val="24"/>
          <w:szCs w:val="24"/>
          <w:lang w:val="en-US"/>
        </w:rPr>
        <w:t>Example implementation:</w:t>
      </w:r>
      <w:r w:rsidRPr="00701DB6">
        <w:rPr>
          <w:rFonts w:ascii="Arial" w:hAnsi="Arial" w:cs="Arial"/>
          <w:sz w:val="24"/>
          <w:szCs w:val="24"/>
          <w:lang w:val="en-US"/>
        </w:rPr>
        <w:t xml:space="preserve"> Create country-specific remote work handbooks that address cultural </w:t>
      </w:r>
      <w:r w:rsidR="003F0F0B">
        <w:rPr>
          <w:rFonts w:ascii="Arial" w:hAnsi="Arial" w:cs="Arial"/>
          <w:sz w:val="24"/>
          <w:szCs w:val="24"/>
          <w:lang w:val="en-US"/>
        </w:rPr>
        <w:t>differences</w:t>
      </w:r>
      <w:r w:rsidRPr="00701DB6">
        <w:rPr>
          <w:rFonts w:ascii="Arial" w:hAnsi="Arial" w:cs="Arial"/>
          <w:sz w:val="24"/>
          <w:szCs w:val="24"/>
          <w:lang w:val="en-US"/>
        </w:rPr>
        <w:t xml:space="preserve"> in each region—emphasizing performance metrics in Spain (0.50-point improvement), motivation factors in Mexico (0.80-point increase), and stress reduction opportunities in Argentina.</w:t>
      </w:r>
    </w:p>
    <w:p w:rsidRPr="00701DB6" w:rsidR="00701DB6" w:rsidP="003F0F0B" w:rsidRDefault="00701DB6" w14:paraId="416D08CA" w14:textId="6C588A59">
      <w:pPr>
        <w:autoSpaceDE w:val="0"/>
        <w:autoSpaceDN w:val="0"/>
        <w:adjustRightInd w:val="0"/>
        <w:spacing w:after="0" w:line="240" w:lineRule="auto"/>
        <w:ind w:left="720"/>
        <w:jc w:val="both"/>
        <w:rPr>
          <w:rFonts w:ascii="Arial" w:hAnsi="Arial" w:cs="Arial"/>
          <w:sz w:val="24"/>
          <w:szCs w:val="24"/>
          <w:lang w:val="en-US"/>
        </w:rPr>
      </w:pPr>
    </w:p>
    <w:p w:rsidR="00701DB6" w:rsidP="00101EBC" w:rsidRDefault="00701DB6" w14:paraId="0EF6FC23" w14:textId="28CBAF5B">
      <w:pPr>
        <w:numPr>
          <w:ilvl w:val="0"/>
          <w:numId w:val="31"/>
        </w:numPr>
        <w:autoSpaceDE w:val="0"/>
        <w:autoSpaceDN w:val="0"/>
        <w:adjustRightInd w:val="0"/>
        <w:spacing w:after="0" w:line="240" w:lineRule="auto"/>
        <w:jc w:val="both"/>
        <w:rPr>
          <w:rFonts w:ascii="Arial" w:hAnsi="Arial" w:cs="Arial"/>
          <w:sz w:val="24"/>
          <w:szCs w:val="24"/>
          <w:lang w:val="en-US"/>
        </w:rPr>
      </w:pPr>
      <w:r w:rsidRPr="00701DB6">
        <w:rPr>
          <w:rFonts w:ascii="Arial" w:hAnsi="Arial" w:cs="Arial"/>
          <w:b/>
          <w:bCs/>
          <w:sz w:val="24"/>
          <w:szCs w:val="24"/>
          <w:lang w:val="en-US"/>
        </w:rPr>
        <w:t>Localize Your Remote Strategy</w:t>
      </w:r>
      <w:r w:rsidRPr="00701DB6">
        <w:rPr>
          <w:rFonts w:ascii="Arial" w:hAnsi="Arial" w:cs="Arial"/>
          <w:sz w:val="24"/>
          <w:szCs w:val="24"/>
          <w:lang w:val="en-US"/>
        </w:rPr>
        <w:t xml:space="preserve">: Work with local team leaders to customize remote work approaches based on regional preferences, communication styles, and work habits. </w:t>
      </w:r>
      <w:r w:rsidRPr="00701DB6">
        <w:rPr>
          <w:rFonts w:ascii="Arial" w:hAnsi="Arial" w:cs="Arial"/>
          <w:b/>
          <w:bCs/>
          <w:sz w:val="24"/>
          <w:szCs w:val="24"/>
          <w:lang w:val="en-US"/>
        </w:rPr>
        <w:t>Example implementation:</w:t>
      </w:r>
      <w:r w:rsidRPr="00701DB6">
        <w:rPr>
          <w:rFonts w:ascii="Arial" w:hAnsi="Arial" w:cs="Arial"/>
          <w:sz w:val="24"/>
          <w:szCs w:val="24"/>
          <w:lang w:val="en-US"/>
        </w:rPr>
        <w:t xml:space="preserve"> Deploy country-specific support resources like digital collaboration tools with local language interfaces, work hour guidelines respecting local cultural norms, and regional virtual team-building activities aligned with local preferences.</w:t>
      </w:r>
    </w:p>
    <w:p w:rsidRPr="00701DB6" w:rsidR="00101EBC" w:rsidP="00101EBC" w:rsidRDefault="00101EBC" w14:paraId="0DD6EFD0" w14:textId="77777777">
      <w:pPr>
        <w:autoSpaceDE w:val="0"/>
        <w:autoSpaceDN w:val="0"/>
        <w:adjustRightInd w:val="0"/>
        <w:spacing w:after="0" w:line="240" w:lineRule="auto"/>
        <w:jc w:val="both"/>
        <w:rPr>
          <w:rFonts w:ascii="Arial" w:hAnsi="Arial" w:cs="Arial"/>
          <w:sz w:val="24"/>
          <w:szCs w:val="24"/>
          <w:lang w:val="en-US"/>
        </w:rPr>
      </w:pPr>
    </w:p>
    <w:p w:rsidRPr="00701DB6" w:rsidR="00701DB6" w:rsidP="00701DB6" w:rsidRDefault="00701DB6" w14:paraId="34337A85" w14:textId="51CC8DA0">
      <w:pPr>
        <w:autoSpaceDE w:val="0"/>
        <w:autoSpaceDN w:val="0"/>
        <w:adjustRightInd w:val="0"/>
        <w:spacing w:after="0" w:line="240" w:lineRule="auto"/>
        <w:jc w:val="both"/>
        <w:rPr>
          <w:rFonts w:ascii="Arial" w:hAnsi="Arial" w:cs="Arial"/>
          <w:b/>
          <w:bCs/>
          <w:sz w:val="24"/>
          <w:szCs w:val="24"/>
          <w:lang w:val="es-419"/>
        </w:rPr>
      </w:pPr>
      <w:r w:rsidRPr="00701DB6">
        <w:rPr>
          <w:rFonts w:ascii="Arial" w:hAnsi="Arial" w:cs="Arial"/>
          <w:b/>
          <w:bCs/>
          <w:sz w:val="24"/>
          <w:szCs w:val="24"/>
          <w:lang w:val="es-419"/>
        </w:rPr>
        <w:t>6.</w:t>
      </w:r>
      <w:r w:rsidR="00E84BC7">
        <w:rPr>
          <w:rFonts w:ascii="Arial" w:hAnsi="Arial" w:cs="Arial"/>
          <w:b/>
          <w:bCs/>
          <w:sz w:val="24"/>
          <w:szCs w:val="24"/>
          <w:lang w:val="es-419"/>
        </w:rPr>
        <w:t>3</w:t>
      </w:r>
      <w:r w:rsidRPr="00701DB6">
        <w:rPr>
          <w:rFonts w:ascii="Arial" w:hAnsi="Arial" w:cs="Arial"/>
          <w:b/>
          <w:bCs/>
          <w:sz w:val="24"/>
          <w:szCs w:val="24"/>
          <w:lang w:val="es-419"/>
        </w:rPr>
        <w:t xml:space="preserve"> Gender-Focused Recommendations</w:t>
      </w:r>
    </w:p>
    <w:p w:rsidRPr="00701DB6" w:rsidR="00701DB6" w:rsidP="1F1470BD" w:rsidRDefault="00701DB6" w14:paraId="35F015CF" w14:textId="69A2F551">
      <w:pPr>
        <w:numPr>
          <w:ilvl w:val="0"/>
          <w:numId w:val="32"/>
        </w:numPr>
        <w:spacing w:after="0" w:line="240" w:lineRule="auto"/>
        <w:jc w:val="both"/>
        <w:rPr>
          <w:rFonts w:ascii="Arial" w:hAnsi="Arial" w:cs="Arial"/>
          <w:lang w:val="en-US"/>
        </w:rPr>
      </w:pPr>
      <w:r w:rsidRPr="1F1470BD">
        <w:rPr>
          <w:rFonts w:ascii="Arial" w:hAnsi="Arial" w:cs="Arial"/>
          <w:b/>
          <w:bCs/>
          <w:sz w:val="24"/>
          <w:szCs w:val="24"/>
          <w:lang w:val="en-US"/>
        </w:rPr>
        <w:t>Address Male-Female Disparities</w:t>
      </w:r>
      <w:r w:rsidRPr="1F1470BD">
        <w:rPr>
          <w:rFonts w:ascii="Arial" w:hAnsi="Arial" w:cs="Arial"/>
          <w:sz w:val="24"/>
          <w:szCs w:val="24"/>
          <w:lang w:val="en-US"/>
        </w:rPr>
        <w:t xml:space="preserve">: Our findings reveal that male </w:t>
      </w:r>
      <w:del w:author="Kelly Johany Garces Pernett" w:date="2025-05-22T16:53:00Z" w:id="92">
        <w:r w:rsidRPr="1F1470BD" w:rsidDel="00701DB6">
          <w:rPr>
            <w:rFonts w:ascii="Arial" w:hAnsi="Arial" w:cs="Arial"/>
            <w:sz w:val="24"/>
            <w:szCs w:val="24"/>
            <w:lang w:val="en-US"/>
          </w:rPr>
          <w:delText>developers</w:delText>
        </w:r>
        <w:r w:rsidRPr="1F1470BD" w:rsidDel="00F9188A">
          <w:rPr>
            <w:rFonts w:ascii="Arial" w:hAnsi="Arial" w:cs="Arial"/>
            <w:sz w:val="24"/>
            <w:szCs w:val="24"/>
            <w:lang w:val="en-US"/>
          </w:rPr>
          <w:delText>,</w:delText>
        </w:r>
      </w:del>
      <w:ins w:author="Kelly Johany Garces Pernett" w:date="2025-05-22T16:53:00Z" w:id="93">
        <w:r w:rsidRPr="1F1470BD" w:rsidR="0910E020">
          <w:rPr>
            <w:rFonts w:ascii="Arial" w:hAnsi="Arial" w:cs="Arial"/>
            <w:b/>
            <w:bCs/>
            <w:sz w:val="24"/>
            <w:szCs w:val="24"/>
            <w:lang w:val="en-US"/>
          </w:rPr>
          <w:t>software professionals</w:t>
        </w:r>
      </w:ins>
      <w:r w:rsidRPr="1F1470BD" w:rsidR="00F9188A">
        <w:rPr>
          <w:rFonts w:ascii="Arial" w:hAnsi="Arial" w:cs="Arial"/>
          <w:sz w:val="24"/>
          <w:szCs w:val="24"/>
          <w:lang w:val="en-US"/>
        </w:rPr>
        <w:t xml:space="preserve"> </w:t>
      </w:r>
      <w:r w:rsidRPr="1F1470BD" w:rsidR="00580777">
        <w:rPr>
          <w:rFonts w:ascii="Arial" w:hAnsi="Arial" w:cs="Arial"/>
          <w:sz w:val="24"/>
          <w:szCs w:val="24"/>
          <w:lang w:val="en-US"/>
        </w:rPr>
        <w:t xml:space="preserve">particularly managers, </w:t>
      </w:r>
      <w:r w:rsidRPr="1F1470BD">
        <w:rPr>
          <w:rFonts w:ascii="Arial" w:hAnsi="Arial" w:cs="Arial"/>
          <w:sz w:val="24"/>
          <w:szCs w:val="24"/>
          <w:lang w:val="en-US"/>
        </w:rPr>
        <w:t xml:space="preserve">are experiencing significantly more benefits from remote work than their female colleagues. Organizations should directly address this gap by examining what factors are enabling male success in remote settings. </w:t>
      </w:r>
      <w:r w:rsidRPr="1F1470BD">
        <w:rPr>
          <w:rFonts w:ascii="Arial" w:hAnsi="Arial" w:cs="Arial"/>
          <w:b/>
          <w:bCs/>
          <w:sz w:val="24"/>
          <w:szCs w:val="24"/>
          <w:lang w:val="en-US"/>
        </w:rPr>
        <w:t>Example implementation:</w:t>
      </w:r>
      <w:r w:rsidRPr="1F1470BD">
        <w:rPr>
          <w:rFonts w:ascii="Arial" w:hAnsi="Arial" w:cs="Arial"/>
          <w:sz w:val="24"/>
          <w:szCs w:val="24"/>
          <w:lang w:val="en-US"/>
        </w:rPr>
        <w:t xml:space="preserve"> Establish gender-balanced remote practices including structured check-ins for female team members to address their -0.22 team productivity challenge and mentoring pairs between male managers (who saw a 1.47-point productivity boost) and female managers.</w:t>
      </w:r>
    </w:p>
    <w:p w:rsidRPr="00701DB6" w:rsidR="00701DB6" w:rsidP="00E84BC7" w:rsidRDefault="00701DB6" w14:paraId="568189B4" w14:textId="3DC84EE3">
      <w:pPr>
        <w:numPr>
          <w:ilvl w:val="0"/>
          <w:numId w:val="32"/>
        </w:numPr>
        <w:autoSpaceDE w:val="0"/>
        <w:autoSpaceDN w:val="0"/>
        <w:adjustRightInd w:val="0"/>
        <w:spacing w:after="0" w:line="240" w:lineRule="auto"/>
        <w:jc w:val="both"/>
        <w:rPr>
          <w:rFonts w:ascii="Arial" w:hAnsi="Arial" w:cs="Arial"/>
          <w:sz w:val="24"/>
          <w:szCs w:val="24"/>
          <w:lang w:val="en-US"/>
        </w:rPr>
      </w:pPr>
      <w:r w:rsidRPr="00701DB6">
        <w:rPr>
          <w:rFonts w:ascii="Arial" w:hAnsi="Arial" w:cs="Arial"/>
          <w:b/>
          <w:bCs/>
          <w:sz w:val="24"/>
          <w:szCs w:val="24"/>
          <w:lang w:val="en-US"/>
        </w:rPr>
        <w:t>Support Female Team Members</w:t>
      </w:r>
      <w:r w:rsidRPr="00701DB6">
        <w:rPr>
          <w:rFonts w:ascii="Arial" w:hAnsi="Arial" w:cs="Arial"/>
          <w:sz w:val="24"/>
          <w:szCs w:val="24"/>
          <w:lang w:val="en-US"/>
        </w:rPr>
        <w:t xml:space="preserve">: Female </w:t>
      </w:r>
      <w:r w:rsidR="00C31995">
        <w:rPr>
          <w:rFonts w:ascii="Arial" w:hAnsi="Arial" w:cs="Arial"/>
          <w:sz w:val="24"/>
          <w:szCs w:val="24"/>
          <w:lang w:val="en-US"/>
        </w:rPr>
        <w:t>individual contributors</w:t>
      </w:r>
      <w:r w:rsidRPr="00701DB6">
        <w:rPr>
          <w:rFonts w:ascii="Arial" w:hAnsi="Arial" w:cs="Arial"/>
          <w:sz w:val="24"/>
          <w:szCs w:val="24"/>
          <w:lang w:val="en-US"/>
        </w:rPr>
        <w:t xml:space="preserve"> report unique challenges with team productivity in remote settings. Create additional support structures and check-in systems to ensure women feel equally connected and productive when working remotely. </w:t>
      </w:r>
      <w:r w:rsidRPr="00701DB6">
        <w:rPr>
          <w:rFonts w:ascii="Arial" w:hAnsi="Arial" w:cs="Arial"/>
          <w:i/>
          <w:iCs/>
          <w:sz w:val="24"/>
          <w:szCs w:val="24"/>
          <w:lang w:val="en-US"/>
        </w:rPr>
        <w:t>Example implementation</w:t>
      </w:r>
      <w:r w:rsidRPr="00701DB6">
        <w:rPr>
          <w:rFonts w:ascii="Arial" w:hAnsi="Arial" w:cs="Arial"/>
          <w:sz w:val="24"/>
          <w:szCs w:val="24"/>
          <w:lang w:val="en-US"/>
        </w:rPr>
        <w:t>: Form monthly women's remote work networks specifically for female developers to share strategies, challenges, and solutions, with special attention to team productivity issues where they reported decreased performance.</w:t>
      </w:r>
    </w:p>
    <w:p w:rsidR="00E84BC7" w:rsidP="00701DB6" w:rsidRDefault="00E84BC7" w14:paraId="39241C04" w14:textId="77777777">
      <w:pPr>
        <w:autoSpaceDE w:val="0"/>
        <w:autoSpaceDN w:val="0"/>
        <w:adjustRightInd w:val="0"/>
        <w:spacing w:after="0" w:line="240" w:lineRule="auto"/>
        <w:jc w:val="both"/>
        <w:rPr>
          <w:rFonts w:ascii="Arial" w:hAnsi="Arial" w:cs="Arial"/>
          <w:b/>
          <w:bCs/>
          <w:sz w:val="24"/>
          <w:szCs w:val="24"/>
          <w:lang w:val="en-US"/>
        </w:rPr>
      </w:pPr>
    </w:p>
    <w:p w:rsidRPr="00701DB6" w:rsidR="00701DB6" w:rsidP="00701DB6" w:rsidRDefault="00701DB6" w14:paraId="19CE86A3" w14:textId="29C25B0D">
      <w:pPr>
        <w:autoSpaceDE w:val="0"/>
        <w:autoSpaceDN w:val="0"/>
        <w:adjustRightInd w:val="0"/>
        <w:spacing w:after="0" w:line="240" w:lineRule="auto"/>
        <w:jc w:val="both"/>
        <w:rPr>
          <w:rFonts w:ascii="Arial" w:hAnsi="Arial" w:cs="Arial"/>
          <w:b/>
          <w:bCs/>
          <w:sz w:val="24"/>
          <w:szCs w:val="24"/>
          <w:lang w:val="en-US"/>
        </w:rPr>
      </w:pPr>
      <w:r w:rsidRPr="00701DB6">
        <w:rPr>
          <w:rFonts w:ascii="Arial" w:hAnsi="Arial" w:cs="Arial"/>
          <w:b/>
          <w:bCs/>
          <w:sz w:val="24"/>
          <w:szCs w:val="24"/>
          <w:lang w:val="en-US"/>
        </w:rPr>
        <w:t>6.</w:t>
      </w:r>
      <w:r w:rsidR="008D1D0E">
        <w:rPr>
          <w:rFonts w:ascii="Arial" w:hAnsi="Arial" w:cs="Arial"/>
          <w:b/>
          <w:bCs/>
          <w:sz w:val="24"/>
          <w:szCs w:val="24"/>
          <w:lang w:val="en-US"/>
        </w:rPr>
        <w:t>4</w:t>
      </w:r>
      <w:r w:rsidR="002659F6">
        <w:rPr>
          <w:rFonts w:ascii="Arial" w:hAnsi="Arial" w:cs="Arial"/>
          <w:b/>
          <w:bCs/>
          <w:sz w:val="24"/>
          <w:szCs w:val="24"/>
          <w:lang w:val="en-US"/>
        </w:rPr>
        <w:t xml:space="preserve"> </w:t>
      </w:r>
      <w:r w:rsidRPr="00701DB6">
        <w:rPr>
          <w:rFonts w:ascii="Arial" w:hAnsi="Arial" w:cs="Arial"/>
          <w:b/>
          <w:bCs/>
          <w:sz w:val="24"/>
          <w:szCs w:val="24"/>
          <w:lang w:val="en-US"/>
        </w:rPr>
        <w:t>Follow-Up Research</w:t>
      </w:r>
    </w:p>
    <w:p w:rsidRPr="00701DB6" w:rsidR="00701DB6" w:rsidP="00701DB6" w:rsidRDefault="00701DB6" w14:paraId="230FD2E3" w14:textId="35E50B4B">
      <w:pPr>
        <w:numPr>
          <w:ilvl w:val="0"/>
          <w:numId w:val="34"/>
        </w:numPr>
        <w:autoSpaceDE w:val="0"/>
        <w:autoSpaceDN w:val="0"/>
        <w:adjustRightInd w:val="0"/>
        <w:spacing w:after="0" w:line="240" w:lineRule="auto"/>
        <w:jc w:val="both"/>
        <w:rPr>
          <w:rFonts w:ascii="Arial" w:hAnsi="Arial" w:cs="Arial"/>
          <w:sz w:val="24"/>
          <w:szCs w:val="24"/>
          <w:lang w:val="en-US"/>
        </w:rPr>
      </w:pPr>
      <w:r w:rsidRPr="00701DB6">
        <w:rPr>
          <w:rFonts w:ascii="Arial" w:hAnsi="Arial" w:cs="Arial"/>
          <w:b/>
          <w:bCs/>
          <w:sz w:val="24"/>
          <w:szCs w:val="24"/>
          <w:lang w:val="en-US"/>
        </w:rPr>
        <w:t>Study Long-Term Effects</w:t>
      </w:r>
      <w:r w:rsidRPr="00701DB6">
        <w:rPr>
          <w:rFonts w:ascii="Arial" w:hAnsi="Arial" w:cs="Arial"/>
          <w:sz w:val="24"/>
          <w:szCs w:val="24"/>
          <w:lang w:val="en-US"/>
        </w:rPr>
        <w:t xml:space="preserve">: This research captures a snapshot in time. Following these same teams over months and years would help us understand whether the observed benefits and challenges of remote work persist or evolve. </w:t>
      </w:r>
    </w:p>
    <w:p w:rsidRPr="00701DB6" w:rsidR="00701DB6" w:rsidP="00701DB6" w:rsidRDefault="00701DB6" w14:paraId="311A26BB" w14:textId="5B61FB02">
      <w:pPr>
        <w:numPr>
          <w:ilvl w:val="0"/>
          <w:numId w:val="34"/>
        </w:numPr>
        <w:autoSpaceDE w:val="0"/>
        <w:autoSpaceDN w:val="0"/>
        <w:adjustRightInd w:val="0"/>
        <w:spacing w:after="0" w:line="240" w:lineRule="auto"/>
        <w:jc w:val="both"/>
        <w:rPr>
          <w:rFonts w:ascii="Arial" w:hAnsi="Arial" w:cs="Arial"/>
          <w:sz w:val="24"/>
          <w:szCs w:val="24"/>
          <w:lang w:val="en-US"/>
        </w:rPr>
      </w:pPr>
      <w:r w:rsidRPr="22873DBA" w:rsidR="00701DB6">
        <w:rPr>
          <w:rFonts w:ascii="Arial" w:hAnsi="Arial" w:cs="Arial"/>
          <w:b w:val="1"/>
          <w:bCs w:val="1"/>
          <w:sz w:val="24"/>
          <w:szCs w:val="24"/>
          <w:lang w:val="en-US"/>
        </w:rPr>
        <w:t xml:space="preserve">Talk to </w:t>
      </w:r>
      <w:r w:rsidRPr="22873DBA" w:rsidR="001922B9">
        <w:rPr>
          <w:rFonts w:ascii="Arial" w:hAnsi="Arial" w:cs="Arial"/>
          <w:b w:val="1"/>
          <w:bCs w:val="1"/>
          <w:sz w:val="24"/>
          <w:szCs w:val="24"/>
          <w:lang w:val="en-US"/>
        </w:rPr>
        <w:t>Developers</w:t>
      </w:r>
      <w:r w:rsidRPr="22873DBA" w:rsidR="00701DB6">
        <w:rPr>
          <w:rFonts w:ascii="Arial" w:hAnsi="Arial" w:cs="Arial"/>
          <w:sz w:val="24"/>
          <w:szCs w:val="24"/>
          <w:lang w:val="en-US"/>
        </w:rPr>
        <w:t xml:space="preserve">: While our numbers tell an important story, direct conversations with developers would </w:t>
      </w:r>
      <w:r w:rsidRPr="22873DBA" w:rsidR="00701DB6">
        <w:rPr>
          <w:rFonts w:ascii="Arial" w:hAnsi="Arial" w:cs="Arial"/>
          <w:sz w:val="24"/>
          <w:szCs w:val="24"/>
          <w:lang w:val="en-US"/>
        </w:rPr>
        <w:t>provide</w:t>
      </w:r>
      <w:r w:rsidRPr="22873DBA" w:rsidR="00701DB6">
        <w:rPr>
          <w:rFonts w:ascii="Arial" w:hAnsi="Arial" w:cs="Arial"/>
          <w:sz w:val="24"/>
          <w:szCs w:val="24"/>
          <w:lang w:val="en-US"/>
        </w:rPr>
        <w:t xml:space="preserve"> deeper insights into why remote work affects </w:t>
      </w:r>
      <w:r w:rsidRPr="22873DBA" w:rsidR="00701DB6">
        <w:rPr>
          <w:rFonts w:ascii="Arial" w:hAnsi="Arial" w:cs="Arial"/>
          <w:sz w:val="24"/>
          <w:szCs w:val="24"/>
          <w:lang w:val="en-US"/>
        </w:rPr>
        <w:t>different groups</w:t>
      </w:r>
      <w:r w:rsidRPr="22873DBA" w:rsidR="00701DB6">
        <w:rPr>
          <w:rFonts w:ascii="Arial" w:hAnsi="Arial" w:cs="Arial"/>
          <w:sz w:val="24"/>
          <w:szCs w:val="24"/>
          <w:lang w:val="en-US"/>
        </w:rPr>
        <w:t xml:space="preserve"> so di</w:t>
      </w:r>
      <w:ins w:author="Camilo Andres Daza Ramirez" w:date="2025-05-23T08:27:00Z" w:id="997372198">
        <w:r>
          <w:tab/>
        </w:r>
      </w:ins>
      <w:r w:rsidRPr="22873DBA" w:rsidR="00701DB6">
        <w:rPr>
          <w:rFonts w:ascii="Arial" w:hAnsi="Arial" w:cs="Arial"/>
          <w:sz w:val="24"/>
          <w:szCs w:val="24"/>
          <w:lang w:val="en-US"/>
        </w:rPr>
        <w:t>fferently</w:t>
      </w:r>
      <w:r w:rsidRPr="22873DBA" w:rsidR="00701DB6">
        <w:rPr>
          <w:rFonts w:ascii="Arial" w:hAnsi="Arial" w:cs="Arial"/>
          <w:sz w:val="24"/>
          <w:szCs w:val="24"/>
          <w:lang w:val="en-US"/>
        </w:rPr>
        <w:t xml:space="preserve">. Interviews and focus groups would complement our quantitative findings. </w:t>
      </w:r>
      <w:commentRangeStart w:id="95"/>
      <w:r w:rsidRPr="22873DBA" w:rsidR="001922B9">
        <w:rPr>
          <w:rFonts w:ascii="Arial" w:hAnsi="Arial" w:cs="Arial"/>
          <w:sz w:val="24"/>
          <w:szCs w:val="24"/>
          <w:highlight w:val="yellow"/>
          <w:lang w:val="en-US"/>
        </w:rPr>
        <w:t>Kelly Garcés and colleagues</w:t>
      </w:r>
      <w:r w:rsidRPr="22873DBA" w:rsidR="001922B9">
        <w:rPr>
          <w:rFonts w:ascii="Arial" w:hAnsi="Arial" w:cs="Arial"/>
          <w:sz w:val="24"/>
          <w:szCs w:val="24"/>
          <w:lang w:val="en-US"/>
        </w:rPr>
        <w:t xml:space="preserve"> </w:t>
      </w:r>
      <w:commentRangeEnd w:id="95"/>
      <w:r>
        <w:rPr>
          <w:rStyle w:val="CommentReference"/>
        </w:rPr>
        <w:commentReference w:id="95"/>
      </w:r>
      <w:r w:rsidRPr="22873DBA" w:rsidR="001922B9">
        <w:rPr>
          <w:rFonts w:ascii="Arial" w:hAnsi="Arial" w:cs="Arial"/>
          <w:sz w:val="24"/>
          <w:szCs w:val="24"/>
          <w:lang w:val="en-US"/>
        </w:rPr>
        <w:t xml:space="preserve">have already conducted qualitative analyses </w:t>
      </w:r>
      <w:commentRangeStart w:id="1228423770"/>
      <w:r w:rsidRPr="22873DBA" w:rsidR="001922B9">
        <w:rPr>
          <w:rFonts w:ascii="Arial" w:hAnsi="Arial" w:cs="Arial"/>
          <w:sz w:val="24"/>
          <w:szCs w:val="24"/>
          <w:lang w:val="en-US"/>
        </w:rPr>
        <w:t>for</w:t>
      </w:r>
      <w:commentRangeEnd w:id="1228423770"/>
      <w:r>
        <w:rPr>
          <w:rStyle w:val="CommentReference"/>
        </w:rPr>
        <w:commentReference w:id="1228423770"/>
      </w:r>
      <w:r w:rsidRPr="22873DBA" w:rsidR="001922B9">
        <w:rPr>
          <w:rFonts w:ascii="Arial" w:hAnsi="Arial" w:cs="Arial"/>
          <w:sz w:val="24"/>
          <w:szCs w:val="24"/>
          <w:lang w:val="en-US"/>
        </w:rPr>
        <w:t xml:space="preserve"> Colombian developers, </w:t>
      </w:r>
      <w:r w:rsidRPr="22873DBA" w:rsidR="001922B9">
        <w:rPr>
          <w:rFonts w:ascii="Arial" w:hAnsi="Arial" w:cs="Arial"/>
          <w:sz w:val="24"/>
          <w:szCs w:val="24"/>
          <w:lang w:val="en-US"/>
        </w:rPr>
        <w:t>providing</w:t>
      </w:r>
      <w:r w:rsidRPr="22873DBA" w:rsidR="001922B9">
        <w:rPr>
          <w:rFonts w:ascii="Arial" w:hAnsi="Arial" w:cs="Arial"/>
          <w:sz w:val="24"/>
          <w:szCs w:val="24"/>
          <w:lang w:val="en-US"/>
        </w:rPr>
        <w:t xml:space="preserve"> valuable regional insights that could be extended to other countries in our study. These existing qualitative findings could be integrated with our quantitative results to develop a more comprehensive understanding of remote work dynamics.</w:t>
      </w:r>
    </w:p>
    <w:p w:rsidRPr="00701DB6" w:rsidR="00701DB6" w:rsidP="00701DB6" w:rsidRDefault="00701DB6" w14:paraId="534CACB9" w14:textId="0502B09E">
      <w:pPr>
        <w:numPr>
          <w:ilvl w:val="0"/>
          <w:numId w:val="34"/>
        </w:numPr>
        <w:autoSpaceDE w:val="0"/>
        <w:autoSpaceDN w:val="0"/>
        <w:adjustRightInd w:val="0"/>
        <w:spacing w:after="0" w:line="240" w:lineRule="auto"/>
        <w:jc w:val="both"/>
        <w:rPr>
          <w:rFonts w:ascii="Arial" w:hAnsi="Arial" w:cs="Arial"/>
          <w:sz w:val="24"/>
          <w:szCs w:val="24"/>
          <w:lang w:val="en-US"/>
        </w:rPr>
      </w:pPr>
      <w:r w:rsidRPr="00701DB6">
        <w:rPr>
          <w:rFonts w:ascii="Arial" w:hAnsi="Arial" w:cs="Arial"/>
          <w:b/>
          <w:bCs/>
          <w:sz w:val="24"/>
          <w:szCs w:val="24"/>
          <w:lang w:val="en-US"/>
        </w:rPr>
        <w:t>Test Specific Solutions</w:t>
      </w:r>
      <w:r w:rsidRPr="00701DB6">
        <w:rPr>
          <w:rFonts w:ascii="Arial" w:hAnsi="Arial" w:cs="Arial"/>
          <w:sz w:val="24"/>
          <w:szCs w:val="24"/>
          <w:lang w:val="en-US"/>
        </w:rPr>
        <w:t xml:space="preserve">: Design and evaluate targeted interventions to address the coordination challenges for </w:t>
      </w:r>
      <w:r w:rsidR="00C31995">
        <w:rPr>
          <w:rFonts w:ascii="Arial" w:hAnsi="Arial" w:cs="Arial"/>
          <w:sz w:val="24"/>
          <w:szCs w:val="24"/>
          <w:lang w:val="en-US"/>
        </w:rPr>
        <w:t>individual contributors</w:t>
      </w:r>
      <w:r w:rsidRPr="00701DB6">
        <w:rPr>
          <w:rFonts w:ascii="Arial" w:hAnsi="Arial" w:cs="Arial"/>
          <w:sz w:val="24"/>
          <w:szCs w:val="24"/>
          <w:lang w:val="en-US"/>
        </w:rPr>
        <w:t xml:space="preserve"> and the potential </w:t>
      </w:r>
      <w:r w:rsidR="00C912C4">
        <w:rPr>
          <w:rFonts w:ascii="Arial" w:hAnsi="Arial" w:cs="Arial"/>
          <w:sz w:val="24"/>
          <w:szCs w:val="24"/>
          <w:lang w:val="en-US"/>
        </w:rPr>
        <w:t>differences for each company type, country and gender.</w:t>
      </w:r>
      <w:r w:rsidRPr="00701DB6">
        <w:rPr>
          <w:rFonts w:ascii="Arial" w:hAnsi="Arial" w:cs="Arial"/>
          <w:sz w:val="24"/>
          <w:szCs w:val="24"/>
          <w:lang w:val="en-US"/>
        </w:rPr>
        <w:t xml:space="preserve"> </w:t>
      </w:r>
    </w:p>
    <w:p w:rsidR="00701DB6" w:rsidP="00701DB6" w:rsidRDefault="00701DB6" w14:paraId="3F8B186A" w14:textId="32CAE7A7">
      <w:pPr>
        <w:numPr>
          <w:ilvl w:val="0"/>
          <w:numId w:val="34"/>
        </w:numPr>
        <w:autoSpaceDE w:val="0"/>
        <w:autoSpaceDN w:val="0"/>
        <w:adjustRightInd w:val="0"/>
        <w:spacing w:after="0" w:line="240" w:lineRule="auto"/>
        <w:jc w:val="both"/>
        <w:rPr>
          <w:rFonts w:ascii="Arial" w:hAnsi="Arial" w:cs="Arial"/>
          <w:sz w:val="24"/>
          <w:szCs w:val="24"/>
          <w:lang w:val="en-US"/>
        </w:rPr>
      </w:pPr>
      <w:r w:rsidRPr="00701DB6">
        <w:rPr>
          <w:rFonts w:ascii="Arial" w:hAnsi="Arial" w:cs="Arial"/>
          <w:b/>
          <w:bCs/>
          <w:sz w:val="24"/>
          <w:szCs w:val="24"/>
          <w:lang w:val="en-US"/>
        </w:rPr>
        <w:t>Broaden Our Understanding</w:t>
      </w:r>
      <w:r w:rsidRPr="00701DB6">
        <w:rPr>
          <w:rFonts w:ascii="Arial" w:hAnsi="Arial" w:cs="Arial"/>
          <w:sz w:val="24"/>
          <w:szCs w:val="24"/>
          <w:lang w:val="en-US"/>
        </w:rPr>
        <w:t>: Extend this analysis to include other important factors like age, parenting status, years of experience, and personality traits, which likely influence how people experience remote work.</w:t>
      </w:r>
    </w:p>
    <w:p w:rsidRPr="00701DB6" w:rsidR="00990AD0" w:rsidP="00701DB6" w:rsidRDefault="00990AD0" w14:paraId="5F095D89" w14:textId="2D4CEC7A">
      <w:pPr>
        <w:numPr>
          <w:ilvl w:val="0"/>
          <w:numId w:val="34"/>
        </w:numPr>
        <w:autoSpaceDE w:val="0"/>
        <w:autoSpaceDN w:val="0"/>
        <w:adjustRightInd w:val="0"/>
        <w:spacing w:after="0" w:line="240" w:lineRule="auto"/>
        <w:jc w:val="both"/>
        <w:rPr>
          <w:rFonts w:ascii="Arial" w:hAnsi="Arial" w:cs="Arial"/>
          <w:sz w:val="24"/>
          <w:szCs w:val="24"/>
          <w:lang w:val="en-US"/>
        </w:rPr>
      </w:pPr>
      <w:r w:rsidRPr="00990AD0">
        <w:rPr>
          <w:rFonts w:ascii="Arial" w:hAnsi="Arial" w:cs="Arial"/>
          <w:b/>
          <w:bCs/>
          <w:sz w:val="24"/>
          <w:szCs w:val="24"/>
          <w:lang w:val="en-US"/>
        </w:rPr>
        <w:t xml:space="preserve">Stronger </w:t>
      </w:r>
      <w:r>
        <w:rPr>
          <w:rFonts w:ascii="Arial" w:hAnsi="Arial" w:cs="Arial"/>
          <w:b/>
          <w:bCs/>
          <w:sz w:val="24"/>
          <w:szCs w:val="24"/>
          <w:lang w:val="en-US"/>
        </w:rPr>
        <w:t>Mathematical Analysis</w:t>
      </w:r>
      <w:r w:rsidRPr="00990AD0">
        <w:rPr>
          <w:rFonts w:ascii="Arial" w:hAnsi="Arial" w:cs="Arial"/>
          <w:b/>
          <w:bCs/>
          <w:sz w:val="24"/>
          <w:szCs w:val="24"/>
          <w:lang w:val="en-US"/>
        </w:rPr>
        <w:t xml:space="preserve">: </w:t>
      </w:r>
      <w:r w:rsidRPr="00990AD0">
        <w:rPr>
          <w:rFonts w:ascii="Arial" w:hAnsi="Arial" w:cs="Arial"/>
          <w:sz w:val="24"/>
          <w:szCs w:val="24"/>
          <w:lang w:val="en-US"/>
        </w:rPr>
        <w:t xml:space="preserve">Implement Partial Least Squares Structural Equation Modeling (PLS-SEM) with instrumental variables to strengthen causal inference beyond our current correlational findings. This more sophisticated mathematical analysis would allow us to identify complex relationships between variables, </w:t>
      </w:r>
      <w:r w:rsidRPr="00990AD0" w:rsidR="008D1D0E">
        <w:rPr>
          <w:rFonts w:ascii="Arial" w:hAnsi="Arial" w:cs="Arial"/>
          <w:sz w:val="24"/>
          <w:szCs w:val="24"/>
          <w:lang w:val="en-US"/>
        </w:rPr>
        <w:t>control</w:t>
      </w:r>
      <w:r w:rsidRPr="00990AD0">
        <w:rPr>
          <w:rFonts w:ascii="Arial" w:hAnsi="Arial" w:cs="Arial"/>
          <w:sz w:val="24"/>
          <w:szCs w:val="24"/>
          <w:lang w:val="en-US"/>
        </w:rPr>
        <w:t xml:space="preserve"> confounding factors, and establish stronger evidence for causality in remote work effects</w:t>
      </w:r>
    </w:p>
    <w:p w:rsidRPr="00964039" w:rsidR="00964039" w:rsidP="00701DB6" w:rsidRDefault="00964039" w14:paraId="48B1F120" w14:textId="77777777">
      <w:pPr>
        <w:autoSpaceDE w:val="0"/>
        <w:autoSpaceDN w:val="0"/>
        <w:adjustRightInd w:val="0"/>
        <w:spacing w:after="0" w:line="240" w:lineRule="auto"/>
        <w:jc w:val="both"/>
        <w:rPr>
          <w:rFonts w:ascii="Arial" w:hAnsi="Arial" w:cs="Arial"/>
          <w:sz w:val="24"/>
          <w:szCs w:val="24"/>
          <w:lang w:val="en-US"/>
        </w:rPr>
      </w:pPr>
    </w:p>
    <w:p w:rsidRPr="00701DB6" w:rsidR="00701DB6" w:rsidP="00701DB6" w:rsidRDefault="00701DB6" w14:paraId="563460DD" w14:textId="7BC47744">
      <w:pPr>
        <w:autoSpaceDE w:val="0"/>
        <w:autoSpaceDN w:val="0"/>
        <w:adjustRightInd w:val="0"/>
        <w:spacing w:after="0" w:line="240" w:lineRule="auto"/>
        <w:jc w:val="both"/>
        <w:rPr>
          <w:rFonts w:ascii="Arial" w:hAnsi="Arial" w:cs="Arial"/>
          <w:sz w:val="24"/>
          <w:szCs w:val="24"/>
          <w:lang w:val="en-US"/>
        </w:rPr>
      </w:pPr>
      <w:r w:rsidRPr="00701DB6">
        <w:rPr>
          <w:rFonts w:ascii="Arial" w:hAnsi="Arial" w:cs="Arial"/>
          <w:sz w:val="24"/>
          <w:szCs w:val="24"/>
          <w:lang w:val="en-US"/>
        </w:rPr>
        <w:t>By implementing these</w:t>
      </w:r>
      <w:r w:rsidR="008D1D0E">
        <w:rPr>
          <w:rFonts w:ascii="Arial" w:hAnsi="Arial" w:cs="Arial"/>
          <w:sz w:val="24"/>
          <w:szCs w:val="24"/>
          <w:lang w:val="en-US"/>
        </w:rPr>
        <w:t xml:space="preserve"> </w:t>
      </w:r>
      <w:r w:rsidRPr="00701DB6">
        <w:rPr>
          <w:rFonts w:ascii="Arial" w:hAnsi="Arial" w:cs="Arial"/>
          <w:sz w:val="24"/>
          <w:szCs w:val="24"/>
          <w:lang w:val="en-US"/>
        </w:rPr>
        <w:t xml:space="preserve">recommendations with concrete action steps, organizations can create remote work environments that benefit all team members while addressing the specific needs and challenges faced by different groups. </w:t>
      </w:r>
    </w:p>
    <w:p w:rsidR="00262544" w:rsidP="00262544" w:rsidRDefault="00262544" w14:paraId="559111FC" w14:textId="77777777">
      <w:pPr>
        <w:autoSpaceDE w:val="0"/>
        <w:autoSpaceDN w:val="0"/>
        <w:adjustRightInd w:val="0"/>
        <w:spacing w:after="0" w:line="240" w:lineRule="auto"/>
        <w:jc w:val="both"/>
        <w:rPr>
          <w:rFonts w:ascii="Arial" w:hAnsi="Arial" w:cs="Arial"/>
          <w:b/>
          <w:bCs/>
          <w:sz w:val="24"/>
          <w:szCs w:val="24"/>
          <w:lang w:val="en-US"/>
        </w:rPr>
      </w:pPr>
    </w:p>
    <w:p w:rsidRPr="004D1EF5" w:rsidR="00E438D6" w:rsidP="00E438D6" w:rsidRDefault="00701DB6" w14:paraId="35A4A1B9" w14:textId="4FC87711">
      <w:pPr>
        <w:autoSpaceDE w:val="0"/>
        <w:autoSpaceDN w:val="0"/>
        <w:adjustRightInd w:val="0"/>
        <w:spacing w:after="0" w:line="240" w:lineRule="auto"/>
        <w:jc w:val="both"/>
        <w:rPr>
          <w:rFonts w:ascii="Arial" w:hAnsi="Arial" w:cs="Arial"/>
          <w:b/>
          <w:bCs/>
          <w:sz w:val="28"/>
          <w:szCs w:val="28"/>
          <w:lang w:val="en-US"/>
        </w:rPr>
      </w:pPr>
      <w:r>
        <w:rPr>
          <w:rFonts w:ascii="Arial" w:hAnsi="Arial" w:cs="Arial"/>
          <w:b/>
          <w:bCs/>
          <w:sz w:val="28"/>
          <w:szCs w:val="28"/>
          <w:lang w:val="en-US"/>
        </w:rPr>
        <w:t>7</w:t>
      </w:r>
      <w:r w:rsidR="00E438D6">
        <w:rPr>
          <w:rFonts w:ascii="Arial" w:hAnsi="Arial" w:cs="Arial"/>
          <w:b/>
          <w:bCs/>
          <w:sz w:val="28"/>
          <w:szCs w:val="28"/>
          <w:lang w:val="en-US"/>
        </w:rPr>
        <w:t xml:space="preserve">. </w:t>
      </w:r>
      <w:r w:rsidRPr="004D1EF5" w:rsidR="00E438D6">
        <w:rPr>
          <w:rFonts w:ascii="Arial" w:hAnsi="Arial" w:cs="Arial"/>
          <w:b/>
          <w:bCs/>
          <w:sz w:val="28"/>
          <w:szCs w:val="28"/>
          <w:lang w:val="en-US"/>
        </w:rPr>
        <w:t>R</w:t>
      </w:r>
      <w:r w:rsidR="00E438D6">
        <w:rPr>
          <w:rFonts w:ascii="Arial" w:hAnsi="Arial" w:cs="Arial"/>
          <w:b/>
          <w:bCs/>
          <w:sz w:val="28"/>
          <w:szCs w:val="28"/>
          <w:lang w:val="en-US"/>
        </w:rPr>
        <w:t>EFERENCES</w:t>
      </w:r>
    </w:p>
    <w:p w:rsidR="00D30A59" w:rsidP="00D30A59" w:rsidRDefault="00D30A59" w14:paraId="11F6B842" w14:textId="77777777">
      <w:pPr>
        <w:pStyle w:val="ListParagraph"/>
        <w:autoSpaceDE w:val="0"/>
        <w:autoSpaceDN w:val="0"/>
        <w:adjustRightInd w:val="0"/>
        <w:spacing w:after="0" w:line="240" w:lineRule="auto"/>
        <w:jc w:val="both"/>
        <w:rPr>
          <w:rFonts w:ascii="Arial" w:hAnsi="Arial" w:cs="Arial"/>
          <w:sz w:val="24"/>
          <w:szCs w:val="24"/>
          <w:lang w:val="en-US"/>
        </w:rPr>
      </w:pPr>
    </w:p>
    <w:p w:rsidRPr="00D30A59" w:rsidR="00D30A59" w:rsidP="00D30A59" w:rsidRDefault="00D30A59" w14:paraId="009B2011" w14:textId="1704106C">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sidRPr="00D30A59">
        <w:rPr>
          <w:rFonts w:ascii="Arial" w:hAnsi="Arial" w:cs="Arial"/>
          <w:sz w:val="24"/>
          <w:szCs w:val="24"/>
          <w:lang w:val="en-US"/>
        </w:rPr>
        <w:t>Ryan RM, Deci EL. Self-Determination Theory and the Facilitation of Intrinsic Motivation, Social Development, and Well-Being. Am Psychol. 2000;55(1):68-78.</w:t>
      </w:r>
    </w:p>
    <w:p w:rsidRPr="00D30A59" w:rsidR="00D30A59" w:rsidP="00D30A59" w:rsidRDefault="00D30A59" w14:paraId="5A29E665" w14:textId="77777777">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sidRPr="00D30A59">
        <w:rPr>
          <w:rFonts w:ascii="Arial" w:hAnsi="Arial" w:cs="Arial"/>
          <w:sz w:val="24"/>
          <w:szCs w:val="24"/>
          <w:lang w:val="en-US"/>
        </w:rPr>
        <w:t>Russo D, Hanel PHP, Altnickel S, van Berkel N. Satisfaction and Performance of Software Developers during Enforced Work from Home in the COVID-19 Pandemic. arXiv. 2021; 2107.07944.</w:t>
      </w:r>
    </w:p>
    <w:p w:rsidRPr="00D30A59" w:rsidR="00D30A59" w:rsidP="00D30A59" w:rsidRDefault="00D30A59" w14:paraId="14788FB4" w14:textId="77777777">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sidRPr="00D30A59">
        <w:rPr>
          <w:rFonts w:ascii="Arial" w:hAnsi="Arial" w:cs="Arial"/>
          <w:sz w:val="24"/>
          <w:szCs w:val="24"/>
          <w:lang w:val="en-US"/>
        </w:rPr>
        <w:t>Vizcaíno A, et al. Understanding Remote Work Experience: Insights Into Well</w:t>
      </w:r>
      <w:r w:rsidRPr="00D30A59">
        <w:rPr>
          <w:rFonts w:ascii="Cambria Math" w:hAnsi="Cambria Math" w:cs="Cambria Math"/>
          <w:sz w:val="24"/>
          <w:szCs w:val="24"/>
          <w:lang w:val="en-US"/>
        </w:rPr>
        <w:t>‐</w:t>
      </w:r>
      <w:r w:rsidRPr="00D30A59">
        <w:rPr>
          <w:rFonts w:ascii="Arial" w:hAnsi="Arial" w:cs="Arial"/>
          <w:sz w:val="24"/>
          <w:szCs w:val="24"/>
          <w:lang w:val="en-US"/>
        </w:rPr>
        <w:t>Being. J Softw Evol Process. 2025.</w:t>
      </w:r>
    </w:p>
    <w:p w:rsidRPr="00D30A59" w:rsidR="00D30A59" w:rsidP="00D30A59" w:rsidRDefault="00D30A59" w14:paraId="702DB79E" w14:textId="77777777">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sidRPr="00D30A59">
        <w:rPr>
          <w:rFonts w:ascii="Arial" w:hAnsi="Arial" w:cs="Arial"/>
          <w:sz w:val="24"/>
          <w:szCs w:val="24"/>
          <w:lang w:val="en-US"/>
        </w:rPr>
        <w:t>Ralph P, Baltes S, Adisaputri G, Torkar R, Kovalenko V, Kalinowski M, et al. Pandemic Programming: How COVID-19 affects software developers and how their organizations can help. Empir Softw Eng. 2020.</w:t>
      </w:r>
    </w:p>
    <w:p w:rsidRPr="00D30A59" w:rsidR="00D30A59" w:rsidP="00D30A59" w:rsidRDefault="00D30A59" w14:paraId="24EA1053" w14:textId="77777777">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sidRPr="00D30A59">
        <w:rPr>
          <w:rFonts w:ascii="Arial" w:hAnsi="Arial" w:cs="Arial"/>
          <w:sz w:val="24"/>
          <w:szCs w:val="24"/>
          <w:lang w:val="en-US"/>
        </w:rPr>
        <w:t>Šmite D, Moe NB, Klotins E, Gonzalez-Huerta J. From Forced Working-From-Home to Working-From-Anywhere: Two Revolutions in Telework. Commun ACM. 2021.</w:t>
      </w:r>
    </w:p>
    <w:p w:rsidRPr="00D30A59" w:rsidR="00D30A59" w:rsidP="00D30A59" w:rsidRDefault="00D30A59" w14:paraId="42811798" w14:textId="77777777">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sidRPr="00D30A59">
        <w:rPr>
          <w:rFonts w:ascii="Arial" w:hAnsi="Arial" w:cs="Arial"/>
          <w:sz w:val="24"/>
          <w:szCs w:val="24"/>
          <w:lang w:val="en-US"/>
        </w:rPr>
        <w:t>Dash G, Paul J. CB-SEM vs PLS-SEM methods for research in social sciences and technology forecasting. Technol Forecast Soc Change. 2021;173:121092.</w:t>
      </w:r>
    </w:p>
    <w:p w:rsidRPr="00D30A59" w:rsidR="00D30A59" w:rsidP="00D30A59" w:rsidRDefault="00D30A59" w14:paraId="6D72FB15" w14:textId="77777777">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sidRPr="00D30A59">
        <w:rPr>
          <w:rFonts w:ascii="Arial" w:hAnsi="Arial" w:cs="Arial"/>
          <w:sz w:val="24"/>
          <w:szCs w:val="24"/>
          <w:lang w:val="en-US"/>
        </w:rPr>
        <w:t>Bollen KA, Fisher ZF, Giordano ML, Lilly AG, Luo L, Ye A. An Introduction to Model Implied Instrumental Variables Using Two Stage Least Squares (MIIV-2SLS) in Structural Equation Models (SEMs). Psychol Methods. 2017.</w:t>
      </w:r>
    </w:p>
    <w:p w:rsidRPr="00D30A59" w:rsidR="00D30A59" w:rsidP="00D30A59" w:rsidRDefault="00D30A59" w14:paraId="6F173ECD" w14:textId="77777777">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sidRPr="00D30A59">
        <w:rPr>
          <w:rFonts w:ascii="Arial" w:hAnsi="Arial" w:cs="Arial"/>
          <w:sz w:val="24"/>
          <w:szCs w:val="24"/>
          <w:lang w:val="en-US"/>
        </w:rPr>
        <w:t>Gao Y, Wang D, Liao Y, Zou Y. Relationship between urban tourism traffic and tourism land use. J Transp Land Use. 2021;14(1):761-776.</w:t>
      </w:r>
    </w:p>
    <w:p w:rsidRPr="00D30A59" w:rsidR="00D30A59" w:rsidP="00D30A59" w:rsidRDefault="00D30A59" w14:paraId="69D12725" w14:textId="77777777">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sidRPr="00D30A59">
        <w:rPr>
          <w:rFonts w:ascii="Arial" w:hAnsi="Arial" w:cs="Arial"/>
          <w:sz w:val="24"/>
          <w:szCs w:val="24"/>
          <w:lang w:val="en-US"/>
        </w:rPr>
        <w:t>Verdam MGE, Oort FJ, Sprangers MAG. Using structural equation modeling to investigate change and response shift in patient-reported outcomes. Qual Life Res. 2021;30(5):1293-1304.</w:t>
      </w:r>
    </w:p>
    <w:p w:rsidRPr="00D30A59" w:rsidR="00D30A59" w:rsidP="00D30A59" w:rsidRDefault="00D30A59" w14:paraId="17D7AD35" w14:textId="77777777">
      <w:pPr>
        <w:pStyle w:val="ListParagraph"/>
        <w:numPr>
          <w:ilvl w:val="0"/>
          <w:numId w:val="15"/>
        </w:numPr>
        <w:autoSpaceDE w:val="0"/>
        <w:autoSpaceDN w:val="0"/>
        <w:adjustRightInd w:val="0"/>
        <w:spacing w:after="0" w:line="240" w:lineRule="auto"/>
        <w:jc w:val="both"/>
        <w:rPr>
          <w:rFonts w:ascii="Arial" w:hAnsi="Arial" w:cs="Arial"/>
          <w:sz w:val="24"/>
          <w:szCs w:val="24"/>
          <w:lang w:val="es-419"/>
        </w:rPr>
      </w:pPr>
      <w:r w:rsidRPr="00D30A59">
        <w:rPr>
          <w:rFonts w:ascii="Arial" w:hAnsi="Arial" w:cs="Arial"/>
          <w:sz w:val="24"/>
          <w:szCs w:val="24"/>
          <w:lang w:val="en-US"/>
        </w:rPr>
        <w:t xml:space="preserve">Rigdon EE, Sarstedt M, Ringle CM. On Comparing Results from CB-SEM and PLS-SEM. </w:t>
      </w:r>
      <w:r w:rsidRPr="00D30A59">
        <w:rPr>
          <w:rFonts w:ascii="Arial" w:hAnsi="Arial" w:cs="Arial"/>
          <w:sz w:val="24"/>
          <w:szCs w:val="24"/>
          <w:lang w:val="es-419"/>
        </w:rPr>
        <w:t>Mark ZFP J Res Manag. 2017;39(3):4-16.</w:t>
      </w:r>
    </w:p>
    <w:p w:rsidRPr="00D30A59" w:rsidR="00D30A59" w:rsidP="00D30A59" w:rsidRDefault="00D30A59" w14:paraId="481C79E8" w14:textId="77777777">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sidRPr="00D30A59">
        <w:rPr>
          <w:rFonts w:ascii="Arial" w:hAnsi="Arial" w:cs="Arial"/>
          <w:sz w:val="24"/>
          <w:szCs w:val="24"/>
          <w:lang w:val="es-419"/>
        </w:rPr>
        <w:t xml:space="preserve">Medina Anchundia SA. El teletrabajo en las empresas: factores que influyen en la satisfacción y productividad. </w:t>
      </w:r>
      <w:r w:rsidRPr="00D30A59">
        <w:rPr>
          <w:rFonts w:ascii="Arial" w:hAnsi="Arial" w:cs="Arial"/>
          <w:sz w:val="24"/>
          <w:szCs w:val="24"/>
          <w:lang w:val="en-US"/>
        </w:rPr>
        <w:t>J TechInnovation. 2024;3(1):47-56.</w:t>
      </w:r>
    </w:p>
    <w:p w:rsidRPr="00D30A59" w:rsidR="00D30A59" w:rsidP="00D30A59" w:rsidRDefault="00D30A59" w14:paraId="077DA734" w14:textId="77777777">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sidRPr="00D30A59">
        <w:rPr>
          <w:rFonts w:ascii="Arial" w:hAnsi="Arial" w:cs="Arial"/>
          <w:sz w:val="24"/>
          <w:szCs w:val="24"/>
          <w:lang w:val="en-US"/>
        </w:rPr>
        <w:t>Santos R, et al. Post-Pandemic Hybrid Work in Software Companies: Findings from an Industrial Case Study. ACM Conf Proc. 2024.</w:t>
      </w:r>
    </w:p>
    <w:p w:rsidRPr="00D30A59" w:rsidR="00D30A59" w:rsidP="00D30A59" w:rsidRDefault="00D30A59" w14:paraId="7A843B45" w14:textId="77777777">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sidRPr="00D30A59">
        <w:rPr>
          <w:rFonts w:ascii="Arial" w:hAnsi="Arial" w:cs="Arial"/>
          <w:sz w:val="24"/>
          <w:szCs w:val="24"/>
          <w:lang w:val="en-US"/>
        </w:rPr>
        <w:t>Santos R, et al. Exploring Hybrid Work Realities: A Case Study with Software Professionals from Underrepresented Groups. ACM Conf Proc. 2024.</w:t>
      </w:r>
    </w:p>
    <w:p w:rsidRPr="00D30A59" w:rsidR="00D30A59" w:rsidP="00D30A59" w:rsidRDefault="00D30A59" w14:paraId="3DE2CDE9" w14:textId="77777777">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sidRPr="00D30A59">
        <w:rPr>
          <w:rFonts w:ascii="Arial" w:hAnsi="Arial" w:cs="Arial"/>
          <w:sz w:val="24"/>
          <w:szCs w:val="24"/>
          <w:lang w:val="en-US"/>
        </w:rPr>
        <w:t>Khanna D, et al. Software Companies’ Responses to Hybrid Working. Euromicro Conf Softw Eng Adv Appl (SEAA). 2024.</w:t>
      </w:r>
    </w:p>
    <w:p w:rsidR="009F2344" w:rsidP="00D30A59" w:rsidRDefault="00D30A59" w14:paraId="72BCC9C4" w14:textId="4102499F">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sidRPr="00D30A59">
        <w:rPr>
          <w:rFonts w:ascii="Arial" w:hAnsi="Arial" w:cs="Arial"/>
          <w:sz w:val="24"/>
          <w:szCs w:val="24"/>
          <w:lang w:val="en-US"/>
        </w:rPr>
        <w:t>Rosero Sarasty O, Rengifo Baos Y. Telecommuting: Conditions and Implications for the Quality of Life of Teleworkers. A Systematic Literature Review. Trilogía Cienc Tecnol Soc. 2024;16(32):e2924.</w:t>
      </w:r>
    </w:p>
    <w:p w:rsidRPr="00765E47" w:rsidR="00765E47" w:rsidP="00765E47" w:rsidRDefault="00765E47" w14:paraId="5AA55234" w14:textId="2880B38A">
      <w:pPr>
        <w:pStyle w:val="ListParagraph"/>
        <w:numPr>
          <w:ilvl w:val="0"/>
          <w:numId w:val="15"/>
        </w:numPr>
        <w:autoSpaceDE w:val="0"/>
        <w:autoSpaceDN w:val="0"/>
        <w:adjustRightInd w:val="0"/>
        <w:spacing w:after="0" w:line="240" w:lineRule="auto"/>
        <w:jc w:val="both"/>
        <w:rPr>
          <w:rFonts w:ascii="Arial" w:hAnsi="Arial" w:cs="Arial"/>
          <w:sz w:val="24"/>
          <w:szCs w:val="24"/>
          <w:lang w:val="es-419"/>
        </w:rPr>
      </w:pPr>
      <w:r w:rsidRPr="00765E47">
        <w:rPr>
          <w:rFonts w:ascii="Arial" w:hAnsi="Arial" w:cs="Arial"/>
          <w:sz w:val="24"/>
          <w:szCs w:val="24"/>
          <w:lang w:val="es-419"/>
        </w:rPr>
        <w:t xml:space="preserve">Vizcaíno, Garcés, et al. ¿Cómo perciben los desarrolladores de software su productividad trabajando remotamente? </w:t>
      </w:r>
      <w:r>
        <w:rPr>
          <w:rFonts w:ascii="Arial" w:hAnsi="Arial" w:cs="Arial"/>
          <w:sz w:val="24"/>
          <w:szCs w:val="24"/>
          <w:lang w:val="es-419"/>
        </w:rPr>
        <w:t>CibSE 2024 (Pending to be published)</w:t>
      </w:r>
    </w:p>
    <w:p w:rsidRPr="00765E47" w:rsidR="00643084" w:rsidP="00643084" w:rsidRDefault="00643084" w14:paraId="74ADA11F" w14:textId="77777777">
      <w:pPr>
        <w:autoSpaceDE w:val="0"/>
        <w:autoSpaceDN w:val="0"/>
        <w:adjustRightInd w:val="0"/>
        <w:spacing w:after="0" w:line="240" w:lineRule="auto"/>
        <w:jc w:val="both"/>
        <w:rPr>
          <w:rFonts w:ascii="Arial" w:hAnsi="Arial" w:cs="Arial"/>
          <w:sz w:val="24"/>
          <w:szCs w:val="24"/>
          <w:lang w:val="es-419"/>
        </w:rPr>
      </w:pPr>
    </w:p>
    <w:p w:rsidRPr="00765E47" w:rsidR="00643084" w:rsidP="00643084" w:rsidRDefault="00643084" w14:paraId="440B259C" w14:textId="77777777">
      <w:pPr>
        <w:autoSpaceDE w:val="0"/>
        <w:autoSpaceDN w:val="0"/>
        <w:adjustRightInd w:val="0"/>
        <w:spacing w:after="0" w:line="240" w:lineRule="auto"/>
        <w:jc w:val="both"/>
        <w:rPr>
          <w:rFonts w:ascii="Arial" w:hAnsi="Arial" w:cs="Arial"/>
          <w:sz w:val="24"/>
          <w:szCs w:val="24"/>
          <w:lang w:val="es-419"/>
        </w:rPr>
      </w:pPr>
    </w:p>
    <w:p w:rsidRPr="00765E47" w:rsidR="00643084" w:rsidP="00643084" w:rsidRDefault="00643084" w14:paraId="7AAEBB8B" w14:textId="77777777">
      <w:pPr>
        <w:autoSpaceDE w:val="0"/>
        <w:autoSpaceDN w:val="0"/>
        <w:adjustRightInd w:val="0"/>
        <w:spacing w:after="0" w:line="240" w:lineRule="auto"/>
        <w:jc w:val="both"/>
        <w:rPr>
          <w:rFonts w:ascii="Arial" w:hAnsi="Arial" w:cs="Arial"/>
          <w:sz w:val="24"/>
          <w:szCs w:val="24"/>
          <w:lang w:val="es-419"/>
        </w:rPr>
      </w:pPr>
    </w:p>
    <w:p w:rsidRPr="00765E47" w:rsidR="00643084" w:rsidP="00643084" w:rsidRDefault="00643084" w14:paraId="1C5DB697" w14:textId="77777777">
      <w:pPr>
        <w:autoSpaceDE w:val="0"/>
        <w:autoSpaceDN w:val="0"/>
        <w:adjustRightInd w:val="0"/>
        <w:spacing w:after="0" w:line="240" w:lineRule="auto"/>
        <w:jc w:val="both"/>
        <w:rPr>
          <w:rFonts w:ascii="Arial" w:hAnsi="Arial" w:cs="Arial"/>
          <w:sz w:val="24"/>
          <w:szCs w:val="24"/>
          <w:lang w:val="es-419"/>
        </w:rPr>
      </w:pPr>
    </w:p>
    <w:p w:rsidRPr="00765E47" w:rsidR="00643084" w:rsidP="00643084" w:rsidRDefault="00643084" w14:paraId="52327255" w14:textId="77777777">
      <w:pPr>
        <w:autoSpaceDE w:val="0"/>
        <w:autoSpaceDN w:val="0"/>
        <w:adjustRightInd w:val="0"/>
        <w:spacing w:after="0" w:line="240" w:lineRule="auto"/>
        <w:jc w:val="both"/>
        <w:rPr>
          <w:rFonts w:ascii="Arial" w:hAnsi="Arial" w:cs="Arial"/>
          <w:sz w:val="24"/>
          <w:szCs w:val="24"/>
          <w:lang w:val="es-419"/>
        </w:rPr>
      </w:pPr>
    </w:p>
    <w:p w:rsidRPr="00765E47" w:rsidR="00643084" w:rsidRDefault="00643084" w14:paraId="7458F88C" w14:textId="275D6EB8">
      <w:pPr>
        <w:rPr>
          <w:rFonts w:ascii="Arial" w:hAnsi="Arial" w:cs="Arial"/>
          <w:sz w:val="24"/>
          <w:szCs w:val="24"/>
          <w:lang w:val="es-419"/>
        </w:rPr>
      </w:pPr>
    </w:p>
    <w:sectPr w:rsidRPr="00765E47" w:rsidR="00643084" w:rsidSect="00DB5CAF">
      <w:headerReference w:type="default" r:id="rId16"/>
      <w:pgSz w:w="11906" w:h="16838"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KP" w:author="Kelly Johany Garces Pernett" w:date="2025-05-22T10:35:00Z" w:id="3">
    <w:p w:rsidR="00F77E3D" w:rsidRDefault="00F77E3D" w14:paraId="1309B072" w14:textId="52FE95B8">
      <w:pPr>
        <w:pStyle w:val="CommentText"/>
      </w:pPr>
      <w:r>
        <w:rPr>
          <w:rStyle w:val="CommentReference"/>
        </w:rPr>
        <w:annotationRef/>
      </w:r>
      <w:r w:rsidRPr="2C15ACB9">
        <w:t>vamos a manejar un formato tipo artículo para tu documento de tesis, por tanto en la intro no coloques subsecciones sino párrafo, el último párrafo debe ser un outline del artículo: section 1 elaborates on..., section 2...</w:t>
      </w:r>
    </w:p>
  </w:comment>
  <w:comment w:initials="KP" w:author="Kelly Johany Garces Pernett" w:date="2025-05-22T10:38:00Z" w:id="4">
    <w:p w:rsidR="00F77E3D" w:rsidRDefault="00F77E3D" w14:paraId="3D9AF439" w14:textId="1A1C11BC">
      <w:pPr>
        <w:pStyle w:val="CommentText"/>
      </w:pPr>
      <w:r>
        <w:rPr>
          <w:rStyle w:val="CommentReference"/>
        </w:rPr>
        <w:annotationRef/>
      </w:r>
      <w:r w:rsidRPr="59BB916D">
        <w:t>en muy importante introducir el contexto latinoamericano, porque en los países nórdicos si se han hecho trabajos no solo descriptivos sino estadísticos</w:t>
      </w:r>
    </w:p>
  </w:comment>
  <w:comment w:initials="CD" w:author="Camilo Andres Daza Ramirez" w:date="2025-05-23T09:44:00Z" w:id="5">
    <w:p w:rsidR="0058200F" w:rsidP="0058200F" w:rsidRDefault="0058200F" w14:paraId="2E3D383A" w14:textId="77777777">
      <w:pPr>
        <w:pStyle w:val="CommentText"/>
      </w:pPr>
      <w:r>
        <w:rPr>
          <w:rStyle w:val="CommentReference"/>
        </w:rPr>
        <w:annotationRef/>
      </w:r>
      <w:r>
        <w:t>Iberoamericano</w:t>
      </w:r>
    </w:p>
  </w:comment>
  <w:comment w:initials="KP" w:author="Kelly Johany Garces Pernett" w:date="2025-05-22T10:15:00Z" w:id="9">
    <w:p w:rsidR="00F77E3D" w:rsidRDefault="00F77E3D" w14:paraId="7BF051FF" w14:textId="4DB9176E">
      <w:pPr>
        <w:pStyle w:val="CommentText"/>
      </w:pPr>
      <w:r>
        <w:rPr>
          <w:rStyle w:val="CommentReference"/>
        </w:rPr>
        <w:annotationRef/>
      </w:r>
      <w:r w:rsidRPr="05D416A2">
        <w:t>hablemos de desempeño porque para algunos autores la productividad también incluye el bienestar</w:t>
      </w:r>
    </w:p>
  </w:comment>
  <w:comment w:initials="CD" w:author="Camilo Andres Daza Ramirez" w:date="2025-05-23T09:45:00Z" w:id="10">
    <w:p w:rsidR="00C456E6" w:rsidP="00C456E6" w:rsidRDefault="00084E09" w14:paraId="2BC195ED" w14:textId="77777777">
      <w:pPr>
        <w:pStyle w:val="CommentText"/>
      </w:pPr>
      <w:r>
        <w:rPr>
          <w:rStyle w:val="CommentReference"/>
        </w:rPr>
        <w:annotationRef/>
      </w:r>
      <w:r w:rsidR="00C456E6">
        <w:t>Productivity( Performance, stress, motivation)</w:t>
      </w:r>
    </w:p>
  </w:comment>
  <w:comment w:initials="KP" w:author="Kelly Johany Garces Pernett" w:date="2025-05-22T10:29:00Z" w:id="13">
    <w:p w:rsidR="00F77E3D" w:rsidRDefault="00F77E3D" w14:paraId="47D67660" w14:textId="5457F0BD">
      <w:pPr>
        <w:pStyle w:val="CommentText"/>
      </w:pPr>
      <w:r>
        <w:rPr>
          <w:rStyle w:val="CommentReference"/>
        </w:rPr>
        <w:annotationRef/>
      </w:r>
      <w:r w:rsidRPr="595A81C9">
        <w:t>valdría la pena fundamentar con referencia por qué es importante no solo estudiar el desempeño, sino tbm la motivación y stress. Tal vez dar definiciones de cada uno de ellos y cómo se relacionan con la productividad. Puedes citar [1] que dice la productividad no puede ser reducida a una única dimensión, sino que un conjunto de métricas debe considerarse [1] Forsgren et al. The space of developer productivity: There’s more to it than you think.” Queue. 2021</w:t>
      </w:r>
    </w:p>
  </w:comment>
  <w:comment w:initials="KP" w:author="Kelly Johany Garces Pernett" w:date="2025-05-22T10:14:00Z" w:id="15">
    <w:p w:rsidR="00F77E3D" w:rsidRDefault="00F77E3D" w14:paraId="45D8B294" w14:textId="7E9B3C26">
      <w:pPr>
        <w:pStyle w:val="CommentText"/>
      </w:pPr>
      <w:r>
        <w:rPr>
          <w:rStyle w:val="CommentReference"/>
        </w:rPr>
        <w:annotationRef/>
      </w:r>
      <w:r w:rsidRPr="2AB5F906">
        <w:t>ya el foco no está en identificar factores</w:t>
      </w:r>
    </w:p>
  </w:comment>
  <w:comment w:initials="KP" w:author="Kelly Johany Garces Pernett" w:date="2025-05-22T10:21:00Z" w:id="16">
    <w:p w:rsidR="00F77E3D" w:rsidRDefault="00F77E3D" w14:paraId="2CED8C57" w14:textId="535338C0">
      <w:pPr>
        <w:pStyle w:val="CommentText"/>
      </w:pPr>
      <w:r>
        <w:rPr>
          <w:rStyle w:val="CommentReference"/>
        </w:rPr>
        <w:annotationRef/>
      </w:r>
      <w:r w:rsidRPr="6FEEE3CB">
        <w:t>reorganiza el problema porque lo que tomó relevancia en tu estudio fue lo de entender la diferencias de percepción entre managerial y non managerial, estudiando diferentes grupos por país, por género. Pienso que desde este punto debe explicar que entendemos por managerial y no managerial citando la bibliografía que hemos encontrado</w:t>
      </w:r>
    </w:p>
  </w:comment>
  <w:comment w:initials="KP" w:author="Kelly Johany Garces Pernett" w:date="2025-05-22T10:23:00Z" w:id="17">
    <w:p w:rsidR="00F77E3D" w:rsidRDefault="00F77E3D" w14:paraId="3BFFA995" w14:textId="5300E7EB">
      <w:pPr>
        <w:pStyle w:val="CommentText"/>
      </w:pPr>
      <w:r>
        <w:rPr>
          <w:rStyle w:val="CommentReference"/>
        </w:rPr>
        <w:annotationRef/>
      </w:r>
      <w:r w:rsidRPr="10644D48">
        <w:t>la pregunta tbm cambió: ¿Cómo difieren las percepciones de performance/stress/motivation entre empresarios y empleados en el entorno laboral post-pandemia?</w:t>
      </w:r>
    </w:p>
  </w:comment>
  <w:comment w:initials="KP" w:author="Kelly Johany Garces Pernett" w:date="2025-05-22T10:32:00Z" w:id="22">
    <w:p w:rsidR="00F77E3D" w:rsidRDefault="00F77E3D" w14:paraId="300638DE" w14:textId="60B27217">
      <w:pPr>
        <w:pStyle w:val="CommentText"/>
      </w:pPr>
      <w:r>
        <w:rPr>
          <w:rStyle w:val="CommentReference"/>
        </w:rPr>
        <w:annotationRef/>
      </w:r>
      <w:r w:rsidRPr="2ED91DF5">
        <w:t>si cambia la pregunta tbm cambiará esto</w:t>
      </w:r>
    </w:p>
  </w:comment>
  <w:comment w:initials="KP" w:author="Kelly Johany Garces Pernett" w:date="2025-05-22T10:33:00Z" w:id="26">
    <w:p w:rsidR="00F77E3D" w:rsidRDefault="00F77E3D" w14:paraId="768E4143" w14:textId="126595F5">
      <w:pPr>
        <w:pStyle w:val="CommentText"/>
      </w:pPr>
      <w:r>
        <w:rPr>
          <w:rStyle w:val="CommentReference"/>
        </w:rPr>
        <w:annotationRef/>
      </w:r>
      <w:r w:rsidRPr="40649CE7">
        <w:t>esta primera parte la siento repetitiva con el párrafo anterior, te podrías quedar con una de las dos ideas</w:t>
      </w:r>
    </w:p>
  </w:comment>
  <w:comment w:initials="KP" w:author="Kelly Johany Garces Pernett" w:date="2025-05-22T10:40:00Z" w:id="27">
    <w:p w:rsidR="00F77E3D" w:rsidRDefault="00F77E3D" w14:paraId="66D471BA" w14:textId="6875444A">
      <w:pPr>
        <w:pStyle w:val="CommentText"/>
      </w:pPr>
      <w:r>
        <w:rPr>
          <w:rStyle w:val="CommentReference"/>
        </w:rPr>
        <w:annotationRef/>
      </w:r>
      <w:r w:rsidRPr="1F21C607">
        <w:t>acotar que encontramos pocos estudios en el contexto latinoamericado</w:t>
      </w:r>
    </w:p>
  </w:comment>
  <w:comment w:initials="CD" w:author="Camilo Andres Daza Ramirez" w:date="2025-05-23T09:51:00Z" w:id="28">
    <w:p w:rsidR="00EB1E55" w:rsidP="00EB1E55" w:rsidRDefault="00EB1E55" w14:paraId="64854D71" w14:textId="77777777">
      <w:pPr>
        <w:pStyle w:val="CommentText"/>
      </w:pPr>
      <w:r>
        <w:rPr>
          <w:rStyle w:val="CommentReference"/>
        </w:rPr>
        <w:annotationRef/>
      </w:r>
      <w:r>
        <w:t>Vale la la pena citar cuales fueron los que se encontraron, y lo poco representado que está iberoamerica en los estadisticos</w:t>
      </w:r>
    </w:p>
  </w:comment>
  <w:comment w:initials="KP" w:author="Kelly Johany Garces Pernett" w:date="2025-05-22T10:49:00Z" w:id="35">
    <w:p w:rsidR="00F77E3D" w:rsidRDefault="00F77E3D" w14:paraId="3D90B020" w14:textId="40A1816D">
      <w:pPr>
        <w:pStyle w:val="CommentText"/>
      </w:pPr>
      <w:r>
        <w:rPr>
          <w:rStyle w:val="CommentReference"/>
        </w:rPr>
        <w:annotationRef/>
      </w:r>
      <w:r w:rsidRPr="55C2C0F2">
        <w:t>acá tbm hay que cambiar esto para no enfocarnos en los factores sino en entender las diferentes entre los grupos en cuanto a performance/motivation/stress</w:t>
      </w:r>
    </w:p>
  </w:comment>
  <w:comment w:initials="KP" w:author="Kelly Johany Garces Pernett" w:date="2025-05-22T10:56:00Z" w:id="40">
    <w:p w:rsidR="00F77E3D" w:rsidRDefault="00F77E3D" w14:paraId="53875083" w14:textId="4C56B5D3">
      <w:pPr>
        <w:pStyle w:val="CommentText"/>
      </w:pPr>
      <w:r>
        <w:rPr>
          <w:rStyle w:val="CommentReference"/>
        </w:rPr>
        <w:annotationRef/>
      </w:r>
      <w:r w:rsidRPr="6837AA7E">
        <w:t>nota que uno de los puntos de partida de tu trabajo es lo que ya tenía Aurora, ella no habla de wellbeing, sino de motivation, stress, performance</w:t>
      </w:r>
    </w:p>
  </w:comment>
  <w:comment w:initials="KP" w:author="Kelly Johany Garces Pernett" w:date="2025-05-22T10:54:00Z" w:id="43">
    <w:p w:rsidR="00F77E3D" w:rsidRDefault="00F77E3D" w14:paraId="56E64982" w14:textId="41A6A2D0">
      <w:pPr>
        <w:pStyle w:val="CommentText"/>
      </w:pPr>
      <w:r>
        <w:rPr>
          <w:rStyle w:val="CommentReference"/>
        </w:rPr>
        <w:annotationRef/>
      </w:r>
      <w:r w:rsidRPr="3C685135">
        <w:t xml:space="preserve">aterrizarlo acá al contexto latinoamericano, colocando las citas de los pocos estudiantes que encontraste </w:t>
      </w:r>
    </w:p>
  </w:comment>
  <w:comment w:initials="KP" w:author="Kelly Johany Garces Pernett" w:date="2025-05-22T10:57:00Z" w:id="49">
    <w:p w:rsidR="00F77E3D" w:rsidRDefault="00F77E3D" w14:paraId="3FBCAAA5" w14:textId="0AE1EE93">
      <w:pPr>
        <w:pStyle w:val="CommentText"/>
      </w:pPr>
      <w:r>
        <w:rPr>
          <w:rStyle w:val="CommentReference"/>
        </w:rPr>
        <w:annotationRef/>
      </w:r>
      <w:r w:rsidRPr="4CCA9FA7">
        <w:t>está sección es innecesaria en el artículo, solo dejamos el objetivo general en al intro</w:t>
      </w:r>
    </w:p>
  </w:comment>
  <w:comment w:initials="KP" w:author="Kelly Johany Garces Pernett" w:date="2025-05-22T11:02:00Z" w:id="52">
    <w:p w:rsidR="00F77E3D" w:rsidRDefault="00F77E3D" w14:paraId="1C63D2B0" w14:textId="68B45405">
      <w:pPr>
        <w:pStyle w:val="CommentText"/>
      </w:pPr>
      <w:r>
        <w:rPr>
          <w:rStyle w:val="CommentReference"/>
        </w:rPr>
        <w:annotationRef/>
      </w:r>
      <w:r w:rsidRPr="377EFB12">
        <w:t xml:space="preserve">sugiero que profundices más en el diseño de la encuesta así haya sido trabajo hecho antes de que llegaras a la investigación, por eje., mira lo que colocamos en el artículo de workshop: This study was carried out by conducting a survey using a questionnaire that initially consisted of questions regarding the participants’ socio-demographic information and previous experience (age, country of origin, remote work experience, how many days they worked at home, etc.), followed by a second section focusing on their opinions of their productivity, knowledge sharing, motivation, etc. Due to space limitations, we will focus on those related to productivity. </w:t>
      </w:r>
    </w:p>
    <w:p w:rsidR="00F77E3D" w:rsidRDefault="00F77E3D" w14:paraId="7FD8B056" w14:textId="08552FFA">
      <w:pPr>
        <w:pStyle w:val="CommentText"/>
      </w:pPr>
      <w:r w:rsidRPr="0282D5E3">
        <w:t xml:space="preserve">The questions were designed on the basis of previous studies and surveys that dealt with similar topics [11] and a focus group conducted with 33 software industry workers. The survey was sent to the first participants on September 26, 2024, and they were given until October 31 of the same year to respond. The objective was to attain 100 responses per country, with Mexico being the only one to exceed that number. Despite not meeting that goal, the number of responses obtained from the other countries was considered sufficient to analyse trends in the results. </w:t>
      </w:r>
    </w:p>
    <w:p w:rsidR="00F77E3D" w:rsidRDefault="00F77E3D" w14:paraId="284E1B9E" w14:textId="277996C3">
      <w:pPr>
        <w:pStyle w:val="CommentText"/>
      </w:pPr>
      <w:r w:rsidRPr="18789E4F">
        <w:t>Some responses were received from people who had not worked onsite for at least 2 years, despite the fact that this requirement was stated in the survey header, so these were discarded. Additionally, incomplete surveys were also removed, leaving the following: a total of 262 responses, 26 from Argentina, 102 from Mexico, 66 from Colombia, and 68 from Spain.</w:t>
      </w:r>
    </w:p>
    <w:p w:rsidR="00F77E3D" w:rsidRDefault="00F77E3D" w14:paraId="7D51F668" w14:textId="7B56BD48">
      <w:pPr>
        <w:pStyle w:val="CommentText"/>
      </w:pPr>
      <w:r w:rsidRPr="1C2DB24C">
        <w:t xml:space="preserve">As indicated in the introduction, for the analysis of this study, only responses from residents of Argentina, Colombia, Spain, and Mexico were considered.   </w:t>
      </w:r>
    </w:p>
    <w:p w:rsidR="00F77E3D" w:rsidRDefault="00F77E3D" w14:paraId="7E58DC75" w14:textId="4AABBDA9">
      <w:pPr>
        <w:pStyle w:val="CommentText"/>
      </w:pPr>
      <w:r w:rsidRPr="7560743F">
        <w:t>Once the data was collected, we analyzed it from two points of view; firstly, a descriptive one (through visualizations) and then an inferential perspective to validate whether observed differences were statistically significant. We applied the Student’s t-test to analyze differences between two groups.</w:t>
      </w:r>
    </w:p>
  </w:comment>
  <w:comment w:initials="KP" w:author="Kelly Johany Garces Pernett" w:date="2025-05-23T16:34:00Z" w:id="53">
    <w:p w:rsidR="00F77E3D" w:rsidRDefault="00F77E3D" w14:paraId="2A068B31" w14:textId="4F9F115C">
      <w:pPr>
        <w:pStyle w:val="CommentText"/>
      </w:pPr>
      <w:r>
        <w:rPr>
          <w:rStyle w:val="CommentReference"/>
        </w:rPr>
        <w:annotationRef/>
      </w:r>
      <w:r w:rsidRPr="5C43159F">
        <w:t>menciona qué approach usaste para clasificar jefes y no jefes</w:t>
      </w:r>
    </w:p>
  </w:comment>
  <w:comment w:initials="KP" w:author="Kelly Johany Garces Pernett" w:date="2025-05-22T11:05:00Z" w:id="56">
    <w:p w:rsidR="00F77E3D" w:rsidRDefault="00F77E3D" w14:paraId="45079E2B" w14:textId="063BBC23">
      <w:pPr>
        <w:pStyle w:val="CommentText"/>
      </w:pPr>
      <w:r>
        <w:rPr>
          <w:rStyle w:val="CommentReference"/>
        </w:rPr>
        <w:annotationRef/>
      </w:r>
      <w:r w:rsidRPr="4DDDA325">
        <w:t>seamos consistentes con estos nombres porque le pegan directo a la pregunta de investigación, a mi me gusta managerial and inidividual contributors ya que está en la literatura</w:t>
      </w:r>
    </w:p>
  </w:comment>
  <w:comment w:initials="KP" w:author="Kelly Johany Garces Pernett" w:date="2025-05-22T11:09:00Z" w:id="57">
    <w:p w:rsidR="00F77E3D" w:rsidRDefault="00F77E3D" w14:paraId="3E7DA9FB" w14:textId="5A9C844E">
      <w:pPr>
        <w:pStyle w:val="CommentText"/>
      </w:pPr>
      <w:r>
        <w:rPr>
          <w:rStyle w:val="CommentReference"/>
        </w:rPr>
        <w:annotationRef/>
      </w:r>
      <w:r w:rsidRPr="6E92AB75">
        <w:t>usar la terminología de Darja para explicar lo que es high y low, ella habla de office-first (bajo), remote y remote first (alto)</w:t>
      </w:r>
    </w:p>
  </w:comment>
  <w:comment w:initials="KP" w:author="Kelly Johany Garces Pernett" w:date="2025-05-22T11:06:00Z" w:id="58">
    <w:p w:rsidR="00F77E3D" w:rsidRDefault="00F77E3D" w14:paraId="386CA9BA" w14:textId="10B1F9B6">
      <w:pPr>
        <w:pStyle w:val="CommentText"/>
      </w:pPr>
      <w:r>
        <w:rPr>
          <w:rStyle w:val="CommentReference"/>
        </w:rPr>
        <w:annotationRef/>
      </w:r>
      <w:r w:rsidRPr="47EE3B08">
        <w:t>dejemos todo en inglés</w:t>
      </w:r>
    </w:p>
  </w:comment>
  <w:comment w:initials="KP" w:author="Kelly Johany Garces Pernett" w:date="2025-05-22T11:07:00Z" w:id="59">
    <w:p w:rsidR="00F77E3D" w:rsidRDefault="00F77E3D" w14:paraId="59C8443F" w14:textId="4CC0F6F3">
      <w:pPr>
        <w:pStyle w:val="CommentText"/>
      </w:pPr>
      <w:r>
        <w:rPr>
          <w:rStyle w:val="CommentReference"/>
        </w:rPr>
        <w:annotationRef/>
      </w:r>
      <w:r w:rsidRPr="51AA0635">
        <w:t>pienso que debemos dar definiciones para cada uno de estos términos, en el documento de Daniela Castrillón están</w:t>
      </w:r>
    </w:p>
  </w:comment>
  <w:comment w:initials="KP" w:author="Kelly Johany Garces Pernett" w:date="2025-05-22T11:19:00Z" w:id="66">
    <w:p w:rsidR="00F77E3D" w:rsidRDefault="00F77E3D" w14:paraId="60450CB1" w14:textId="5E6BB3A8">
      <w:pPr>
        <w:pStyle w:val="CommentText"/>
      </w:pPr>
      <w:r>
        <w:rPr>
          <w:rStyle w:val="CommentReference"/>
        </w:rPr>
        <w:annotationRef/>
      </w:r>
      <w:r w:rsidRPr="7861564D">
        <w:t>si defines bien los nombres de las variables en las secciones previas aquí simplemente usas el nombre de la variable</w:t>
      </w:r>
    </w:p>
  </w:comment>
  <w:comment w:initials="KP" w:author="Kelly Johany Garces Pernett" w:date="2025-05-22T11:24:00Z" w:id="70">
    <w:p w:rsidR="00F77E3D" w:rsidRDefault="00F77E3D" w14:paraId="1BDC280D" w14:textId="0006FEF0">
      <w:pPr>
        <w:pStyle w:val="CommentText"/>
      </w:pPr>
      <w:r>
        <w:rPr>
          <w:rStyle w:val="CommentReference"/>
        </w:rPr>
        <w:annotationRef/>
      </w:r>
      <w:r w:rsidRPr="0A0C9073">
        <w:t>pienso que esto lo debemos quitar de tu trabajo porque ya está publicado en el workshop goHyb</w:t>
      </w:r>
    </w:p>
  </w:comment>
  <w:comment w:initials="KP" w:author="Kelly Johany Garces Pernett" w:date="2025-05-22T11:25:00Z" w:id="71">
    <w:p w:rsidR="00F77E3D" w:rsidRDefault="00F77E3D" w14:paraId="1E6584C8" w14:textId="750A3B67">
      <w:pPr>
        <w:pStyle w:val="CommentText"/>
      </w:pPr>
      <w:r>
        <w:rPr>
          <w:rStyle w:val="CommentReference"/>
        </w:rPr>
        <w:annotationRef/>
      </w:r>
      <w:r w:rsidRPr="22F9AFCE">
        <w:t>siento que esta gráfica muestra lo mismo que las tablas con los estadísticos, en este punto prefiero las tablas</w:t>
      </w:r>
    </w:p>
  </w:comment>
  <w:comment w:initials="KP" w:author="Kelly Johany Garces Pernett" w:date="2025-05-22T11:31:00Z" w:id="74">
    <w:p w:rsidR="00F77E3D" w:rsidRDefault="00F77E3D" w14:paraId="55822DC4" w14:textId="1B67519F">
      <w:pPr>
        <w:pStyle w:val="CommentText"/>
      </w:pPr>
      <w:r>
        <w:rPr>
          <w:rStyle w:val="CommentReference"/>
        </w:rPr>
        <w:annotationRef/>
      </w:r>
      <w:r w:rsidRPr="7CDDC230">
        <w:t>debemos buscar otra forma de presentar estos resultados que siguen porque son difíciles de leer</w:t>
      </w:r>
    </w:p>
  </w:comment>
  <w:comment w:initials="CD" w:author="Camilo Andres Daza Ramirez" w:date="2025-05-23T10:03:00Z" w:id="75">
    <w:p w:rsidR="008A1C5A" w:rsidP="008A1C5A" w:rsidRDefault="008A1C5A" w14:paraId="77651199" w14:textId="77777777">
      <w:pPr>
        <w:pStyle w:val="CommentText"/>
      </w:pPr>
      <w:r>
        <w:rPr>
          <w:rStyle w:val="CommentReference"/>
        </w:rPr>
        <w:annotationRef/>
      </w:r>
      <w:r>
        <w:t>En el anexo la tabla y esto. En el cuerpo comentar lo mas relevante. Resultados en el anexo m</w:t>
      </w:r>
    </w:p>
  </w:comment>
  <w:comment w:initials="CD" w:author="Camilo Andres Daza Ramirez" w:date="2025-05-23T10:05:00Z" w:id="76">
    <w:p w:rsidR="008D7493" w:rsidP="008D7493" w:rsidRDefault="008D7493" w14:paraId="6BA0267F" w14:textId="77777777">
      <w:pPr>
        <w:pStyle w:val="CommentText"/>
      </w:pPr>
      <w:r>
        <w:rPr>
          <w:rStyle w:val="CommentReference"/>
        </w:rPr>
        <w:annotationRef/>
      </w:r>
      <w:r>
        <w:t>Poner una tablita pequeña de lo que quiero hablar</w:t>
      </w:r>
    </w:p>
  </w:comment>
  <w:comment w:initials="KP" w:author="Kelly Johany Garces Pernett" w:date="2025-05-22T11:33:00Z" w:id="77">
    <w:p w:rsidR="00F77E3D" w:rsidRDefault="00F77E3D" w14:paraId="68B75C17" w14:textId="36304AB0">
      <w:pPr>
        <w:pStyle w:val="CommentText"/>
      </w:pPr>
      <w:r>
        <w:rPr>
          <w:rStyle w:val="CommentReference"/>
        </w:rPr>
        <w:annotationRef/>
      </w:r>
      <w:r w:rsidRPr="15B91D53">
        <w:t>idem comentario anterior</w:t>
      </w:r>
    </w:p>
  </w:comment>
  <w:comment w:initials="KP" w:author="Kelly Johany Garces Pernett" w:date="2025-05-22T11:33:00Z" w:id="78">
    <w:p w:rsidR="00F77E3D" w:rsidRDefault="00F77E3D" w14:paraId="7E3DDB7C" w14:textId="6C5A7C95">
      <w:pPr>
        <w:pStyle w:val="CommentText"/>
      </w:pPr>
      <w:r>
        <w:rPr>
          <w:rStyle w:val="CommentReference"/>
        </w:rPr>
        <w:annotationRef/>
      </w:r>
      <w:r w:rsidRPr="778C68A6">
        <w:t>idem comentario anterior, se me ocurre dejar en el cuerpo principal la interpretación y en anexo las tablas, hablemoslo para escoger que tablas dejar en el cuerpo del texto y cuáles como anexo</w:t>
      </w:r>
    </w:p>
  </w:comment>
  <w:comment w:initials="CD" w:author="Camilo Andres Daza Ramirez" w:date="2025-05-15T14:24:00Z" w:id="79">
    <w:p w:rsidR="000507D1" w:rsidP="000507D1" w:rsidRDefault="000507D1" w14:paraId="7D7E4801" w14:textId="77777777">
      <w:pPr>
        <w:pStyle w:val="CommentText"/>
      </w:pPr>
      <w:r>
        <w:rPr>
          <w:rStyle w:val="CommentReference"/>
        </w:rPr>
        <w:annotationRef/>
      </w:r>
      <w:r>
        <w:t>Este justo cambió cuando saqué los 3 datos, estaba en 0.045 el p value, y se salió</w:t>
      </w:r>
    </w:p>
  </w:comment>
  <w:comment w:initials="KP" w:author="Kelly Johany Garces Pernett" w:date="2025-05-22T11:28:00Z" w:id="80">
    <w:p w:rsidR="00F77E3D" w:rsidRDefault="00F77E3D" w14:paraId="0FA66184" w14:textId="3185727D">
      <w:pPr>
        <w:pStyle w:val="CommentText"/>
      </w:pPr>
      <w:r>
        <w:rPr>
          <w:rStyle w:val="CommentReference"/>
        </w:rPr>
        <w:annotationRef/>
      </w:r>
      <w:r w:rsidRPr="614BF812">
        <w:t>saquemos esto tbm de la versión final de tu estudio lo puedes dejar en este word, pero no lo migres al otro</w:t>
      </w:r>
    </w:p>
  </w:comment>
  <w:comment w:initials="KP" w:author="Kelly Johany Garces Pernett" w:date="2025-05-22T11:30:00Z" w:id="81">
    <w:p w:rsidR="00F77E3D" w:rsidRDefault="00F77E3D" w14:paraId="646566F5" w14:textId="15E09F54">
      <w:pPr>
        <w:pStyle w:val="CommentText"/>
      </w:pPr>
      <w:r>
        <w:rPr>
          <w:rStyle w:val="CommentReference"/>
        </w:rPr>
        <w:annotationRef/>
      </w:r>
      <w:r w:rsidRPr="50DE327E">
        <w:t>si estudiamos por país me gustaría que quedara comparando jefes y no jefes como un doble click a lo que ya dijiste en overall más arriba</w:t>
      </w:r>
    </w:p>
  </w:comment>
  <w:comment w:initials="CR" w:author="Camilo Andres Daza Ramirez" w:date="2025-05-15T15:27:00Z" w:id="82">
    <w:p w:rsidR="00133F0C" w:rsidRDefault="00133F0C" w14:paraId="46F9D2D6" w14:textId="432B6781">
      <w:pPr>
        <w:pStyle w:val="CommentText"/>
      </w:pPr>
      <w:r>
        <w:rPr>
          <w:rStyle w:val="CommentReference"/>
        </w:rPr>
        <w:annotationRef/>
      </w:r>
      <w:r w:rsidRPr="3B08E659">
        <w:t>Esta sección creo que sobra, lo mismo para la de tipo de empresa. Se podría quitar</w:t>
      </w:r>
    </w:p>
  </w:comment>
  <w:comment w:initials="KP" w:author="Kelly Johany Garces Pernett" w:date="2025-05-22T11:39:00Z" w:id="83">
    <w:p w:rsidR="00F77E3D" w:rsidRDefault="00F77E3D" w14:paraId="0FD3939D" w14:textId="7DB62681">
      <w:pPr>
        <w:pStyle w:val="CommentText"/>
      </w:pPr>
      <w:r>
        <w:rPr>
          <w:rStyle w:val="CommentReference"/>
        </w:rPr>
        <w:annotationRef/>
      </w:r>
      <w:r w:rsidRPr="5CB3BE33">
        <w:t>debes revisar el texto para ser consistente con los términos acá es managerial role, verdad? es que en algunas partes unas leadership roles e incluyes allí tanto rol de jefe como rol de no jefe y eso confunde</w:t>
      </w:r>
    </w:p>
  </w:comment>
  <w:comment w:initials="KP" w:author="Kelly Johany Garces Pernett" w:date="2025-05-22T11:43:00Z" w:id="84">
    <w:p w:rsidR="00F77E3D" w:rsidRDefault="00F77E3D" w14:paraId="79CB2BB0" w14:textId="2A640CA0">
      <w:pPr>
        <w:pStyle w:val="CommentText"/>
      </w:pPr>
      <w:r>
        <w:rPr>
          <w:rStyle w:val="CommentReference"/>
        </w:rPr>
        <w:annotationRef/>
      </w:r>
      <w:r w:rsidRPr="0213523E">
        <w:t>este hallazgo ya lo reportamos así que no es relevante acá</w:t>
      </w:r>
    </w:p>
  </w:comment>
  <w:comment w:initials="KP" w:author="Kelly Johany Garces Pernett" w:date="2025-05-22T11:45:00Z" w:id="85">
    <w:p w:rsidR="00F77E3D" w:rsidRDefault="00F77E3D" w14:paraId="4D9C31BD" w14:textId="2C027CA2">
      <w:pPr>
        <w:pStyle w:val="CommentText"/>
      </w:pPr>
      <w:r>
        <w:rPr>
          <w:rStyle w:val="CommentReference"/>
        </w:rPr>
        <w:annotationRef/>
      </w:r>
      <w:r w:rsidRPr="29245BAB">
        <w:t>estas dos conclusiones se van porque quitaremos lo de las companías del artículo y porque lo de los países lo estudiaremos con respecto a los jefes y no jefes</w:t>
      </w:r>
    </w:p>
  </w:comment>
  <w:comment w:initials="KP" w:author="Kelly Johany Garces Pernett" w:date="2025-05-22T11:49:00Z" w:id="89">
    <w:p w:rsidR="00F77E3D" w:rsidRDefault="00F77E3D" w14:paraId="556DF640" w14:textId="482DDA7C">
      <w:pPr>
        <w:pStyle w:val="CommentText"/>
      </w:pPr>
      <w:r>
        <w:rPr>
          <w:rStyle w:val="CommentReference"/>
        </w:rPr>
        <w:annotationRef/>
      </w:r>
      <w:r w:rsidRPr="03A01ED0">
        <w:t>esto no lo entendí</w:t>
      </w:r>
    </w:p>
  </w:comment>
  <w:comment w:initials="KP" w:author="Kelly Johany Garces Pernett" w:date="2025-05-22T11:50:00Z" w:id="90">
    <w:p w:rsidR="00F77E3D" w:rsidRDefault="00F77E3D" w14:paraId="7FD7BBE4" w14:textId="6290D1F2">
      <w:pPr>
        <w:pStyle w:val="CommentText"/>
      </w:pPr>
      <w:r>
        <w:rPr>
          <w:rStyle w:val="CommentReference"/>
        </w:rPr>
        <w:annotationRef/>
      </w:r>
      <w:r w:rsidRPr="53D92B78">
        <w:t>me parece mucho formaciones c/dos semanas para esto, yo lo dejaría sin periodicidad pero que sí se forme a los managers</w:t>
      </w:r>
    </w:p>
  </w:comment>
  <w:comment w:initials="KP" w:author="Kelly Johany Garces Pernett" w:date="2025-05-22T11:53:00Z" w:id="91">
    <w:p w:rsidR="00F77E3D" w:rsidRDefault="00F77E3D" w14:paraId="7D1ED1A8" w14:textId="65259746">
      <w:pPr>
        <w:pStyle w:val="CommentText"/>
      </w:pPr>
      <w:r>
        <w:rPr>
          <w:rStyle w:val="CommentReference"/>
        </w:rPr>
        <w:annotationRef/>
      </w:r>
      <w:r w:rsidRPr="5C3643A6">
        <w:t>si quitamos el análisis por país general, entonces esto se va, no?</w:t>
      </w:r>
    </w:p>
  </w:comment>
  <w:comment w:initials="CD" w:author="Camilo Andres Daza Ramirez" w:date="2025-05-15T15:20:00Z" w:id="95">
    <w:p w:rsidR="00EE02A6" w:rsidP="00EE02A6" w:rsidRDefault="00EE02A6" w14:paraId="4FE75300" w14:textId="77777777">
      <w:pPr>
        <w:pStyle w:val="CommentText"/>
      </w:pPr>
      <w:r>
        <w:rPr>
          <w:rStyle w:val="CommentReference"/>
        </w:rPr>
        <w:annotationRef/>
      </w:r>
      <w:r>
        <w:t>HACER LA REFERENCIA CORRECTA AQUI</w:t>
      </w:r>
    </w:p>
  </w:comment>
  <w:comment xmlns:w="http://schemas.openxmlformats.org/wordprocessingml/2006/main" w:initials="KP" w:author="Kelly Johany Garces Pernett" w:date="2025-05-27T10:53:15" w:id="1228423770">
    <w:p xmlns:w14="http://schemas.microsoft.com/office/word/2010/wordml" xmlns:w="http://schemas.openxmlformats.org/wordprocessingml/2006/main" w:rsidR="4BB3EC7F" w:rsidRDefault="51E9585D" w14:paraId="25E8325B" w14:textId="228DF372">
      <w:pPr>
        <w:pStyle w:val="CommentText"/>
      </w:pPr>
      <w:r>
        <w:rPr>
          <w:rStyle w:val="CommentReference"/>
        </w:rPr>
        <w:annotationRef/>
      </w:r>
      <w:r w:rsidRPr="16A595A7" w:rsidR="25CCA488">
        <w:t>Camilo, en algún momento, mencionamos de revisar el reporte de Daniela Castrillón para saber si algunas de las variables que habían salido con diferencia acá también habían sido mencionadas por los participantes del grupo focal. ¿Podrías por favor hacer esa revisión? haz la revisión para las variables que salieron significativas tanto para jefes como no jefes</w:t>
      </w:r>
    </w:p>
  </w:comment>
</w:comments>
</file>

<file path=word/commentsExtended.xml><?xml version="1.0" encoding="utf-8"?>
<w15:commentsEx xmlns:mc="http://schemas.openxmlformats.org/markup-compatibility/2006" xmlns:w15="http://schemas.microsoft.com/office/word/2012/wordml" mc:Ignorable="w15">
  <w15:commentEx w15:done="0" w15:paraId="1309B072"/>
  <w15:commentEx w15:done="0" w15:paraId="3D9AF439"/>
  <w15:commentEx w15:done="0" w15:paraId="2E3D383A" w15:paraIdParent="3D9AF439"/>
  <w15:commentEx w15:done="0" w15:paraId="7BF051FF"/>
  <w15:commentEx w15:done="0" w15:paraId="2BC195ED" w15:paraIdParent="7BF051FF"/>
  <w15:commentEx w15:done="0" w15:paraId="47D67660"/>
  <w15:commentEx w15:done="0" w15:paraId="45D8B294"/>
  <w15:commentEx w15:done="0" w15:paraId="2CED8C57"/>
  <w15:commentEx w15:done="0" w15:paraId="3BFFA995"/>
  <w15:commentEx w15:done="0" w15:paraId="300638DE"/>
  <w15:commentEx w15:done="0" w15:paraId="768E4143"/>
  <w15:commentEx w15:done="0" w15:paraId="66D471BA"/>
  <w15:commentEx w15:done="0" w15:paraId="64854D71" w15:paraIdParent="66D471BA"/>
  <w15:commentEx w15:done="0" w15:paraId="3D90B020"/>
  <w15:commentEx w15:done="0" w15:paraId="53875083"/>
  <w15:commentEx w15:done="0" w15:paraId="56E64982"/>
  <w15:commentEx w15:done="0" w15:paraId="3FBCAAA5"/>
  <w15:commentEx w15:done="0" w15:paraId="7E58DC75"/>
  <w15:commentEx w15:done="0" w15:paraId="2A068B31"/>
  <w15:commentEx w15:done="0" w15:paraId="45079E2B"/>
  <w15:commentEx w15:done="0" w15:paraId="3E7DA9FB"/>
  <w15:commentEx w15:done="0" w15:paraId="386CA9BA"/>
  <w15:commentEx w15:done="0" w15:paraId="59C8443F"/>
  <w15:commentEx w15:done="0" w15:paraId="60450CB1"/>
  <w15:commentEx w15:done="0" w15:paraId="1BDC280D"/>
  <w15:commentEx w15:done="0" w15:paraId="1E6584C8"/>
  <w15:commentEx w15:done="0" w15:paraId="55822DC4"/>
  <w15:commentEx w15:done="0" w15:paraId="77651199" w15:paraIdParent="55822DC4"/>
  <w15:commentEx w15:done="0" w15:paraId="6BA0267F" w15:paraIdParent="55822DC4"/>
  <w15:commentEx w15:done="0" w15:paraId="68B75C17"/>
  <w15:commentEx w15:done="0" w15:paraId="7E3DDB7C"/>
  <w15:commentEx w15:done="0" w15:paraId="7D7E4801"/>
  <w15:commentEx w15:done="0" w15:paraId="0FA66184"/>
  <w15:commentEx w15:done="0" w15:paraId="646566F5"/>
  <w15:commentEx w15:done="0" w15:paraId="46F9D2D6"/>
  <w15:commentEx w15:done="0" w15:paraId="0FD3939D"/>
  <w15:commentEx w15:done="0" w15:paraId="79CB2BB0"/>
  <w15:commentEx w15:done="0" w15:paraId="4D9C31BD"/>
  <w15:commentEx w15:done="0" w15:paraId="556DF640"/>
  <w15:commentEx w15:done="0" w15:paraId="7FD7BBE4"/>
  <w15:commentEx w15:done="0" w15:paraId="7D1ED1A8"/>
  <w15:commentEx w15:done="0" w15:paraId="4FE75300"/>
  <w15:commentEx w15:done="0" w15:paraId="25E8325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3424AF4" w16cex:dateUtc="2025-05-22T15:35:00Z"/>
  <w16cex:commentExtensible w16cex:durableId="5278A058" w16cex:dateUtc="2025-05-22T15:38:00Z"/>
  <w16cex:commentExtensible w16cex:durableId="78E8D8C3" w16cex:dateUtc="2025-05-23T14:44:00Z"/>
  <w16cex:commentExtensible w16cex:durableId="2F20B9F8" w16cex:dateUtc="2025-05-22T15:15:00Z"/>
  <w16cex:commentExtensible w16cex:durableId="5E036343" w16cex:dateUtc="2025-05-23T14:45:00Z"/>
  <w16cex:commentExtensible w16cex:durableId="7F432116" w16cex:dateUtc="2025-05-22T15:29:00Z"/>
  <w16cex:commentExtensible w16cex:durableId="6C644A2C" w16cex:dateUtc="2025-05-22T15:14:00Z"/>
  <w16cex:commentExtensible w16cex:durableId="26716FCA" w16cex:dateUtc="2025-05-22T15:21:00Z"/>
  <w16cex:commentExtensible w16cex:durableId="4B160D09" w16cex:dateUtc="2025-05-22T15:23:00Z"/>
  <w16cex:commentExtensible w16cex:durableId="64451450" w16cex:dateUtc="2025-05-22T15:32:00Z"/>
  <w16cex:commentExtensible w16cex:durableId="45791C5B" w16cex:dateUtc="2025-05-22T15:33:00Z"/>
  <w16cex:commentExtensible w16cex:durableId="7AC7E301" w16cex:dateUtc="2025-05-22T15:40:00Z"/>
  <w16cex:commentExtensible w16cex:durableId="5017CEB6" w16cex:dateUtc="2025-05-23T14:51:00Z"/>
  <w16cex:commentExtensible w16cex:durableId="1152D723" w16cex:dateUtc="2025-05-22T15:49:00Z"/>
  <w16cex:commentExtensible w16cex:durableId="04A81145" w16cex:dateUtc="2025-05-22T15:56:00Z">
    <w16cex:extLst>
      <w16:ext w16:uri="{CE6994B0-6A32-4C9F-8C6B-6E91EDA988CE}">
        <cr:reactions xmlns:cr="http://schemas.microsoft.com/office/comments/2020/reactions">
          <cr:reaction reactionType="1">
            <cr:reactionInfo dateUtc="2025-05-23T14:52:32Z">
              <cr:user userId="S::ca.daza10@uniandes.edu.co::95075316-f5f8-4967-a3ed-62298d18a805" userProvider="AD" userName="Camilo Andres Daza Ramirez"/>
            </cr:reactionInfo>
          </cr:reaction>
        </cr:reactions>
      </w16:ext>
    </w16cex:extLst>
  </w16cex:commentExtensible>
  <w16cex:commentExtensible w16cex:durableId="7007287E" w16cex:dateUtc="2025-05-22T15:54:00Z"/>
  <w16cex:commentExtensible w16cex:durableId="3A9D9EC1" w16cex:dateUtc="2025-05-22T15:57:00Z">
    <w16cex:extLst>
      <w16:ext w16:uri="{CE6994B0-6A32-4C9F-8C6B-6E91EDA988CE}">
        <cr:reactions xmlns:cr="http://schemas.microsoft.com/office/comments/2020/reactions">
          <cr:reaction reactionType="1">
            <cr:reactionInfo dateUtc="2025-05-23T14:53:21Z">
              <cr:user userId="S::ca.daza10@uniandes.edu.co::95075316-f5f8-4967-a3ed-62298d18a805" userProvider="AD" userName="Camilo Andres Daza Ramirez"/>
            </cr:reactionInfo>
          </cr:reaction>
        </cr:reactions>
      </w16:ext>
    </w16cex:extLst>
  </w16cex:commentExtensible>
  <w16cex:commentExtensible w16cex:durableId="400F9D4C" w16cex:dateUtc="2025-05-22T16:02:00Z"/>
  <w16cex:commentExtensible w16cex:durableId="39CB8300" w16cex:dateUtc="2025-05-23T21:34:00Z"/>
  <w16cex:commentExtensible w16cex:durableId="1A17609D" w16cex:dateUtc="2025-05-22T16:05:00Z"/>
  <w16cex:commentExtensible w16cex:durableId="1A5CF96E" w16cex:dateUtc="2025-05-22T16:09:00Z"/>
  <w16cex:commentExtensible w16cex:durableId="7C7B843C" w16cex:dateUtc="2025-05-22T16:06:00Z"/>
  <w16cex:commentExtensible w16cex:durableId="121304BE" w16cex:dateUtc="2025-05-22T16:07:00Z"/>
  <w16cex:commentExtensible w16cex:durableId="3E8A9E2F" w16cex:dateUtc="2025-05-22T16:19:00Z"/>
  <w16cex:commentExtensible w16cex:durableId="285222BC" w16cex:dateUtc="2025-05-22T16:24:00Z"/>
  <w16cex:commentExtensible w16cex:durableId="5A743D5B" w16cex:dateUtc="2025-05-22T16:25:00Z"/>
  <w16cex:commentExtensible w16cex:durableId="31355B91" w16cex:dateUtc="2025-05-22T16:31:00Z"/>
  <w16cex:commentExtensible w16cex:durableId="3E76C006" w16cex:dateUtc="2025-05-23T15:03:00Z"/>
  <w16cex:commentExtensible w16cex:durableId="22CDF7E0" w16cex:dateUtc="2025-05-23T15:05:00Z"/>
  <w16cex:commentExtensible w16cex:durableId="5430EEAD" w16cex:dateUtc="2025-05-22T16:33:00Z"/>
  <w16cex:commentExtensible w16cex:durableId="16CB15C5" w16cex:dateUtc="2025-05-22T16:33:00Z"/>
  <w16cex:commentExtensible w16cex:durableId="23BCB40B" w16cex:dateUtc="2025-05-15T19:24:00Z"/>
  <w16cex:commentExtensible w16cex:durableId="66086396" w16cex:dateUtc="2025-05-22T16:28:00Z"/>
  <w16cex:commentExtensible w16cex:durableId="0A6E0D20" w16cex:dateUtc="2025-05-22T16:30:00Z"/>
  <w16cex:commentExtensible w16cex:durableId="5170F050" w16cex:dateUtc="2025-05-15T20:27:00Z"/>
  <w16cex:commentExtensible w16cex:durableId="4A18BA38" w16cex:dateUtc="2025-05-22T16:39:00Z"/>
  <w16cex:commentExtensible w16cex:durableId="65650B93" w16cex:dateUtc="2025-05-22T16:43:00Z"/>
  <w16cex:commentExtensible w16cex:durableId="31E44A25" w16cex:dateUtc="2025-05-22T16:45:00Z"/>
  <w16cex:commentExtensible w16cex:durableId="3174F40B" w16cex:dateUtc="2025-05-22T16:49:00Z"/>
  <w16cex:commentExtensible w16cex:durableId="17EFBB35" w16cex:dateUtc="2025-05-22T16:50:00Z"/>
  <w16cex:commentExtensible w16cex:durableId="76CE07B6" w16cex:dateUtc="2025-05-22T16:53:00Z"/>
  <w16cex:commentExtensible w16cex:durableId="577F1D1D" w16cex:dateUtc="2025-05-15T20:20:00Z"/>
  <w16cex:commentExtensible w16cex:durableId="41864147" w16cex:dateUtc="2025-05-27T15:53:15.104Z"/>
</w16cex:commentsExtensible>
</file>

<file path=word/commentsIds.xml><?xml version="1.0" encoding="utf-8"?>
<w16cid:commentsIds xmlns:mc="http://schemas.openxmlformats.org/markup-compatibility/2006" xmlns:w16cid="http://schemas.microsoft.com/office/word/2016/wordml/cid" mc:Ignorable="w16cid">
  <w16cid:commentId w16cid:paraId="1309B072" w16cid:durableId="63424AF4"/>
  <w16cid:commentId w16cid:paraId="3D9AF439" w16cid:durableId="5278A058"/>
  <w16cid:commentId w16cid:paraId="2E3D383A" w16cid:durableId="78E8D8C3"/>
  <w16cid:commentId w16cid:paraId="7BF051FF" w16cid:durableId="2F20B9F8"/>
  <w16cid:commentId w16cid:paraId="2BC195ED" w16cid:durableId="5E036343"/>
  <w16cid:commentId w16cid:paraId="47D67660" w16cid:durableId="7F432116"/>
  <w16cid:commentId w16cid:paraId="45D8B294" w16cid:durableId="6C644A2C"/>
  <w16cid:commentId w16cid:paraId="2CED8C57" w16cid:durableId="26716FCA"/>
  <w16cid:commentId w16cid:paraId="3BFFA995" w16cid:durableId="4B160D09"/>
  <w16cid:commentId w16cid:paraId="300638DE" w16cid:durableId="64451450"/>
  <w16cid:commentId w16cid:paraId="768E4143" w16cid:durableId="45791C5B"/>
  <w16cid:commentId w16cid:paraId="66D471BA" w16cid:durableId="7AC7E301"/>
  <w16cid:commentId w16cid:paraId="64854D71" w16cid:durableId="5017CEB6"/>
  <w16cid:commentId w16cid:paraId="3D90B020" w16cid:durableId="1152D723"/>
  <w16cid:commentId w16cid:paraId="53875083" w16cid:durableId="04A81145"/>
  <w16cid:commentId w16cid:paraId="56E64982" w16cid:durableId="7007287E"/>
  <w16cid:commentId w16cid:paraId="3FBCAAA5" w16cid:durableId="3A9D9EC1"/>
  <w16cid:commentId w16cid:paraId="7E58DC75" w16cid:durableId="400F9D4C"/>
  <w16cid:commentId w16cid:paraId="2A068B31" w16cid:durableId="39CB8300"/>
  <w16cid:commentId w16cid:paraId="45079E2B" w16cid:durableId="1A17609D"/>
  <w16cid:commentId w16cid:paraId="3E7DA9FB" w16cid:durableId="1A5CF96E"/>
  <w16cid:commentId w16cid:paraId="386CA9BA" w16cid:durableId="7C7B843C"/>
  <w16cid:commentId w16cid:paraId="59C8443F" w16cid:durableId="121304BE"/>
  <w16cid:commentId w16cid:paraId="60450CB1" w16cid:durableId="3E8A9E2F"/>
  <w16cid:commentId w16cid:paraId="1BDC280D" w16cid:durableId="285222BC"/>
  <w16cid:commentId w16cid:paraId="1E6584C8" w16cid:durableId="5A743D5B"/>
  <w16cid:commentId w16cid:paraId="55822DC4" w16cid:durableId="31355B91"/>
  <w16cid:commentId w16cid:paraId="77651199" w16cid:durableId="3E76C006"/>
  <w16cid:commentId w16cid:paraId="6BA0267F" w16cid:durableId="22CDF7E0"/>
  <w16cid:commentId w16cid:paraId="68B75C17" w16cid:durableId="5430EEAD"/>
  <w16cid:commentId w16cid:paraId="7E3DDB7C" w16cid:durableId="16CB15C5"/>
  <w16cid:commentId w16cid:paraId="7D7E4801" w16cid:durableId="23BCB40B"/>
  <w16cid:commentId w16cid:paraId="0FA66184" w16cid:durableId="66086396"/>
  <w16cid:commentId w16cid:paraId="646566F5" w16cid:durableId="0A6E0D20"/>
  <w16cid:commentId w16cid:paraId="46F9D2D6" w16cid:durableId="5170F050"/>
  <w16cid:commentId w16cid:paraId="0FD3939D" w16cid:durableId="4A18BA38"/>
  <w16cid:commentId w16cid:paraId="79CB2BB0" w16cid:durableId="65650B93"/>
  <w16cid:commentId w16cid:paraId="4D9C31BD" w16cid:durableId="31E44A25"/>
  <w16cid:commentId w16cid:paraId="556DF640" w16cid:durableId="3174F40B"/>
  <w16cid:commentId w16cid:paraId="7FD7BBE4" w16cid:durableId="17EFBB35"/>
  <w16cid:commentId w16cid:paraId="7D1ED1A8" w16cid:durableId="76CE07B6"/>
  <w16cid:commentId w16cid:paraId="4FE75300" w16cid:durableId="577F1D1D"/>
  <w16cid:commentId w16cid:paraId="25E8325B" w16cid:durableId="418641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76CAD" w:rsidP="00643084" w:rsidRDefault="00A76CAD" w14:paraId="0D459B27" w14:textId="77777777">
      <w:pPr>
        <w:spacing w:after="0" w:line="240" w:lineRule="auto"/>
      </w:pPr>
      <w:r>
        <w:separator/>
      </w:r>
    </w:p>
  </w:endnote>
  <w:endnote w:type="continuationSeparator" w:id="0">
    <w:p w:rsidR="00A76CAD" w:rsidP="00643084" w:rsidRDefault="00A76CAD" w14:paraId="28F8225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76CAD" w:rsidP="00643084" w:rsidRDefault="00A76CAD" w14:paraId="1B2EA96C" w14:textId="77777777">
      <w:pPr>
        <w:spacing w:after="0" w:line="240" w:lineRule="auto"/>
      </w:pPr>
      <w:r>
        <w:separator/>
      </w:r>
    </w:p>
  </w:footnote>
  <w:footnote w:type="continuationSeparator" w:id="0">
    <w:p w:rsidR="00A76CAD" w:rsidP="00643084" w:rsidRDefault="00A76CAD" w14:paraId="23A4B43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B218F2" w:rsidRDefault="001604DA" w14:paraId="53DDBA54" w14:textId="77777777">
    <w:pPr>
      <w:pStyle w:val="Header"/>
    </w:pPr>
    <w:r>
      <w:rPr>
        <w:noProof/>
        <w:lang w:eastAsia="es-ES"/>
      </w:rPr>
      <w:drawing>
        <wp:anchor distT="0" distB="0" distL="114300" distR="114300" simplePos="0" relativeHeight="251658240" behindDoc="0" locked="0" layoutInCell="1" allowOverlap="1" wp14:anchorId="12970C62" wp14:editId="47C2C11A">
          <wp:simplePos x="0" y="0"/>
          <wp:positionH relativeFrom="column">
            <wp:posOffset>-70485</wp:posOffset>
          </wp:positionH>
          <wp:positionV relativeFrom="paragraph">
            <wp:posOffset>93345</wp:posOffset>
          </wp:positionV>
          <wp:extent cx="1943100" cy="800100"/>
          <wp:effectExtent l="1905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srcRect/>
                  <a:stretch>
                    <a:fillRect/>
                  </a:stretch>
                </pic:blipFill>
                <pic:spPr bwMode="auto">
                  <a:xfrm>
                    <a:off x="0" y="0"/>
                    <a:ext cx="1943100" cy="800100"/>
                  </a:xfrm>
                  <a:prstGeom prst="rect">
                    <a:avLst/>
                  </a:prstGeom>
                  <a:noFill/>
                  <a:ln w="9525">
                    <a:noFill/>
                    <a:miter lim="800000"/>
                    <a:headEnd/>
                    <a:tailEnd/>
                  </a:ln>
                </pic:spPr>
              </pic:pic>
            </a:graphicData>
          </a:graphic>
        </wp:anchor>
      </w:drawing>
    </w:r>
  </w:p>
  <w:p w:rsidR="00B218F2" w:rsidRDefault="00B218F2" w14:paraId="7C4210E3" w14:textId="77777777">
    <w:pPr>
      <w:pStyle w:val="Header"/>
    </w:pPr>
  </w:p>
  <w:p w:rsidRPr="003C32BA" w:rsidR="00B218F2" w:rsidP="00643084" w:rsidRDefault="00B218F2" w14:paraId="0D8ED5A5" w14:textId="77777777">
    <w:pPr>
      <w:pStyle w:val="Header"/>
      <w:jc w:val="center"/>
      <w:rPr>
        <w:b/>
      </w:rPr>
    </w:pPr>
    <w:r>
      <w:t xml:space="preserve">                                                                                                </w:t>
    </w:r>
    <w:r w:rsidRPr="003C32BA">
      <w:rPr>
        <w:b/>
      </w:rPr>
      <w:t>Departamento de</w:t>
    </w:r>
  </w:p>
  <w:p w:rsidRPr="003C32BA" w:rsidR="00B218F2" w:rsidP="00643084" w:rsidRDefault="00B218F2" w14:paraId="3BA6D41D" w14:textId="4040512F">
    <w:pPr>
      <w:pStyle w:val="Header"/>
      <w:jc w:val="center"/>
      <w:rPr>
        <w:b/>
      </w:rPr>
    </w:pPr>
    <w:r>
      <w:rPr>
        <w:b/>
      </w:rPr>
      <w:t xml:space="preserve">                                                                                                 </w:t>
    </w:r>
    <w:r w:rsidRPr="003C32BA">
      <w:rPr>
        <w:b/>
      </w:rPr>
      <w:t xml:space="preserve">Ingeniería </w:t>
    </w:r>
    <w:r w:rsidR="00610FD1">
      <w:rPr>
        <w:b/>
      </w:rPr>
      <w:t>de Sistemas</w:t>
    </w:r>
  </w:p>
  <w:p w:rsidR="00B218F2" w:rsidRDefault="00B218F2" w14:paraId="0A2426B8" w14:textId="77777777">
    <w:pPr>
      <w:pStyle w:val="Header"/>
    </w:pPr>
  </w:p>
  <w:p w:rsidR="00B218F2" w:rsidRDefault="00B218F2" w14:paraId="27EE0D94" w14:textId="77777777">
    <w:pPr>
      <w:pStyle w:val="Header"/>
    </w:pPr>
  </w:p>
  <w:p w:rsidR="00B218F2" w:rsidRDefault="00B218F2" w14:paraId="728BAB1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616D"/>
    <w:multiLevelType w:val="hybridMultilevel"/>
    <w:tmpl w:val="D9E85946"/>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1" w15:restartNumberingAfterBreak="0">
    <w:nsid w:val="01722C03"/>
    <w:multiLevelType w:val="hybridMultilevel"/>
    <w:tmpl w:val="46BC0F44"/>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2" w15:restartNumberingAfterBreak="0">
    <w:nsid w:val="02831A11"/>
    <w:multiLevelType w:val="multilevel"/>
    <w:tmpl w:val="48A8E6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3366A93"/>
    <w:multiLevelType w:val="multilevel"/>
    <w:tmpl w:val="AEE299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7DF2F6A"/>
    <w:multiLevelType w:val="multilevel"/>
    <w:tmpl w:val="47C83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C14FE2"/>
    <w:multiLevelType w:val="multilevel"/>
    <w:tmpl w:val="B90EDA9E"/>
    <w:lvl w:ilvl="0">
      <w:start w:val="1"/>
      <w:numFmt w:val="bullet"/>
      <w:lvlText w:val=""/>
      <w:lvlJc w:val="left"/>
      <w:pPr>
        <w:tabs>
          <w:tab w:val="num" w:pos="720"/>
        </w:tabs>
        <w:ind w:left="720" w:hanging="360"/>
      </w:pPr>
      <w:rPr>
        <w:rFonts w:hint="default" w:ascii="Symbol" w:hAnsi="Symbol"/>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4C2565"/>
    <w:multiLevelType w:val="hybridMultilevel"/>
    <w:tmpl w:val="845EACB4"/>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7" w15:restartNumberingAfterBreak="0">
    <w:nsid w:val="0D564B6B"/>
    <w:multiLevelType w:val="multilevel"/>
    <w:tmpl w:val="139A50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E905AB0"/>
    <w:multiLevelType w:val="hybridMultilevel"/>
    <w:tmpl w:val="E26CEAB2"/>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9" w15:restartNumberingAfterBreak="0">
    <w:nsid w:val="0F323243"/>
    <w:multiLevelType w:val="multilevel"/>
    <w:tmpl w:val="C83C3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25493A"/>
    <w:multiLevelType w:val="multilevel"/>
    <w:tmpl w:val="F6501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5B7146"/>
    <w:multiLevelType w:val="hybridMultilevel"/>
    <w:tmpl w:val="C872538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15DF4D76"/>
    <w:multiLevelType w:val="hybridMultilevel"/>
    <w:tmpl w:val="BEE6F0A8"/>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13" w15:restartNumberingAfterBreak="0">
    <w:nsid w:val="16695D68"/>
    <w:multiLevelType w:val="multilevel"/>
    <w:tmpl w:val="430A35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76B17F0"/>
    <w:multiLevelType w:val="hybridMultilevel"/>
    <w:tmpl w:val="0D3AC278"/>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15" w15:restartNumberingAfterBreak="0">
    <w:nsid w:val="18DD7B3D"/>
    <w:multiLevelType w:val="hybridMultilevel"/>
    <w:tmpl w:val="2EE67F38"/>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16" w15:restartNumberingAfterBreak="0">
    <w:nsid w:val="19946D77"/>
    <w:multiLevelType w:val="hybridMultilevel"/>
    <w:tmpl w:val="68503286"/>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17" w15:restartNumberingAfterBreak="0">
    <w:nsid w:val="1CDF5AA8"/>
    <w:multiLevelType w:val="hybridMultilevel"/>
    <w:tmpl w:val="2D101E4E"/>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18" w15:restartNumberingAfterBreak="0">
    <w:nsid w:val="1FC341FA"/>
    <w:multiLevelType w:val="hybridMultilevel"/>
    <w:tmpl w:val="B1ACB2CA"/>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19" w15:restartNumberingAfterBreak="0">
    <w:nsid w:val="24A74342"/>
    <w:multiLevelType w:val="hybridMultilevel"/>
    <w:tmpl w:val="D9A66AEE"/>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20" w15:restartNumberingAfterBreak="0">
    <w:nsid w:val="2BAE5FBD"/>
    <w:multiLevelType w:val="multilevel"/>
    <w:tmpl w:val="36827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586689"/>
    <w:multiLevelType w:val="multilevel"/>
    <w:tmpl w:val="E17001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EAE7ACE"/>
    <w:multiLevelType w:val="multilevel"/>
    <w:tmpl w:val="B90EDA9E"/>
    <w:lvl w:ilvl="0">
      <w:start w:val="1"/>
      <w:numFmt w:val="bullet"/>
      <w:lvlText w:val=""/>
      <w:lvlJc w:val="left"/>
      <w:pPr>
        <w:tabs>
          <w:tab w:val="num" w:pos="720"/>
        </w:tabs>
        <w:ind w:left="720" w:hanging="360"/>
      </w:pPr>
      <w:rPr>
        <w:rFonts w:hint="default" w:ascii="Symbol" w:hAnsi="Symbol"/>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E77452"/>
    <w:multiLevelType w:val="hybridMultilevel"/>
    <w:tmpl w:val="78BE772C"/>
    <w:lvl w:ilvl="0" w:tplc="240A000F">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30631267"/>
    <w:multiLevelType w:val="multilevel"/>
    <w:tmpl w:val="66F8A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A45D6F"/>
    <w:multiLevelType w:val="hybridMultilevel"/>
    <w:tmpl w:val="6B5052DC"/>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26" w15:restartNumberingAfterBreak="0">
    <w:nsid w:val="35B345DD"/>
    <w:multiLevelType w:val="hybridMultilevel"/>
    <w:tmpl w:val="D66448F0"/>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27" w15:restartNumberingAfterBreak="0">
    <w:nsid w:val="360C3BE9"/>
    <w:multiLevelType w:val="hybridMultilevel"/>
    <w:tmpl w:val="0EC4F30E"/>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28" w15:restartNumberingAfterBreak="0">
    <w:nsid w:val="4C301139"/>
    <w:multiLevelType w:val="multilevel"/>
    <w:tmpl w:val="C960FE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098219E"/>
    <w:multiLevelType w:val="hybridMultilevel"/>
    <w:tmpl w:val="D1F4F83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261212F"/>
    <w:multiLevelType w:val="multilevel"/>
    <w:tmpl w:val="8A929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D324AD"/>
    <w:multiLevelType w:val="multilevel"/>
    <w:tmpl w:val="980A63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36169D5"/>
    <w:multiLevelType w:val="hybridMultilevel"/>
    <w:tmpl w:val="E26E4242"/>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33" w15:restartNumberingAfterBreak="0">
    <w:nsid w:val="577B41BE"/>
    <w:multiLevelType w:val="hybridMultilevel"/>
    <w:tmpl w:val="B1162CC0"/>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34" w15:restartNumberingAfterBreak="0">
    <w:nsid w:val="5C5905D1"/>
    <w:multiLevelType w:val="multilevel"/>
    <w:tmpl w:val="B90EDA9E"/>
    <w:lvl w:ilvl="0">
      <w:start w:val="1"/>
      <w:numFmt w:val="bullet"/>
      <w:lvlText w:val=""/>
      <w:lvlJc w:val="left"/>
      <w:pPr>
        <w:tabs>
          <w:tab w:val="num" w:pos="720"/>
        </w:tabs>
        <w:ind w:left="720" w:hanging="360"/>
      </w:pPr>
      <w:rPr>
        <w:rFonts w:hint="default" w:ascii="Symbol" w:hAnsi="Symbol"/>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745559"/>
    <w:multiLevelType w:val="multilevel"/>
    <w:tmpl w:val="5D40C5DA"/>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D668F4"/>
    <w:multiLevelType w:val="hybridMultilevel"/>
    <w:tmpl w:val="6C103B92"/>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37" w15:restartNumberingAfterBreak="0">
    <w:nsid w:val="6AB154F4"/>
    <w:multiLevelType w:val="multilevel"/>
    <w:tmpl w:val="DD4C5C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AC02147"/>
    <w:multiLevelType w:val="multilevel"/>
    <w:tmpl w:val="B90EDA9E"/>
    <w:lvl w:ilvl="0">
      <w:start w:val="1"/>
      <w:numFmt w:val="bullet"/>
      <w:lvlText w:val=""/>
      <w:lvlJc w:val="left"/>
      <w:pPr>
        <w:tabs>
          <w:tab w:val="num" w:pos="720"/>
        </w:tabs>
        <w:ind w:left="720" w:hanging="360"/>
      </w:pPr>
      <w:rPr>
        <w:rFonts w:hint="default" w:ascii="Symbol" w:hAnsi="Symbol"/>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5909BB"/>
    <w:multiLevelType w:val="multilevel"/>
    <w:tmpl w:val="FA542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2123E3"/>
    <w:multiLevelType w:val="hybridMultilevel"/>
    <w:tmpl w:val="CBA4FC4A"/>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41" w15:restartNumberingAfterBreak="0">
    <w:nsid w:val="7EE027EA"/>
    <w:multiLevelType w:val="multilevel"/>
    <w:tmpl w:val="ED36E4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86404149">
    <w:abstractNumId w:val="29"/>
  </w:num>
  <w:num w:numId="2" w16cid:durableId="2118327806">
    <w:abstractNumId w:val="23"/>
  </w:num>
  <w:num w:numId="3" w16cid:durableId="730885087">
    <w:abstractNumId w:val="17"/>
  </w:num>
  <w:num w:numId="4" w16cid:durableId="1736584041">
    <w:abstractNumId w:val="8"/>
  </w:num>
  <w:num w:numId="5" w16cid:durableId="623072852">
    <w:abstractNumId w:val="18"/>
  </w:num>
  <w:num w:numId="6" w16cid:durableId="1481460245">
    <w:abstractNumId w:val="33"/>
  </w:num>
  <w:num w:numId="7" w16cid:durableId="55671086">
    <w:abstractNumId w:val="26"/>
  </w:num>
  <w:num w:numId="8" w16cid:durableId="1101685005">
    <w:abstractNumId w:val="40"/>
  </w:num>
  <w:num w:numId="9" w16cid:durableId="5643352">
    <w:abstractNumId w:val="15"/>
  </w:num>
  <w:num w:numId="10" w16cid:durableId="1263338625">
    <w:abstractNumId w:val="0"/>
  </w:num>
  <w:num w:numId="11" w16cid:durableId="785805618">
    <w:abstractNumId w:val="36"/>
  </w:num>
  <w:num w:numId="12" w16cid:durableId="343020949">
    <w:abstractNumId w:val="27"/>
  </w:num>
  <w:num w:numId="13" w16cid:durableId="1854219141">
    <w:abstractNumId w:val="32"/>
  </w:num>
  <w:num w:numId="14" w16cid:durableId="127206740">
    <w:abstractNumId w:val="10"/>
  </w:num>
  <w:num w:numId="15" w16cid:durableId="210001072">
    <w:abstractNumId w:val="11"/>
  </w:num>
  <w:num w:numId="16" w16cid:durableId="825509853">
    <w:abstractNumId w:val="19"/>
  </w:num>
  <w:num w:numId="17" w16cid:durableId="1092508531">
    <w:abstractNumId w:val="12"/>
  </w:num>
  <w:num w:numId="18" w16cid:durableId="1829704794">
    <w:abstractNumId w:val="1"/>
  </w:num>
  <w:num w:numId="19" w16cid:durableId="70665484">
    <w:abstractNumId w:val="14"/>
  </w:num>
  <w:num w:numId="20" w16cid:durableId="745304455">
    <w:abstractNumId w:val="6"/>
  </w:num>
  <w:num w:numId="21" w16cid:durableId="29301394">
    <w:abstractNumId w:val="16"/>
  </w:num>
  <w:num w:numId="22" w16cid:durableId="778255298">
    <w:abstractNumId w:val="25"/>
  </w:num>
  <w:num w:numId="23" w16cid:durableId="345061033">
    <w:abstractNumId w:val="21"/>
  </w:num>
  <w:num w:numId="24" w16cid:durableId="703212025">
    <w:abstractNumId w:val="24"/>
  </w:num>
  <w:num w:numId="25" w16cid:durableId="785655552">
    <w:abstractNumId w:val="30"/>
  </w:num>
  <w:num w:numId="26" w16cid:durableId="1449812453">
    <w:abstractNumId w:val="39"/>
  </w:num>
  <w:num w:numId="27" w16cid:durableId="209534810">
    <w:abstractNumId w:val="35"/>
  </w:num>
  <w:num w:numId="28" w16cid:durableId="1179586679">
    <w:abstractNumId w:val="5"/>
  </w:num>
  <w:num w:numId="29" w16cid:durableId="2001808506">
    <w:abstractNumId w:val="22"/>
  </w:num>
  <w:num w:numId="30" w16cid:durableId="1936477494">
    <w:abstractNumId w:val="9"/>
  </w:num>
  <w:num w:numId="31" w16cid:durableId="1897012588">
    <w:abstractNumId w:val="34"/>
  </w:num>
  <w:num w:numId="32" w16cid:durableId="698051868">
    <w:abstractNumId w:val="38"/>
  </w:num>
  <w:num w:numId="33" w16cid:durableId="1101871394">
    <w:abstractNumId w:val="20"/>
  </w:num>
  <w:num w:numId="34" w16cid:durableId="2134522159">
    <w:abstractNumId w:val="4"/>
  </w:num>
  <w:num w:numId="35" w16cid:durableId="673067568">
    <w:abstractNumId w:val="41"/>
  </w:num>
  <w:num w:numId="36" w16cid:durableId="1550144402">
    <w:abstractNumId w:val="13"/>
  </w:num>
  <w:num w:numId="37" w16cid:durableId="2063402230">
    <w:abstractNumId w:val="3"/>
  </w:num>
  <w:num w:numId="38" w16cid:durableId="1818838124">
    <w:abstractNumId w:val="2"/>
  </w:num>
  <w:num w:numId="39" w16cid:durableId="1599174986">
    <w:abstractNumId w:val="31"/>
  </w:num>
  <w:num w:numId="40" w16cid:durableId="944995027">
    <w:abstractNumId w:val="37"/>
  </w:num>
  <w:num w:numId="41" w16cid:durableId="1878812960">
    <w:abstractNumId w:val="7"/>
  </w:num>
  <w:num w:numId="42" w16cid:durableId="1071318738">
    <w:abstractNumId w:val="28"/>
  </w:num>
</w:numbering>
</file>

<file path=word/people.xml><?xml version="1.0" encoding="utf-8"?>
<w15:people xmlns:mc="http://schemas.openxmlformats.org/markup-compatibility/2006" xmlns:w15="http://schemas.microsoft.com/office/word/2012/wordml" mc:Ignorable="w15">
  <w15:person w15:author="Camilo Andres Daza Ramirez">
    <w15:presenceInfo w15:providerId="AD" w15:userId="S::ca.daza10@uniandes.edu.co::95075316-f5f8-4967-a3ed-62298d18a805"/>
  </w15:person>
  <w15:person w15:author="Kelly Johany Garces Pernett">
    <w15:presenceInfo w15:providerId="AD" w15:userId="S::kj.garces971@uniandes.edu.co::a40bbbb6-42d1-47c7-8bf6-498f25c842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tru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AEA"/>
    <w:rsid w:val="0000404B"/>
    <w:rsid w:val="000363CB"/>
    <w:rsid w:val="000507D1"/>
    <w:rsid w:val="000573A8"/>
    <w:rsid w:val="00062D64"/>
    <w:rsid w:val="00062DC1"/>
    <w:rsid w:val="000772D1"/>
    <w:rsid w:val="0007A55F"/>
    <w:rsid w:val="00084E09"/>
    <w:rsid w:val="00085117"/>
    <w:rsid w:val="0009492D"/>
    <w:rsid w:val="00096616"/>
    <w:rsid w:val="000A5320"/>
    <w:rsid w:val="000C6555"/>
    <w:rsid w:val="000D4E49"/>
    <w:rsid w:val="000E02E3"/>
    <w:rsid w:val="000F2A6E"/>
    <w:rsid w:val="00101EBC"/>
    <w:rsid w:val="001113C1"/>
    <w:rsid w:val="00117E13"/>
    <w:rsid w:val="00124775"/>
    <w:rsid w:val="00127E9F"/>
    <w:rsid w:val="00133F0C"/>
    <w:rsid w:val="001343E4"/>
    <w:rsid w:val="00134FDB"/>
    <w:rsid w:val="0014080A"/>
    <w:rsid w:val="00141739"/>
    <w:rsid w:val="001604DA"/>
    <w:rsid w:val="001675AC"/>
    <w:rsid w:val="00184ED2"/>
    <w:rsid w:val="001922B9"/>
    <w:rsid w:val="00194AF8"/>
    <w:rsid w:val="001A5E84"/>
    <w:rsid w:val="001B3457"/>
    <w:rsid w:val="001B6A86"/>
    <w:rsid w:val="001C6D35"/>
    <w:rsid w:val="001C78B9"/>
    <w:rsid w:val="001D118E"/>
    <w:rsid w:val="001D217E"/>
    <w:rsid w:val="001E2DEB"/>
    <w:rsid w:val="001F13C8"/>
    <w:rsid w:val="001F6C9F"/>
    <w:rsid w:val="002046D1"/>
    <w:rsid w:val="00206607"/>
    <w:rsid w:val="00206D65"/>
    <w:rsid w:val="00211806"/>
    <w:rsid w:val="0021628B"/>
    <w:rsid w:val="00216ADC"/>
    <w:rsid w:val="00220247"/>
    <w:rsid w:val="00222653"/>
    <w:rsid w:val="002231B3"/>
    <w:rsid w:val="00223417"/>
    <w:rsid w:val="00233277"/>
    <w:rsid w:val="00243501"/>
    <w:rsid w:val="00247CD3"/>
    <w:rsid w:val="00250201"/>
    <w:rsid w:val="00262544"/>
    <w:rsid w:val="00264B5D"/>
    <w:rsid w:val="0026531E"/>
    <w:rsid w:val="002659F6"/>
    <w:rsid w:val="00271DDE"/>
    <w:rsid w:val="002757EA"/>
    <w:rsid w:val="0029004C"/>
    <w:rsid w:val="00291E34"/>
    <w:rsid w:val="002943A2"/>
    <w:rsid w:val="002A2D9C"/>
    <w:rsid w:val="002A7A66"/>
    <w:rsid w:val="002B4E0A"/>
    <w:rsid w:val="002B7186"/>
    <w:rsid w:val="002D3B49"/>
    <w:rsid w:val="002D68E4"/>
    <w:rsid w:val="002E664B"/>
    <w:rsid w:val="002F1BA3"/>
    <w:rsid w:val="002F6461"/>
    <w:rsid w:val="003014F8"/>
    <w:rsid w:val="00304E98"/>
    <w:rsid w:val="00304ED3"/>
    <w:rsid w:val="00307AA2"/>
    <w:rsid w:val="003111A3"/>
    <w:rsid w:val="003112D7"/>
    <w:rsid w:val="00315ED4"/>
    <w:rsid w:val="003210BF"/>
    <w:rsid w:val="00325CA0"/>
    <w:rsid w:val="00332A18"/>
    <w:rsid w:val="0033715D"/>
    <w:rsid w:val="00362FF3"/>
    <w:rsid w:val="003636A5"/>
    <w:rsid w:val="00366B74"/>
    <w:rsid w:val="003714B5"/>
    <w:rsid w:val="003735B6"/>
    <w:rsid w:val="0037757E"/>
    <w:rsid w:val="00385F16"/>
    <w:rsid w:val="00387C3F"/>
    <w:rsid w:val="00395BF3"/>
    <w:rsid w:val="00396931"/>
    <w:rsid w:val="003B0A2C"/>
    <w:rsid w:val="003B102E"/>
    <w:rsid w:val="003B5F7A"/>
    <w:rsid w:val="003C2334"/>
    <w:rsid w:val="003D3C1C"/>
    <w:rsid w:val="003F0F0B"/>
    <w:rsid w:val="003F13E1"/>
    <w:rsid w:val="003F5BBB"/>
    <w:rsid w:val="003F5DCC"/>
    <w:rsid w:val="003F5EA5"/>
    <w:rsid w:val="00403B37"/>
    <w:rsid w:val="00406DA9"/>
    <w:rsid w:val="004360CB"/>
    <w:rsid w:val="00447A93"/>
    <w:rsid w:val="00455DF1"/>
    <w:rsid w:val="004626B1"/>
    <w:rsid w:val="00471D30"/>
    <w:rsid w:val="00473F37"/>
    <w:rsid w:val="004852B9"/>
    <w:rsid w:val="00492BE9"/>
    <w:rsid w:val="00495953"/>
    <w:rsid w:val="004976BA"/>
    <w:rsid w:val="004A4D16"/>
    <w:rsid w:val="004B0BD9"/>
    <w:rsid w:val="004B408C"/>
    <w:rsid w:val="004B57E7"/>
    <w:rsid w:val="004B7218"/>
    <w:rsid w:val="004C1C2F"/>
    <w:rsid w:val="004D0BD8"/>
    <w:rsid w:val="004D1EF5"/>
    <w:rsid w:val="004E1620"/>
    <w:rsid w:val="004E16F5"/>
    <w:rsid w:val="004E2A0D"/>
    <w:rsid w:val="004F392E"/>
    <w:rsid w:val="00503F28"/>
    <w:rsid w:val="005204E4"/>
    <w:rsid w:val="0052247B"/>
    <w:rsid w:val="00523BAC"/>
    <w:rsid w:val="00526B80"/>
    <w:rsid w:val="0052733F"/>
    <w:rsid w:val="00536739"/>
    <w:rsid w:val="00541978"/>
    <w:rsid w:val="00541FCE"/>
    <w:rsid w:val="00542D57"/>
    <w:rsid w:val="00550D14"/>
    <w:rsid w:val="00562002"/>
    <w:rsid w:val="00573FB8"/>
    <w:rsid w:val="00580777"/>
    <w:rsid w:val="0058200F"/>
    <w:rsid w:val="005946CE"/>
    <w:rsid w:val="005955C7"/>
    <w:rsid w:val="00595B4E"/>
    <w:rsid w:val="005B2DED"/>
    <w:rsid w:val="005B5FA4"/>
    <w:rsid w:val="005D3284"/>
    <w:rsid w:val="005E5147"/>
    <w:rsid w:val="005F40E5"/>
    <w:rsid w:val="005F44DA"/>
    <w:rsid w:val="005F4FCD"/>
    <w:rsid w:val="00600A6B"/>
    <w:rsid w:val="00601AEA"/>
    <w:rsid w:val="00602D6D"/>
    <w:rsid w:val="00610452"/>
    <w:rsid w:val="00610FD1"/>
    <w:rsid w:val="00612408"/>
    <w:rsid w:val="006134D4"/>
    <w:rsid w:val="006173E8"/>
    <w:rsid w:val="00642DFA"/>
    <w:rsid w:val="00643084"/>
    <w:rsid w:val="00647726"/>
    <w:rsid w:val="0065050D"/>
    <w:rsid w:val="00651BD5"/>
    <w:rsid w:val="00655BA2"/>
    <w:rsid w:val="0065720E"/>
    <w:rsid w:val="0066176F"/>
    <w:rsid w:val="006636E7"/>
    <w:rsid w:val="00673207"/>
    <w:rsid w:val="00674145"/>
    <w:rsid w:val="00682996"/>
    <w:rsid w:val="006A7B24"/>
    <w:rsid w:val="006B19FC"/>
    <w:rsid w:val="006B7329"/>
    <w:rsid w:val="006C293B"/>
    <w:rsid w:val="006C30A9"/>
    <w:rsid w:val="006D1152"/>
    <w:rsid w:val="006D457B"/>
    <w:rsid w:val="006E4A96"/>
    <w:rsid w:val="006E5D20"/>
    <w:rsid w:val="00701DB6"/>
    <w:rsid w:val="00703C6F"/>
    <w:rsid w:val="00706F1D"/>
    <w:rsid w:val="007155E2"/>
    <w:rsid w:val="00725E87"/>
    <w:rsid w:val="0072711F"/>
    <w:rsid w:val="007319CF"/>
    <w:rsid w:val="00755F85"/>
    <w:rsid w:val="00765E47"/>
    <w:rsid w:val="00770563"/>
    <w:rsid w:val="00771F93"/>
    <w:rsid w:val="00772DCE"/>
    <w:rsid w:val="00796136"/>
    <w:rsid w:val="00796848"/>
    <w:rsid w:val="007A43F1"/>
    <w:rsid w:val="007B2776"/>
    <w:rsid w:val="007B4782"/>
    <w:rsid w:val="007C28AC"/>
    <w:rsid w:val="007E23FB"/>
    <w:rsid w:val="007F5D24"/>
    <w:rsid w:val="00800326"/>
    <w:rsid w:val="008014F3"/>
    <w:rsid w:val="00812739"/>
    <w:rsid w:val="008141D2"/>
    <w:rsid w:val="008251DA"/>
    <w:rsid w:val="008312B8"/>
    <w:rsid w:val="0083187C"/>
    <w:rsid w:val="00874ABF"/>
    <w:rsid w:val="0088090F"/>
    <w:rsid w:val="0088454A"/>
    <w:rsid w:val="00886C79"/>
    <w:rsid w:val="00887BC5"/>
    <w:rsid w:val="00893B0A"/>
    <w:rsid w:val="008A1C5A"/>
    <w:rsid w:val="008A342D"/>
    <w:rsid w:val="008A3BEE"/>
    <w:rsid w:val="008A6BF5"/>
    <w:rsid w:val="008B4B6A"/>
    <w:rsid w:val="008C17FF"/>
    <w:rsid w:val="008D1D0E"/>
    <w:rsid w:val="008D2793"/>
    <w:rsid w:val="008D7493"/>
    <w:rsid w:val="008E0CE7"/>
    <w:rsid w:val="008E1848"/>
    <w:rsid w:val="008E548E"/>
    <w:rsid w:val="008E577A"/>
    <w:rsid w:val="008E728E"/>
    <w:rsid w:val="008F092A"/>
    <w:rsid w:val="009022E9"/>
    <w:rsid w:val="00907285"/>
    <w:rsid w:val="0091654F"/>
    <w:rsid w:val="009167B2"/>
    <w:rsid w:val="009301DF"/>
    <w:rsid w:val="00933AFB"/>
    <w:rsid w:val="00953209"/>
    <w:rsid w:val="009559D1"/>
    <w:rsid w:val="009568BD"/>
    <w:rsid w:val="00964039"/>
    <w:rsid w:val="00965D8B"/>
    <w:rsid w:val="009831C4"/>
    <w:rsid w:val="0098369C"/>
    <w:rsid w:val="009840C9"/>
    <w:rsid w:val="00990AD0"/>
    <w:rsid w:val="0099C838"/>
    <w:rsid w:val="009A647C"/>
    <w:rsid w:val="009B52E5"/>
    <w:rsid w:val="009C2A3E"/>
    <w:rsid w:val="009C3A3F"/>
    <w:rsid w:val="009E06A4"/>
    <w:rsid w:val="009E2C29"/>
    <w:rsid w:val="009E4534"/>
    <w:rsid w:val="009E53F3"/>
    <w:rsid w:val="009E6F6E"/>
    <w:rsid w:val="009F0650"/>
    <w:rsid w:val="009F2344"/>
    <w:rsid w:val="009F3284"/>
    <w:rsid w:val="009F36B2"/>
    <w:rsid w:val="00A02045"/>
    <w:rsid w:val="00A02F11"/>
    <w:rsid w:val="00A03817"/>
    <w:rsid w:val="00A07CC3"/>
    <w:rsid w:val="00A10A80"/>
    <w:rsid w:val="00A10D5B"/>
    <w:rsid w:val="00A123A4"/>
    <w:rsid w:val="00A12CE5"/>
    <w:rsid w:val="00A231F6"/>
    <w:rsid w:val="00A24B68"/>
    <w:rsid w:val="00A24CEB"/>
    <w:rsid w:val="00A3506D"/>
    <w:rsid w:val="00A43F0A"/>
    <w:rsid w:val="00A554E3"/>
    <w:rsid w:val="00A600CC"/>
    <w:rsid w:val="00A631F4"/>
    <w:rsid w:val="00A76CAD"/>
    <w:rsid w:val="00A92A53"/>
    <w:rsid w:val="00A94A36"/>
    <w:rsid w:val="00AA6962"/>
    <w:rsid w:val="00AB31D7"/>
    <w:rsid w:val="00AB36C0"/>
    <w:rsid w:val="00AB4E24"/>
    <w:rsid w:val="00AB5B0F"/>
    <w:rsid w:val="00AC08C5"/>
    <w:rsid w:val="00AC6FE7"/>
    <w:rsid w:val="00AE0A7C"/>
    <w:rsid w:val="00AE505D"/>
    <w:rsid w:val="00AF5E48"/>
    <w:rsid w:val="00B05A85"/>
    <w:rsid w:val="00B079A9"/>
    <w:rsid w:val="00B103A7"/>
    <w:rsid w:val="00B218F2"/>
    <w:rsid w:val="00B32A80"/>
    <w:rsid w:val="00B42D27"/>
    <w:rsid w:val="00B4326F"/>
    <w:rsid w:val="00B45B7B"/>
    <w:rsid w:val="00B52978"/>
    <w:rsid w:val="00B54372"/>
    <w:rsid w:val="00B748A1"/>
    <w:rsid w:val="00B74E0A"/>
    <w:rsid w:val="00B77683"/>
    <w:rsid w:val="00B820C8"/>
    <w:rsid w:val="00B859BB"/>
    <w:rsid w:val="00B915B5"/>
    <w:rsid w:val="00B97C24"/>
    <w:rsid w:val="00BB084B"/>
    <w:rsid w:val="00BC10A9"/>
    <w:rsid w:val="00BC1B1B"/>
    <w:rsid w:val="00BC6D15"/>
    <w:rsid w:val="00BD6AD2"/>
    <w:rsid w:val="00BE1629"/>
    <w:rsid w:val="00BE6DB7"/>
    <w:rsid w:val="00BF3B67"/>
    <w:rsid w:val="00BF572F"/>
    <w:rsid w:val="00BF5F98"/>
    <w:rsid w:val="00C05E9B"/>
    <w:rsid w:val="00C14348"/>
    <w:rsid w:val="00C16513"/>
    <w:rsid w:val="00C1760A"/>
    <w:rsid w:val="00C3112D"/>
    <w:rsid w:val="00C31995"/>
    <w:rsid w:val="00C456E6"/>
    <w:rsid w:val="00C46525"/>
    <w:rsid w:val="00C4799F"/>
    <w:rsid w:val="00C47D6E"/>
    <w:rsid w:val="00C53C35"/>
    <w:rsid w:val="00C56B2D"/>
    <w:rsid w:val="00C7325B"/>
    <w:rsid w:val="00C86AEF"/>
    <w:rsid w:val="00C912C4"/>
    <w:rsid w:val="00CA1619"/>
    <w:rsid w:val="00CA2ED2"/>
    <w:rsid w:val="00CA7040"/>
    <w:rsid w:val="00CB0427"/>
    <w:rsid w:val="00CB4BA5"/>
    <w:rsid w:val="00CB5B7F"/>
    <w:rsid w:val="00CB6F56"/>
    <w:rsid w:val="00CC6E68"/>
    <w:rsid w:val="00CD25E8"/>
    <w:rsid w:val="00CD3150"/>
    <w:rsid w:val="00CE4AF1"/>
    <w:rsid w:val="00D026A3"/>
    <w:rsid w:val="00D03473"/>
    <w:rsid w:val="00D04479"/>
    <w:rsid w:val="00D06FA4"/>
    <w:rsid w:val="00D17EA9"/>
    <w:rsid w:val="00D2034E"/>
    <w:rsid w:val="00D30A59"/>
    <w:rsid w:val="00D4534B"/>
    <w:rsid w:val="00D4607F"/>
    <w:rsid w:val="00D51FDA"/>
    <w:rsid w:val="00D56A72"/>
    <w:rsid w:val="00D573AA"/>
    <w:rsid w:val="00D60019"/>
    <w:rsid w:val="00D63EB9"/>
    <w:rsid w:val="00D6500A"/>
    <w:rsid w:val="00D85150"/>
    <w:rsid w:val="00D877C1"/>
    <w:rsid w:val="00D9080F"/>
    <w:rsid w:val="00D96290"/>
    <w:rsid w:val="00DB5CAF"/>
    <w:rsid w:val="00DE20F2"/>
    <w:rsid w:val="00DF0633"/>
    <w:rsid w:val="00DF2325"/>
    <w:rsid w:val="00DF286A"/>
    <w:rsid w:val="00DF7656"/>
    <w:rsid w:val="00DF7B0D"/>
    <w:rsid w:val="00E025D7"/>
    <w:rsid w:val="00E144F3"/>
    <w:rsid w:val="00E213B7"/>
    <w:rsid w:val="00E3397B"/>
    <w:rsid w:val="00E40A4A"/>
    <w:rsid w:val="00E438D6"/>
    <w:rsid w:val="00E51868"/>
    <w:rsid w:val="00E61914"/>
    <w:rsid w:val="00E63F19"/>
    <w:rsid w:val="00E63FF9"/>
    <w:rsid w:val="00E67F34"/>
    <w:rsid w:val="00E75E93"/>
    <w:rsid w:val="00E811D8"/>
    <w:rsid w:val="00E84BC7"/>
    <w:rsid w:val="00E87C86"/>
    <w:rsid w:val="00E91354"/>
    <w:rsid w:val="00E946F1"/>
    <w:rsid w:val="00E95D21"/>
    <w:rsid w:val="00E97388"/>
    <w:rsid w:val="00EA1072"/>
    <w:rsid w:val="00EA2976"/>
    <w:rsid w:val="00EA398B"/>
    <w:rsid w:val="00EA6FB4"/>
    <w:rsid w:val="00EAF8F5"/>
    <w:rsid w:val="00EB1E55"/>
    <w:rsid w:val="00EB1F90"/>
    <w:rsid w:val="00EB5299"/>
    <w:rsid w:val="00EC2C37"/>
    <w:rsid w:val="00ED3324"/>
    <w:rsid w:val="00EE02A6"/>
    <w:rsid w:val="00EE37DF"/>
    <w:rsid w:val="00EE5933"/>
    <w:rsid w:val="00EF59D3"/>
    <w:rsid w:val="00F11437"/>
    <w:rsid w:val="00F11E6C"/>
    <w:rsid w:val="00F12DC8"/>
    <w:rsid w:val="00F13E8D"/>
    <w:rsid w:val="00F238A8"/>
    <w:rsid w:val="00F421BA"/>
    <w:rsid w:val="00F4504B"/>
    <w:rsid w:val="00F51974"/>
    <w:rsid w:val="00F606E6"/>
    <w:rsid w:val="00F77E3D"/>
    <w:rsid w:val="00F91452"/>
    <w:rsid w:val="00F9188A"/>
    <w:rsid w:val="00FA2678"/>
    <w:rsid w:val="00FB7E6F"/>
    <w:rsid w:val="00FC3242"/>
    <w:rsid w:val="00FC650E"/>
    <w:rsid w:val="00FC7594"/>
    <w:rsid w:val="00FE5F05"/>
    <w:rsid w:val="03533811"/>
    <w:rsid w:val="0553B91D"/>
    <w:rsid w:val="058DA3B0"/>
    <w:rsid w:val="066187B4"/>
    <w:rsid w:val="084C6B13"/>
    <w:rsid w:val="0910E020"/>
    <w:rsid w:val="0A64C09D"/>
    <w:rsid w:val="0AE10396"/>
    <w:rsid w:val="0BF20832"/>
    <w:rsid w:val="10A23A2F"/>
    <w:rsid w:val="113AE91A"/>
    <w:rsid w:val="1204DBEE"/>
    <w:rsid w:val="12A5492B"/>
    <w:rsid w:val="131807B6"/>
    <w:rsid w:val="1476FE61"/>
    <w:rsid w:val="1783ABD7"/>
    <w:rsid w:val="1B4DED1B"/>
    <w:rsid w:val="1EB97355"/>
    <w:rsid w:val="1F1470BD"/>
    <w:rsid w:val="20A8072C"/>
    <w:rsid w:val="22873DBA"/>
    <w:rsid w:val="22CD1112"/>
    <w:rsid w:val="2374EDAF"/>
    <w:rsid w:val="239B9345"/>
    <w:rsid w:val="244B91E3"/>
    <w:rsid w:val="24619587"/>
    <w:rsid w:val="2845FCDD"/>
    <w:rsid w:val="2A8151DD"/>
    <w:rsid w:val="2AD5E24F"/>
    <w:rsid w:val="2B8B3F64"/>
    <w:rsid w:val="2C5D8DDF"/>
    <w:rsid w:val="2CB7EEB2"/>
    <w:rsid w:val="2D12C887"/>
    <w:rsid w:val="2D1967C7"/>
    <w:rsid w:val="2E0E5E05"/>
    <w:rsid w:val="2E985DE0"/>
    <w:rsid w:val="2F2723C9"/>
    <w:rsid w:val="2F73A973"/>
    <w:rsid w:val="3058867B"/>
    <w:rsid w:val="32E67482"/>
    <w:rsid w:val="32FD34ED"/>
    <w:rsid w:val="3348ACD7"/>
    <w:rsid w:val="335EFDB9"/>
    <w:rsid w:val="33F24329"/>
    <w:rsid w:val="3479C16A"/>
    <w:rsid w:val="355384B9"/>
    <w:rsid w:val="35AD628A"/>
    <w:rsid w:val="35B15A5F"/>
    <w:rsid w:val="35D19707"/>
    <w:rsid w:val="39920A52"/>
    <w:rsid w:val="3C275CBA"/>
    <w:rsid w:val="3C2E974E"/>
    <w:rsid w:val="3E87E978"/>
    <w:rsid w:val="401529E8"/>
    <w:rsid w:val="41B0CB6E"/>
    <w:rsid w:val="4237A9A5"/>
    <w:rsid w:val="4291AB31"/>
    <w:rsid w:val="43874054"/>
    <w:rsid w:val="460B2A2A"/>
    <w:rsid w:val="473BF37A"/>
    <w:rsid w:val="477C692B"/>
    <w:rsid w:val="498FC21E"/>
    <w:rsid w:val="4A825CCF"/>
    <w:rsid w:val="5518E70A"/>
    <w:rsid w:val="5A1BA77E"/>
    <w:rsid w:val="5C054EE1"/>
    <w:rsid w:val="5D637C4D"/>
    <w:rsid w:val="60BF3492"/>
    <w:rsid w:val="63F0A178"/>
    <w:rsid w:val="67D0744F"/>
    <w:rsid w:val="68F2BF56"/>
    <w:rsid w:val="690C1171"/>
    <w:rsid w:val="699C3D5A"/>
    <w:rsid w:val="6AC965FD"/>
    <w:rsid w:val="6BDB034D"/>
    <w:rsid w:val="6C94FA3A"/>
    <w:rsid w:val="6D098450"/>
    <w:rsid w:val="6E212C83"/>
    <w:rsid w:val="73508A5B"/>
    <w:rsid w:val="73CDF981"/>
    <w:rsid w:val="745FCF02"/>
    <w:rsid w:val="74624538"/>
    <w:rsid w:val="74DE53EC"/>
    <w:rsid w:val="75359CDB"/>
    <w:rsid w:val="7B539607"/>
    <w:rsid w:val="7C7D4BD4"/>
    <w:rsid w:val="7C96F7AC"/>
    <w:rsid w:val="7CAEAE97"/>
    <w:rsid w:val="7E69A948"/>
    <w:rsid w:val="7E96DBBA"/>
    <w:rsid w:val="7F72C53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B0C78"/>
  <w15:docId w15:val="{F3D0668C-B227-4BEF-A546-9D7F75FD6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B5CAF"/>
    <w:pPr>
      <w:spacing w:after="200" w:line="276" w:lineRule="auto"/>
    </w:pPr>
    <w:rPr>
      <w:sz w:val="22"/>
      <w:szCs w:val="22"/>
      <w:lang w:eastAsia="en-US"/>
    </w:rPr>
  </w:style>
  <w:style w:type="paragraph" w:styleId="Heading1">
    <w:name w:val="heading 1"/>
    <w:basedOn w:val="Normal"/>
    <w:next w:val="Normal"/>
    <w:link w:val="Heading1Char"/>
    <w:uiPriority w:val="9"/>
    <w:qFormat/>
    <w:rsid w:val="00EA398B"/>
    <w:pPr>
      <w:keepNext/>
      <w:keepLines/>
      <w:spacing w:before="240" w:after="0"/>
      <w:outlineLvl w:val="0"/>
    </w:pPr>
    <w:rPr>
      <w:rFonts w:asciiTheme="majorHAnsi" w:hAnsiTheme="majorHAnsi" w:eastAsiaTheme="majorEastAsia" w:cstheme="majorBidi"/>
      <w:color w:val="365F9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601AEA"/>
    <w:pPr>
      <w:ind w:left="720"/>
      <w:contextualSpacing/>
    </w:pPr>
  </w:style>
  <w:style w:type="paragraph" w:styleId="BodyText">
    <w:name w:val="Body Text"/>
    <w:basedOn w:val="Normal"/>
    <w:link w:val="BodyTextChar"/>
    <w:rsid w:val="00643084"/>
    <w:pPr>
      <w:autoSpaceDE w:val="0"/>
      <w:autoSpaceDN w:val="0"/>
      <w:spacing w:after="0" w:line="240" w:lineRule="auto"/>
      <w:jc w:val="both"/>
    </w:pPr>
    <w:rPr>
      <w:rFonts w:ascii="Tahoma" w:hAnsi="Tahoma" w:eastAsia="Times New Roman" w:cs="Tahoma"/>
      <w:lang w:val="es-MX" w:eastAsia="es-ES"/>
    </w:rPr>
  </w:style>
  <w:style w:type="character" w:styleId="BodyTextChar" w:customStyle="1">
    <w:name w:val="Body Text Char"/>
    <w:basedOn w:val="DefaultParagraphFont"/>
    <w:link w:val="BodyText"/>
    <w:rsid w:val="00643084"/>
    <w:rPr>
      <w:rFonts w:ascii="Tahoma" w:hAnsi="Tahoma" w:eastAsia="Times New Roman" w:cs="Tahoma"/>
      <w:lang w:val="es-MX" w:eastAsia="es-ES"/>
    </w:rPr>
  </w:style>
  <w:style w:type="paragraph" w:styleId="BodyText3">
    <w:name w:val="Body Text 3"/>
    <w:basedOn w:val="Normal"/>
    <w:link w:val="BodyText3Char"/>
    <w:rsid w:val="00643084"/>
    <w:pPr>
      <w:spacing w:after="0" w:line="240" w:lineRule="auto"/>
      <w:jc w:val="both"/>
    </w:pPr>
    <w:rPr>
      <w:rFonts w:ascii="Tahoma" w:hAnsi="Tahoma" w:eastAsia="Times New Roman" w:cs="Tahoma"/>
      <w:sz w:val="21"/>
      <w:lang w:eastAsia="es-ES"/>
    </w:rPr>
  </w:style>
  <w:style w:type="character" w:styleId="BodyText3Char" w:customStyle="1">
    <w:name w:val="Body Text 3 Char"/>
    <w:basedOn w:val="DefaultParagraphFont"/>
    <w:link w:val="BodyText3"/>
    <w:rsid w:val="00643084"/>
    <w:rPr>
      <w:rFonts w:ascii="Tahoma" w:hAnsi="Tahoma" w:eastAsia="Times New Roman" w:cs="Tahoma"/>
      <w:sz w:val="21"/>
      <w:lang w:eastAsia="es-ES"/>
    </w:rPr>
  </w:style>
  <w:style w:type="paragraph" w:styleId="Header">
    <w:name w:val="header"/>
    <w:basedOn w:val="Normal"/>
    <w:link w:val="HeaderChar"/>
    <w:unhideWhenUsed/>
    <w:rsid w:val="00643084"/>
    <w:pPr>
      <w:tabs>
        <w:tab w:val="center" w:pos="4252"/>
        <w:tab w:val="right" w:pos="8504"/>
      </w:tabs>
      <w:spacing w:after="0" w:line="240" w:lineRule="auto"/>
    </w:pPr>
  </w:style>
  <w:style w:type="character" w:styleId="HeaderChar" w:customStyle="1">
    <w:name w:val="Header Char"/>
    <w:basedOn w:val="DefaultParagraphFont"/>
    <w:link w:val="Header"/>
    <w:uiPriority w:val="99"/>
    <w:semiHidden/>
    <w:rsid w:val="00643084"/>
  </w:style>
  <w:style w:type="paragraph" w:styleId="Footer">
    <w:name w:val="footer"/>
    <w:basedOn w:val="Normal"/>
    <w:link w:val="FooterChar"/>
    <w:uiPriority w:val="99"/>
    <w:unhideWhenUsed/>
    <w:rsid w:val="00643084"/>
    <w:pPr>
      <w:tabs>
        <w:tab w:val="center" w:pos="4252"/>
        <w:tab w:val="right" w:pos="8504"/>
      </w:tabs>
      <w:spacing w:after="0" w:line="240" w:lineRule="auto"/>
    </w:pPr>
  </w:style>
  <w:style w:type="character" w:styleId="FooterChar" w:customStyle="1">
    <w:name w:val="Footer Char"/>
    <w:basedOn w:val="DefaultParagraphFont"/>
    <w:link w:val="Footer"/>
    <w:uiPriority w:val="99"/>
    <w:rsid w:val="00643084"/>
  </w:style>
  <w:style w:type="character" w:styleId="CommentReference">
    <w:name w:val="annotation reference"/>
    <w:basedOn w:val="DefaultParagraphFont"/>
    <w:uiPriority w:val="99"/>
    <w:semiHidden/>
    <w:unhideWhenUsed/>
    <w:rsid w:val="00D06FA4"/>
    <w:rPr>
      <w:sz w:val="16"/>
      <w:szCs w:val="16"/>
    </w:rPr>
  </w:style>
  <w:style w:type="paragraph" w:styleId="CommentText">
    <w:name w:val="annotation text"/>
    <w:basedOn w:val="Normal"/>
    <w:link w:val="CommentTextChar"/>
    <w:uiPriority w:val="99"/>
    <w:unhideWhenUsed/>
    <w:rsid w:val="00D06FA4"/>
    <w:pPr>
      <w:spacing w:line="240" w:lineRule="auto"/>
    </w:pPr>
    <w:rPr>
      <w:sz w:val="20"/>
      <w:szCs w:val="20"/>
    </w:rPr>
  </w:style>
  <w:style w:type="character" w:styleId="CommentTextChar" w:customStyle="1">
    <w:name w:val="Comment Text Char"/>
    <w:basedOn w:val="DefaultParagraphFont"/>
    <w:link w:val="CommentText"/>
    <w:uiPriority w:val="99"/>
    <w:rsid w:val="00D06FA4"/>
    <w:rPr>
      <w:lang w:eastAsia="en-US"/>
    </w:rPr>
  </w:style>
  <w:style w:type="paragraph" w:styleId="CommentSubject">
    <w:name w:val="annotation subject"/>
    <w:basedOn w:val="CommentText"/>
    <w:next w:val="CommentText"/>
    <w:link w:val="CommentSubjectChar"/>
    <w:uiPriority w:val="99"/>
    <w:semiHidden/>
    <w:unhideWhenUsed/>
    <w:rsid w:val="00D06FA4"/>
    <w:rPr>
      <w:b/>
      <w:bCs/>
    </w:rPr>
  </w:style>
  <w:style w:type="character" w:styleId="CommentSubjectChar" w:customStyle="1">
    <w:name w:val="Comment Subject Char"/>
    <w:basedOn w:val="CommentTextChar"/>
    <w:link w:val="CommentSubject"/>
    <w:uiPriority w:val="99"/>
    <w:semiHidden/>
    <w:rsid w:val="00D06FA4"/>
    <w:rPr>
      <w:b/>
      <w:bCs/>
      <w:lang w:eastAsia="en-US"/>
    </w:rPr>
  </w:style>
  <w:style w:type="table" w:styleId="TableGrid">
    <w:name w:val="Table Grid"/>
    <w:basedOn w:val="TableNormal"/>
    <w:uiPriority w:val="59"/>
    <w:rsid w:val="006E4A9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7319CF"/>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4976BA"/>
    <w:rPr>
      <w:color w:val="0000FF" w:themeColor="hyperlink"/>
      <w:u w:val="single"/>
    </w:rPr>
  </w:style>
  <w:style w:type="character" w:styleId="UnresolvedMention">
    <w:name w:val="Unresolved Mention"/>
    <w:basedOn w:val="DefaultParagraphFont"/>
    <w:uiPriority w:val="99"/>
    <w:semiHidden/>
    <w:unhideWhenUsed/>
    <w:rsid w:val="004976BA"/>
    <w:rPr>
      <w:color w:val="605E5C"/>
      <w:shd w:val="clear" w:color="auto" w:fill="E1DFDD"/>
    </w:rPr>
  </w:style>
  <w:style w:type="paragraph" w:styleId="Revision">
    <w:name w:val="Revision"/>
    <w:hidden/>
    <w:uiPriority w:val="99"/>
    <w:semiHidden/>
    <w:rsid w:val="00674145"/>
    <w:rPr>
      <w:sz w:val="22"/>
      <w:szCs w:val="22"/>
      <w:lang w:eastAsia="en-US"/>
    </w:rPr>
  </w:style>
  <w:style w:type="character" w:styleId="Heading1Char" w:customStyle="1">
    <w:name w:val="Heading 1 Char"/>
    <w:basedOn w:val="DefaultParagraphFont"/>
    <w:link w:val="Heading1"/>
    <w:uiPriority w:val="9"/>
    <w:rsid w:val="00EA398B"/>
    <w:rPr>
      <w:rFonts w:asciiTheme="majorHAnsi" w:hAnsiTheme="majorHAnsi" w:eastAsiaTheme="majorEastAsia" w:cstheme="majorBidi"/>
      <w:color w:val="365F91" w:themeColor="accent1" w:themeShade="BF"/>
      <w:sz w:val="32"/>
      <w:szCs w:val="32"/>
      <w:lang w:eastAsia="en-US"/>
    </w:rPr>
  </w:style>
  <w:style w:type="paragraph" w:styleId="TOCHeading">
    <w:name w:val="TOC Heading"/>
    <w:basedOn w:val="Heading1"/>
    <w:next w:val="Normal"/>
    <w:uiPriority w:val="39"/>
    <w:unhideWhenUsed/>
    <w:qFormat/>
    <w:rsid w:val="00EA398B"/>
    <w:pPr>
      <w:spacing w:line="259" w:lineRule="auto"/>
      <w:outlineLvl w:val="9"/>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1617">
      <w:bodyDiv w:val="1"/>
      <w:marLeft w:val="0"/>
      <w:marRight w:val="0"/>
      <w:marTop w:val="0"/>
      <w:marBottom w:val="0"/>
      <w:divBdr>
        <w:top w:val="none" w:sz="0" w:space="0" w:color="auto"/>
        <w:left w:val="none" w:sz="0" w:space="0" w:color="auto"/>
        <w:bottom w:val="none" w:sz="0" w:space="0" w:color="auto"/>
        <w:right w:val="none" w:sz="0" w:space="0" w:color="auto"/>
      </w:divBdr>
    </w:div>
    <w:div w:id="30767847">
      <w:bodyDiv w:val="1"/>
      <w:marLeft w:val="0"/>
      <w:marRight w:val="0"/>
      <w:marTop w:val="0"/>
      <w:marBottom w:val="0"/>
      <w:divBdr>
        <w:top w:val="none" w:sz="0" w:space="0" w:color="auto"/>
        <w:left w:val="none" w:sz="0" w:space="0" w:color="auto"/>
        <w:bottom w:val="none" w:sz="0" w:space="0" w:color="auto"/>
        <w:right w:val="none" w:sz="0" w:space="0" w:color="auto"/>
      </w:divBdr>
    </w:div>
    <w:div w:id="41709228">
      <w:bodyDiv w:val="1"/>
      <w:marLeft w:val="0"/>
      <w:marRight w:val="0"/>
      <w:marTop w:val="0"/>
      <w:marBottom w:val="0"/>
      <w:divBdr>
        <w:top w:val="none" w:sz="0" w:space="0" w:color="auto"/>
        <w:left w:val="none" w:sz="0" w:space="0" w:color="auto"/>
        <w:bottom w:val="none" w:sz="0" w:space="0" w:color="auto"/>
        <w:right w:val="none" w:sz="0" w:space="0" w:color="auto"/>
      </w:divBdr>
    </w:div>
    <w:div w:id="110982168">
      <w:bodyDiv w:val="1"/>
      <w:marLeft w:val="0"/>
      <w:marRight w:val="0"/>
      <w:marTop w:val="0"/>
      <w:marBottom w:val="0"/>
      <w:divBdr>
        <w:top w:val="none" w:sz="0" w:space="0" w:color="auto"/>
        <w:left w:val="none" w:sz="0" w:space="0" w:color="auto"/>
        <w:bottom w:val="none" w:sz="0" w:space="0" w:color="auto"/>
        <w:right w:val="none" w:sz="0" w:space="0" w:color="auto"/>
      </w:divBdr>
    </w:div>
    <w:div w:id="196628644">
      <w:bodyDiv w:val="1"/>
      <w:marLeft w:val="0"/>
      <w:marRight w:val="0"/>
      <w:marTop w:val="0"/>
      <w:marBottom w:val="0"/>
      <w:divBdr>
        <w:top w:val="none" w:sz="0" w:space="0" w:color="auto"/>
        <w:left w:val="none" w:sz="0" w:space="0" w:color="auto"/>
        <w:bottom w:val="none" w:sz="0" w:space="0" w:color="auto"/>
        <w:right w:val="none" w:sz="0" w:space="0" w:color="auto"/>
      </w:divBdr>
    </w:div>
    <w:div w:id="231425722">
      <w:bodyDiv w:val="1"/>
      <w:marLeft w:val="0"/>
      <w:marRight w:val="0"/>
      <w:marTop w:val="0"/>
      <w:marBottom w:val="0"/>
      <w:divBdr>
        <w:top w:val="none" w:sz="0" w:space="0" w:color="auto"/>
        <w:left w:val="none" w:sz="0" w:space="0" w:color="auto"/>
        <w:bottom w:val="none" w:sz="0" w:space="0" w:color="auto"/>
        <w:right w:val="none" w:sz="0" w:space="0" w:color="auto"/>
      </w:divBdr>
    </w:div>
    <w:div w:id="252511619">
      <w:bodyDiv w:val="1"/>
      <w:marLeft w:val="0"/>
      <w:marRight w:val="0"/>
      <w:marTop w:val="0"/>
      <w:marBottom w:val="0"/>
      <w:divBdr>
        <w:top w:val="none" w:sz="0" w:space="0" w:color="auto"/>
        <w:left w:val="none" w:sz="0" w:space="0" w:color="auto"/>
        <w:bottom w:val="none" w:sz="0" w:space="0" w:color="auto"/>
        <w:right w:val="none" w:sz="0" w:space="0" w:color="auto"/>
      </w:divBdr>
    </w:div>
    <w:div w:id="288704763">
      <w:bodyDiv w:val="1"/>
      <w:marLeft w:val="0"/>
      <w:marRight w:val="0"/>
      <w:marTop w:val="0"/>
      <w:marBottom w:val="0"/>
      <w:divBdr>
        <w:top w:val="none" w:sz="0" w:space="0" w:color="auto"/>
        <w:left w:val="none" w:sz="0" w:space="0" w:color="auto"/>
        <w:bottom w:val="none" w:sz="0" w:space="0" w:color="auto"/>
        <w:right w:val="none" w:sz="0" w:space="0" w:color="auto"/>
      </w:divBdr>
    </w:div>
    <w:div w:id="330449845">
      <w:bodyDiv w:val="1"/>
      <w:marLeft w:val="0"/>
      <w:marRight w:val="0"/>
      <w:marTop w:val="0"/>
      <w:marBottom w:val="0"/>
      <w:divBdr>
        <w:top w:val="none" w:sz="0" w:space="0" w:color="auto"/>
        <w:left w:val="none" w:sz="0" w:space="0" w:color="auto"/>
        <w:bottom w:val="none" w:sz="0" w:space="0" w:color="auto"/>
        <w:right w:val="none" w:sz="0" w:space="0" w:color="auto"/>
      </w:divBdr>
    </w:div>
    <w:div w:id="393085021">
      <w:bodyDiv w:val="1"/>
      <w:marLeft w:val="0"/>
      <w:marRight w:val="0"/>
      <w:marTop w:val="0"/>
      <w:marBottom w:val="0"/>
      <w:divBdr>
        <w:top w:val="none" w:sz="0" w:space="0" w:color="auto"/>
        <w:left w:val="none" w:sz="0" w:space="0" w:color="auto"/>
        <w:bottom w:val="none" w:sz="0" w:space="0" w:color="auto"/>
        <w:right w:val="none" w:sz="0" w:space="0" w:color="auto"/>
      </w:divBdr>
    </w:div>
    <w:div w:id="413748869">
      <w:bodyDiv w:val="1"/>
      <w:marLeft w:val="0"/>
      <w:marRight w:val="0"/>
      <w:marTop w:val="0"/>
      <w:marBottom w:val="0"/>
      <w:divBdr>
        <w:top w:val="none" w:sz="0" w:space="0" w:color="auto"/>
        <w:left w:val="none" w:sz="0" w:space="0" w:color="auto"/>
        <w:bottom w:val="none" w:sz="0" w:space="0" w:color="auto"/>
        <w:right w:val="none" w:sz="0" w:space="0" w:color="auto"/>
      </w:divBdr>
    </w:div>
    <w:div w:id="424499801">
      <w:bodyDiv w:val="1"/>
      <w:marLeft w:val="0"/>
      <w:marRight w:val="0"/>
      <w:marTop w:val="0"/>
      <w:marBottom w:val="0"/>
      <w:divBdr>
        <w:top w:val="none" w:sz="0" w:space="0" w:color="auto"/>
        <w:left w:val="none" w:sz="0" w:space="0" w:color="auto"/>
        <w:bottom w:val="none" w:sz="0" w:space="0" w:color="auto"/>
        <w:right w:val="none" w:sz="0" w:space="0" w:color="auto"/>
      </w:divBdr>
    </w:div>
    <w:div w:id="440731556">
      <w:bodyDiv w:val="1"/>
      <w:marLeft w:val="0"/>
      <w:marRight w:val="0"/>
      <w:marTop w:val="0"/>
      <w:marBottom w:val="0"/>
      <w:divBdr>
        <w:top w:val="none" w:sz="0" w:space="0" w:color="auto"/>
        <w:left w:val="none" w:sz="0" w:space="0" w:color="auto"/>
        <w:bottom w:val="none" w:sz="0" w:space="0" w:color="auto"/>
        <w:right w:val="none" w:sz="0" w:space="0" w:color="auto"/>
      </w:divBdr>
      <w:divsChild>
        <w:div w:id="152530088">
          <w:marLeft w:val="0"/>
          <w:marRight w:val="0"/>
          <w:marTop w:val="0"/>
          <w:marBottom w:val="0"/>
          <w:divBdr>
            <w:top w:val="none" w:sz="0" w:space="0" w:color="auto"/>
            <w:left w:val="none" w:sz="0" w:space="0" w:color="auto"/>
            <w:bottom w:val="none" w:sz="0" w:space="0" w:color="auto"/>
            <w:right w:val="none" w:sz="0" w:space="0" w:color="auto"/>
          </w:divBdr>
          <w:divsChild>
            <w:div w:id="43413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454923">
      <w:bodyDiv w:val="1"/>
      <w:marLeft w:val="0"/>
      <w:marRight w:val="0"/>
      <w:marTop w:val="0"/>
      <w:marBottom w:val="0"/>
      <w:divBdr>
        <w:top w:val="none" w:sz="0" w:space="0" w:color="auto"/>
        <w:left w:val="none" w:sz="0" w:space="0" w:color="auto"/>
        <w:bottom w:val="none" w:sz="0" w:space="0" w:color="auto"/>
        <w:right w:val="none" w:sz="0" w:space="0" w:color="auto"/>
      </w:divBdr>
    </w:div>
    <w:div w:id="464349643">
      <w:bodyDiv w:val="1"/>
      <w:marLeft w:val="0"/>
      <w:marRight w:val="0"/>
      <w:marTop w:val="0"/>
      <w:marBottom w:val="0"/>
      <w:divBdr>
        <w:top w:val="none" w:sz="0" w:space="0" w:color="auto"/>
        <w:left w:val="none" w:sz="0" w:space="0" w:color="auto"/>
        <w:bottom w:val="none" w:sz="0" w:space="0" w:color="auto"/>
        <w:right w:val="none" w:sz="0" w:space="0" w:color="auto"/>
      </w:divBdr>
    </w:div>
    <w:div w:id="522595741">
      <w:bodyDiv w:val="1"/>
      <w:marLeft w:val="0"/>
      <w:marRight w:val="0"/>
      <w:marTop w:val="0"/>
      <w:marBottom w:val="0"/>
      <w:divBdr>
        <w:top w:val="none" w:sz="0" w:space="0" w:color="auto"/>
        <w:left w:val="none" w:sz="0" w:space="0" w:color="auto"/>
        <w:bottom w:val="none" w:sz="0" w:space="0" w:color="auto"/>
        <w:right w:val="none" w:sz="0" w:space="0" w:color="auto"/>
      </w:divBdr>
    </w:div>
    <w:div w:id="535585865">
      <w:bodyDiv w:val="1"/>
      <w:marLeft w:val="0"/>
      <w:marRight w:val="0"/>
      <w:marTop w:val="0"/>
      <w:marBottom w:val="0"/>
      <w:divBdr>
        <w:top w:val="none" w:sz="0" w:space="0" w:color="auto"/>
        <w:left w:val="none" w:sz="0" w:space="0" w:color="auto"/>
        <w:bottom w:val="none" w:sz="0" w:space="0" w:color="auto"/>
        <w:right w:val="none" w:sz="0" w:space="0" w:color="auto"/>
      </w:divBdr>
    </w:div>
    <w:div w:id="573902947">
      <w:bodyDiv w:val="1"/>
      <w:marLeft w:val="0"/>
      <w:marRight w:val="0"/>
      <w:marTop w:val="0"/>
      <w:marBottom w:val="0"/>
      <w:divBdr>
        <w:top w:val="none" w:sz="0" w:space="0" w:color="auto"/>
        <w:left w:val="none" w:sz="0" w:space="0" w:color="auto"/>
        <w:bottom w:val="none" w:sz="0" w:space="0" w:color="auto"/>
        <w:right w:val="none" w:sz="0" w:space="0" w:color="auto"/>
      </w:divBdr>
    </w:div>
    <w:div w:id="588461665">
      <w:bodyDiv w:val="1"/>
      <w:marLeft w:val="0"/>
      <w:marRight w:val="0"/>
      <w:marTop w:val="0"/>
      <w:marBottom w:val="0"/>
      <w:divBdr>
        <w:top w:val="none" w:sz="0" w:space="0" w:color="auto"/>
        <w:left w:val="none" w:sz="0" w:space="0" w:color="auto"/>
        <w:bottom w:val="none" w:sz="0" w:space="0" w:color="auto"/>
        <w:right w:val="none" w:sz="0" w:space="0" w:color="auto"/>
      </w:divBdr>
      <w:divsChild>
        <w:div w:id="656301040">
          <w:marLeft w:val="0"/>
          <w:marRight w:val="0"/>
          <w:marTop w:val="0"/>
          <w:marBottom w:val="0"/>
          <w:divBdr>
            <w:top w:val="none" w:sz="0" w:space="0" w:color="auto"/>
            <w:left w:val="none" w:sz="0" w:space="0" w:color="auto"/>
            <w:bottom w:val="none" w:sz="0" w:space="0" w:color="auto"/>
            <w:right w:val="none" w:sz="0" w:space="0" w:color="auto"/>
          </w:divBdr>
          <w:divsChild>
            <w:div w:id="69292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566002">
      <w:bodyDiv w:val="1"/>
      <w:marLeft w:val="0"/>
      <w:marRight w:val="0"/>
      <w:marTop w:val="0"/>
      <w:marBottom w:val="0"/>
      <w:divBdr>
        <w:top w:val="none" w:sz="0" w:space="0" w:color="auto"/>
        <w:left w:val="none" w:sz="0" w:space="0" w:color="auto"/>
        <w:bottom w:val="none" w:sz="0" w:space="0" w:color="auto"/>
        <w:right w:val="none" w:sz="0" w:space="0" w:color="auto"/>
      </w:divBdr>
    </w:div>
    <w:div w:id="684358827">
      <w:bodyDiv w:val="1"/>
      <w:marLeft w:val="0"/>
      <w:marRight w:val="0"/>
      <w:marTop w:val="0"/>
      <w:marBottom w:val="0"/>
      <w:divBdr>
        <w:top w:val="none" w:sz="0" w:space="0" w:color="auto"/>
        <w:left w:val="none" w:sz="0" w:space="0" w:color="auto"/>
        <w:bottom w:val="none" w:sz="0" w:space="0" w:color="auto"/>
        <w:right w:val="none" w:sz="0" w:space="0" w:color="auto"/>
      </w:divBdr>
    </w:div>
    <w:div w:id="689382602">
      <w:bodyDiv w:val="1"/>
      <w:marLeft w:val="0"/>
      <w:marRight w:val="0"/>
      <w:marTop w:val="0"/>
      <w:marBottom w:val="0"/>
      <w:divBdr>
        <w:top w:val="none" w:sz="0" w:space="0" w:color="auto"/>
        <w:left w:val="none" w:sz="0" w:space="0" w:color="auto"/>
        <w:bottom w:val="none" w:sz="0" w:space="0" w:color="auto"/>
        <w:right w:val="none" w:sz="0" w:space="0" w:color="auto"/>
      </w:divBdr>
    </w:div>
    <w:div w:id="697240967">
      <w:bodyDiv w:val="1"/>
      <w:marLeft w:val="0"/>
      <w:marRight w:val="0"/>
      <w:marTop w:val="0"/>
      <w:marBottom w:val="0"/>
      <w:divBdr>
        <w:top w:val="none" w:sz="0" w:space="0" w:color="auto"/>
        <w:left w:val="none" w:sz="0" w:space="0" w:color="auto"/>
        <w:bottom w:val="none" w:sz="0" w:space="0" w:color="auto"/>
        <w:right w:val="none" w:sz="0" w:space="0" w:color="auto"/>
      </w:divBdr>
    </w:div>
    <w:div w:id="784346733">
      <w:bodyDiv w:val="1"/>
      <w:marLeft w:val="0"/>
      <w:marRight w:val="0"/>
      <w:marTop w:val="0"/>
      <w:marBottom w:val="0"/>
      <w:divBdr>
        <w:top w:val="none" w:sz="0" w:space="0" w:color="auto"/>
        <w:left w:val="none" w:sz="0" w:space="0" w:color="auto"/>
        <w:bottom w:val="none" w:sz="0" w:space="0" w:color="auto"/>
        <w:right w:val="none" w:sz="0" w:space="0" w:color="auto"/>
      </w:divBdr>
    </w:div>
    <w:div w:id="796526076">
      <w:bodyDiv w:val="1"/>
      <w:marLeft w:val="0"/>
      <w:marRight w:val="0"/>
      <w:marTop w:val="0"/>
      <w:marBottom w:val="0"/>
      <w:divBdr>
        <w:top w:val="none" w:sz="0" w:space="0" w:color="auto"/>
        <w:left w:val="none" w:sz="0" w:space="0" w:color="auto"/>
        <w:bottom w:val="none" w:sz="0" w:space="0" w:color="auto"/>
        <w:right w:val="none" w:sz="0" w:space="0" w:color="auto"/>
      </w:divBdr>
    </w:div>
    <w:div w:id="813060159">
      <w:bodyDiv w:val="1"/>
      <w:marLeft w:val="0"/>
      <w:marRight w:val="0"/>
      <w:marTop w:val="0"/>
      <w:marBottom w:val="0"/>
      <w:divBdr>
        <w:top w:val="none" w:sz="0" w:space="0" w:color="auto"/>
        <w:left w:val="none" w:sz="0" w:space="0" w:color="auto"/>
        <w:bottom w:val="none" w:sz="0" w:space="0" w:color="auto"/>
        <w:right w:val="none" w:sz="0" w:space="0" w:color="auto"/>
      </w:divBdr>
    </w:div>
    <w:div w:id="820850331">
      <w:bodyDiv w:val="1"/>
      <w:marLeft w:val="0"/>
      <w:marRight w:val="0"/>
      <w:marTop w:val="0"/>
      <w:marBottom w:val="0"/>
      <w:divBdr>
        <w:top w:val="none" w:sz="0" w:space="0" w:color="auto"/>
        <w:left w:val="none" w:sz="0" w:space="0" w:color="auto"/>
        <w:bottom w:val="none" w:sz="0" w:space="0" w:color="auto"/>
        <w:right w:val="none" w:sz="0" w:space="0" w:color="auto"/>
      </w:divBdr>
    </w:div>
    <w:div w:id="859245027">
      <w:bodyDiv w:val="1"/>
      <w:marLeft w:val="0"/>
      <w:marRight w:val="0"/>
      <w:marTop w:val="0"/>
      <w:marBottom w:val="0"/>
      <w:divBdr>
        <w:top w:val="none" w:sz="0" w:space="0" w:color="auto"/>
        <w:left w:val="none" w:sz="0" w:space="0" w:color="auto"/>
        <w:bottom w:val="none" w:sz="0" w:space="0" w:color="auto"/>
        <w:right w:val="none" w:sz="0" w:space="0" w:color="auto"/>
      </w:divBdr>
    </w:div>
    <w:div w:id="878129373">
      <w:bodyDiv w:val="1"/>
      <w:marLeft w:val="0"/>
      <w:marRight w:val="0"/>
      <w:marTop w:val="0"/>
      <w:marBottom w:val="0"/>
      <w:divBdr>
        <w:top w:val="none" w:sz="0" w:space="0" w:color="auto"/>
        <w:left w:val="none" w:sz="0" w:space="0" w:color="auto"/>
        <w:bottom w:val="none" w:sz="0" w:space="0" w:color="auto"/>
        <w:right w:val="none" w:sz="0" w:space="0" w:color="auto"/>
      </w:divBdr>
    </w:div>
    <w:div w:id="880871504">
      <w:bodyDiv w:val="1"/>
      <w:marLeft w:val="0"/>
      <w:marRight w:val="0"/>
      <w:marTop w:val="0"/>
      <w:marBottom w:val="0"/>
      <w:divBdr>
        <w:top w:val="none" w:sz="0" w:space="0" w:color="auto"/>
        <w:left w:val="none" w:sz="0" w:space="0" w:color="auto"/>
        <w:bottom w:val="none" w:sz="0" w:space="0" w:color="auto"/>
        <w:right w:val="none" w:sz="0" w:space="0" w:color="auto"/>
      </w:divBdr>
    </w:div>
    <w:div w:id="1008410906">
      <w:bodyDiv w:val="1"/>
      <w:marLeft w:val="0"/>
      <w:marRight w:val="0"/>
      <w:marTop w:val="0"/>
      <w:marBottom w:val="0"/>
      <w:divBdr>
        <w:top w:val="none" w:sz="0" w:space="0" w:color="auto"/>
        <w:left w:val="none" w:sz="0" w:space="0" w:color="auto"/>
        <w:bottom w:val="none" w:sz="0" w:space="0" w:color="auto"/>
        <w:right w:val="none" w:sz="0" w:space="0" w:color="auto"/>
      </w:divBdr>
    </w:div>
    <w:div w:id="1038354103">
      <w:bodyDiv w:val="1"/>
      <w:marLeft w:val="0"/>
      <w:marRight w:val="0"/>
      <w:marTop w:val="0"/>
      <w:marBottom w:val="0"/>
      <w:divBdr>
        <w:top w:val="none" w:sz="0" w:space="0" w:color="auto"/>
        <w:left w:val="none" w:sz="0" w:space="0" w:color="auto"/>
        <w:bottom w:val="none" w:sz="0" w:space="0" w:color="auto"/>
        <w:right w:val="none" w:sz="0" w:space="0" w:color="auto"/>
      </w:divBdr>
    </w:div>
    <w:div w:id="1040013954">
      <w:bodyDiv w:val="1"/>
      <w:marLeft w:val="0"/>
      <w:marRight w:val="0"/>
      <w:marTop w:val="0"/>
      <w:marBottom w:val="0"/>
      <w:divBdr>
        <w:top w:val="none" w:sz="0" w:space="0" w:color="auto"/>
        <w:left w:val="none" w:sz="0" w:space="0" w:color="auto"/>
        <w:bottom w:val="none" w:sz="0" w:space="0" w:color="auto"/>
        <w:right w:val="none" w:sz="0" w:space="0" w:color="auto"/>
      </w:divBdr>
    </w:div>
    <w:div w:id="1069230172">
      <w:bodyDiv w:val="1"/>
      <w:marLeft w:val="0"/>
      <w:marRight w:val="0"/>
      <w:marTop w:val="0"/>
      <w:marBottom w:val="0"/>
      <w:divBdr>
        <w:top w:val="none" w:sz="0" w:space="0" w:color="auto"/>
        <w:left w:val="none" w:sz="0" w:space="0" w:color="auto"/>
        <w:bottom w:val="none" w:sz="0" w:space="0" w:color="auto"/>
        <w:right w:val="none" w:sz="0" w:space="0" w:color="auto"/>
      </w:divBdr>
      <w:divsChild>
        <w:div w:id="64575315">
          <w:marLeft w:val="0"/>
          <w:marRight w:val="0"/>
          <w:marTop w:val="0"/>
          <w:marBottom w:val="0"/>
          <w:divBdr>
            <w:top w:val="none" w:sz="0" w:space="0" w:color="auto"/>
            <w:left w:val="none" w:sz="0" w:space="0" w:color="auto"/>
            <w:bottom w:val="none" w:sz="0" w:space="0" w:color="auto"/>
            <w:right w:val="none" w:sz="0" w:space="0" w:color="auto"/>
          </w:divBdr>
          <w:divsChild>
            <w:div w:id="1726441813">
              <w:marLeft w:val="0"/>
              <w:marRight w:val="0"/>
              <w:marTop w:val="0"/>
              <w:marBottom w:val="0"/>
              <w:divBdr>
                <w:top w:val="none" w:sz="0" w:space="0" w:color="auto"/>
                <w:left w:val="none" w:sz="0" w:space="0" w:color="auto"/>
                <w:bottom w:val="none" w:sz="0" w:space="0" w:color="auto"/>
                <w:right w:val="none" w:sz="0" w:space="0" w:color="auto"/>
              </w:divBdr>
              <w:divsChild>
                <w:div w:id="1711876982">
                  <w:marLeft w:val="0"/>
                  <w:marRight w:val="0"/>
                  <w:marTop w:val="0"/>
                  <w:marBottom w:val="0"/>
                  <w:divBdr>
                    <w:top w:val="none" w:sz="0" w:space="0" w:color="auto"/>
                    <w:left w:val="none" w:sz="0" w:space="0" w:color="auto"/>
                    <w:bottom w:val="none" w:sz="0" w:space="0" w:color="auto"/>
                    <w:right w:val="none" w:sz="0" w:space="0" w:color="auto"/>
                  </w:divBdr>
                  <w:divsChild>
                    <w:div w:id="1313489716">
                      <w:marLeft w:val="0"/>
                      <w:marRight w:val="0"/>
                      <w:marTop w:val="0"/>
                      <w:marBottom w:val="0"/>
                      <w:divBdr>
                        <w:top w:val="none" w:sz="0" w:space="0" w:color="auto"/>
                        <w:left w:val="none" w:sz="0" w:space="0" w:color="auto"/>
                        <w:bottom w:val="none" w:sz="0" w:space="0" w:color="auto"/>
                        <w:right w:val="none" w:sz="0" w:space="0" w:color="auto"/>
                      </w:divBdr>
                      <w:divsChild>
                        <w:div w:id="278076059">
                          <w:marLeft w:val="0"/>
                          <w:marRight w:val="0"/>
                          <w:marTop w:val="0"/>
                          <w:marBottom w:val="0"/>
                          <w:divBdr>
                            <w:top w:val="none" w:sz="0" w:space="0" w:color="auto"/>
                            <w:left w:val="none" w:sz="0" w:space="0" w:color="auto"/>
                            <w:bottom w:val="none" w:sz="0" w:space="0" w:color="auto"/>
                            <w:right w:val="none" w:sz="0" w:space="0" w:color="auto"/>
                          </w:divBdr>
                          <w:divsChild>
                            <w:div w:id="71076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271955">
                      <w:marLeft w:val="0"/>
                      <w:marRight w:val="0"/>
                      <w:marTop w:val="0"/>
                      <w:marBottom w:val="0"/>
                      <w:divBdr>
                        <w:top w:val="none" w:sz="0" w:space="0" w:color="auto"/>
                        <w:left w:val="none" w:sz="0" w:space="0" w:color="auto"/>
                        <w:bottom w:val="none" w:sz="0" w:space="0" w:color="auto"/>
                        <w:right w:val="none" w:sz="0" w:space="0" w:color="auto"/>
                      </w:divBdr>
                      <w:divsChild>
                        <w:div w:id="1373724948">
                          <w:marLeft w:val="0"/>
                          <w:marRight w:val="0"/>
                          <w:marTop w:val="0"/>
                          <w:marBottom w:val="0"/>
                          <w:divBdr>
                            <w:top w:val="none" w:sz="0" w:space="0" w:color="auto"/>
                            <w:left w:val="none" w:sz="0" w:space="0" w:color="auto"/>
                            <w:bottom w:val="none" w:sz="0" w:space="0" w:color="auto"/>
                            <w:right w:val="none" w:sz="0" w:space="0" w:color="auto"/>
                          </w:divBdr>
                          <w:divsChild>
                            <w:div w:id="1281109214">
                              <w:marLeft w:val="0"/>
                              <w:marRight w:val="0"/>
                              <w:marTop w:val="0"/>
                              <w:marBottom w:val="0"/>
                              <w:divBdr>
                                <w:top w:val="none" w:sz="0" w:space="0" w:color="auto"/>
                                <w:left w:val="none" w:sz="0" w:space="0" w:color="auto"/>
                                <w:bottom w:val="none" w:sz="0" w:space="0" w:color="auto"/>
                                <w:right w:val="none" w:sz="0" w:space="0" w:color="auto"/>
                              </w:divBdr>
                              <w:divsChild>
                                <w:div w:id="565840275">
                                  <w:marLeft w:val="0"/>
                                  <w:marRight w:val="0"/>
                                  <w:marTop w:val="0"/>
                                  <w:marBottom w:val="0"/>
                                  <w:divBdr>
                                    <w:top w:val="none" w:sz="0" w:space="0" w:color="auto"/>
                                    <w:left w:val="none" w:sz="0" w:space="0" w:color="auto"/>
                                    <w:bottom w:val="none" w:sz="0" w:space="0" w:color="auto"/>
                                    <w:right w:val="none" w:sz="0" w:space="0" w:color="auto"/>
                                  </w:divBdr>
                                  <w:divsChild>
                                    <w:div w:id="128341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1937101">
          <w:marLeft w:val="0"/>
          <w:marRight w:val="0"/>
          <w:marTop w:val="0"/>
          <w:marBottom w:val="0"/>
          <w:divBdr>
            <w:top w:val="none" w:sz="0" w:space="0" w:color="auto"/>
            <w:left w:val="none" w:sz="0" w:space="0" w:color="auto"/>
            <w:bottom w:val="none" w:sz="0" w:space="0" w:color="auto"/>
            <w:right w:val="none" w:sz="0" w:space="0" w:color="auto"/>
          </w:divBdr>
          <w:divsChild>
            <w:div w:id="1551767095">
              <w:marLeft w:val="0"/>
              <w:marRight w:val="0"/>
              <w:marTop w:val="0"/>
              <w:marBottom w:val="0"/>
              <w:divBdr>
                <w:top w:val="none" w:sz="0" w:space="0" w:color="auto"/>
                <w:left w:val="none" w:sz="0" w:space="0" w:color="auto"/>
                <w:bottom w:val="none" w:sz="0" w:space="0" w:color="auto"/>
                <w:right w:val="none" w:sz="0" w:space="0" w:color="auto"/>
              </w:divBdr>
              <w:divsChild>
                <w:div w:id="1671636537">
                  <w:marLeft w:val="0"/>
                  <w:marRight w:val="0"/>
                  <w:marTop w:val="0"/>
                  <w:marBottom w:val="0"/>
                  <w:divBdr>
                    <w:top w:val="none" w:sz="0" w:space="0" w:color="auto"/>
                    <w:left w:val="none" w:sz="0" w:space="0" w:color="auto"/>
                    <w:bottom w:val="none" w:sz="0" w:space="0" w:color="auto"/>
                    <w:right w:val="none" w:sz="0" w:space="0" w:color="auto"/>
                  </w:divBdr>
                  <w:divsChild>
                    <w:div w:id="87577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06299">
              <w:marLeft w:val="0"/>
              <w:marRight w:val="0"/>
              <w:marTop w:val="0"/>
              <w:marBottom w:val="0"/>
              <w:divBdr>
                <w:top w:val="none" w:sz="0" w:space="0" w:color="auto"/>
                <w:left w:val="none" w:sz="0" w:space="0" w:color="auto"/>
                <w:bottom w:val="none" w:sz="0" w:space="0" w:color="auto"/>
                <w:right w:val="none" w:sz="0" w:space="0" w:color="auto"/>
              </w:divBdr>
              <w:divsChild>
                <w:div w:id="754743547">
                  <w:marLeft w:val="0"/>
                  <w:marRight w:val="0"/>
                  <w:marTop w:val="0"/>
                  <w:marBottom w:val="0"/>
                  <w:divBdr>
                    <w:top w:val="none" w:sz="0" w:space="0" w:color="auto"/>
                    <w:left w:val="none" w:sz="0" w:space="0" w:color="auto"/>
                    <w:bottom w:val="none" w:sz="0" w:space="0" w:color="auto"/>
                    <w:right w:val="none" w:sz="0" w:space="0" w:color="auto"/>
                  </w:divBdr>
                  <w:divsChild>
                    <w:div w:id="1020623214">
                      <w:marLeft w:val="0"/>
                      <w:marRight w:val="0"/>
                      <w:marTop w:val="0"/>
                      <w:marBottom w:val="0"/>
                      <w:divBdr>
                        <w:top w:val="none" w:sz="0" w:space="0" w:color="auto"/>
                        <w:left w:val="none" w:sz="0" w:space="0" w:color="auto"/>
                        <w:bottom w:val="none" w:sz="0" w:space="0" w:color="auto"/>
                        <w:right w:val="none" w:sz="0" w:space="0" w:color="auto"/>
                      </w:divBdr>
                      <w:divsChild>
                        <w:div w:id="260113733">
                          <w:marLeft w:val="0"/>
                          <w:marRight w:val="0"/>
                          <w:marTop w:val="0"/>
                          <w:marBottom w:val="0"/>
                          <w:divBdr>
                            <w:top w:val="none" w:sz="0" w:space="0" w:color="auto"/>
                            <w:left w:val="none" w:sz="0" w:space="0" w:color="auto"/>
                            <w:bottom w:val="none" w:sz="0" w:space="0" w:color="auto"/>
                            <w:right w:val="none" w:sz="0" w:space="0" w:color="auto"/>
                          </w:divBdr>
                          <w:divsChild>
                            <w:div w:id="206527925">
                              <w:marLeft w:val="0"/>
                              <w:marRight w:val="0"/>
                              <w:marTop w:val="0"/>
                              <w:marBottom w:val="0"/>
                              <w:divBdr>
                                <w:top w:val="none" w:sz="0" w:space="0" w:color="auto"/>
                                <w:left w:val="none" w:sz="0" w:space="0" w:color="auto"/>
                                <w:bottom w:val="none" w:sz="0" w:space="0" w:color="auto"/>
                                <w:right w:val="none" w:sz="0" w:space="0" w:color="auto"/>
                              </w:divBdr>
                              <w:divsChild>
                                <w:div w:id="306205762">
                                  <w:marLeft w:val="0"/>
                                  <w:marRight w:val="0"/>
                                  <w:marTop w:val="0"/>
                                  <w:marBottom w:val="0"/>
                                  <w:divBdr>
                                    <w:top w:val="none" w:sz="0" w:space="0" w:color="auto"/>
                                    <w:left w:val="none" w:sz="0" w:space="0" w:color="auto"/>
                                    <w:bottom w:val="none" w:sz="0" w:space="0" w:color="auto"/>
                                    <w:right w:val="none" w:sz="0" w:space="0" w:color="auto"/>
                                  </w:divBdr>
                                  <w:divsChild>
                                    <w:div w:id="127752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127964">
                          <w:marLeft w:val="0"/>
                          <w:marRight w:val="0"/>
                          <w:marTop w:val="0"/>
                          <w:marBottom w:val="0"/>
                          <w:divBdr>
                            <w:top w:val="none" w:sz="0" w:space="0" w:color="auto"/>
                            <w:left w:val="none" w:sz="0" w:space="0" w:color="auto"/>
                            <w:bottom w:val="none" w:sz="0" w:space="0" w:color="auto"/>
                            <w:right w:val="none" w:sz="0" w:space="0" w:color="auto"/>
                          </w:divBdr>
                          <w:divsChild>
                            <w:div w:id="1923829218">
                              <w:marLeft w:val="0"/>
                              <w:marRight w:val="0"/>
                              <w:marTop w:val="0"/>
                              <w:marBottom w:val="0"/>
                              <w:divBdr>
                                <w:top w:val="none" w:sz="0" w:space="0" w:color="auto"/>
                                <w:left w:val="none" w:sz="0" w:space="0" w:color="auto"/>
                                <w:bottom w:val="none" w:sz="0" w:space="0" w:color="auto"/>
                                <w:right w:val="none" w:sz="0" w:space="0" w:color="auto"/>
                              </w:divBdr>
                              <w:divsChild>
                                <w:div w:id="124984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4180544">
      <w:bodyDiv w:val="1"/>
      <w:marLeft w:val="0"/>
      <w:marRight w:val="0"/>
      <w:marTop w:val="0"/>
      <w:marBottom w:val="0"/>
      <w:divBdr>
        <w:top w:val="none" w:sz="0" w:space="0" w:color="auto"/>
        <w:left w:val="none" w:sz="0" w:space="0" w:color="auto"/>
        <w:bottom w:val="none" w:sz="0" w:space="0" w:color="auto"/>
        <w:right w:val="none" w:sz="0" w:space="0" w:color="auto"/>
      </w:divBdr>
      <w:divsChild>
        <w:div w:id="1184322910">
          <w:marLeft w:val="0"/>
          <w:marRight w:val="0"/>
          <w:marTop w:val="0"/>
          <w:marBottom w:val="0"/>
          <w:divBdr>
            <w:top w:val="none" w:sz="0" w:space="0" w:color="auto"/>
            <w:left w:val="none" w:sz="0" w:space="0" w:color="auto"/>
            <w:bottom w:val="none" w:sz="0" w:space="0" w:color="auto"/>
            <w:right w:val="none" w:sz="0" w:space="0" w:color="auto"/>
          </w:divBdr>
          <w:divsChild>
            <w:div w:id="1447961587">
              <w:marLeft w:val="0"/>
              <w:marRight w:val="0"/>
              <w:marTop w:val="0"/>
              <w:marBottom w:val="0"/>
              <w:divBdr>
                <w:top w:val="none" w:sz="0" w:space="0" w:color="auto"/>
                <w:left w:val="none" w:sz="0" w:space="0" w:color="auto"/>
                <w:bottom w:val="none" w:sz="0" w:space="0" w:color="auto"/>
                <w:right w:val="none" w:sz="0" w:space="0" w:color="auto"/>
              </w:divBdr>
              <w:divsChild>
                <w:div w:id="1391415304">
                  <w:marLeft w:val="0"/>
                  <w:marRight w:val="0"/>
                  <w:marTop w:val="0"/>
                  <w:marBottom w:val="0"/>
                  <w:divBdr>
                    <w:top w:val="none" w:sz="0" w:space="0" w:color="auto"/>
                    <w:left w:val="none" w:sz="0" w:space="0" w:color="auto"/>
                    <w:bottom w:val="none" w:sz="0" w:space="0" w:color="auto"/>
                    <w:right w:val="none" w:sz="0" w:space="0" w:color="auto"/>
                  </w:divBdr>
                  <w:divsChild>
                    <w:div w:id="13711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352549">
              <w:marLeft w:val="0"/>
              <w:marRight w:val="0"/>
              <w:marTop w:val="0"/>
              <w:marBottom w:val="0"/>
              <w:divBdr>
                <w:top w:val="none" w:sz="0" w:space="0" w:color="auto"/>
                <w:left w:val="none" w:sz="0" w:space="0" w:color="auto"/>
                <w:bottom w:val="none" w:sz="0" w:space="0" w:color="auto"/>
                <w:right w:val="none" w:sz="0" w:space="0" w:color="auto"/>
              </w:divBdr>
              <w:divsChild>
                <w:div w:id="1225795306">
                  <w:marLeft w:val="0"/>
                  <w:marRight w:val="0"/>
                  <w:marTop w:val="0"/>
                  <w:marBottom w:val="0"/>
                  <w:divBdr>
                    <w:top w:val="none" w:sz="0" w:space="0" w:color="auto"/>
                    <w:left w:val="none" w:sz="0" w:space="0" w:color="auto"/>
                    <w:bottom w:val="none" w:sz="0" w:space="0" w:color="auto"/>
                    <w:right w:val="none" w:sz="0" w:space="0" w:color="auto"/>
                  </w:divBdr>
                  <w:divsChild>
                    <w:div w:id="1427657559">
                      <w:marLeft w:val="0"/>
                      <w:marRight w:val="0"/>
                      <w:marTop w:val="0"/>
                      <w:marBottom w:val="0"/>
                      <w:divBdr>
                        <w:top w:val="none" w:sz="0" w:space="0" w:color="auto"/>
                        <w:left w:val="none" w:sz="0" w:space="0" w:color="auto"/>
                        <w:bottom w:val="none" w:sz="0" w:space="0" w:color="auto"/>
                        <w:right w:val="none" w:sz="0" w:space="0" w:color="auto"/>
                      </w:divBdr>
                      <w:divsChild>
                        <w:div w:id="247353639">
                          <w:marLeft w:val="0"/>
                          <w:marRight w:val="0"/>
                          <w:marTop w:val="0"/>
                          <w:marBottom w:val="0"/>
                          <w:divBdr>
                            <w:top w:val="none" w:sz="0" w:space="0" w:color="auto"/>
                            <w:left w:val="none" w:sz="0" w:space="0" w:color="auto"/>
                            <w:bottom w:val="none" w:sz="0" w:space="0" w:color="auto"/>
                            <w:right w:val="none" w:sz="0" w:space="0" w:color="auto"/>
                          </w:divBdr>
                          <w:divsChild>
                            <w:div w:id="1615209702">
                              <w:marLeft w:val="0"/>
                              <w:marRight w:val="0"/>
                              <w:marTop w:val="0"/>
                              <w:marBottom w:val="0"/>
                              <w:divBdr>
                                <w:top w:val="none" w:sz="0" w:space="0" w:color="auto"/>
                                <w:left w:val="none" w:sz="0" w:space="0" w:color="auto"/>
                                <w:bottom w:val="none" w:sz="0" w:space="0" w:color="auto"/>
                                <w:right w:val="none" w:sz="0" w:space="0" w:color="auto"/>
                              </w:divBdr>
                              <w:divsChild>
                                <w:div w:id="416489250">
                                  <w:marLeft w:val="0"/>
                                  <w:marRight w:val="0"/>
                                  <w:marTop w:val="0"/>
                                  <w:marBottom w:val="0"/>
                                  <w:divBdr>
                                    <w:top w:val="none" w:sz="0" w:space="0" w:color="auto"/>
                                    <w:left w:val="none" w:sz="0" w:space="0" w:color="auto"/>
                                    <w:bottom w:val="none" w:sz="0" w:space="0" w:color="auto"/>
                                    <w:right w:val="none" w:sz="0" w:space="0" w:color="auto"/>
                                  </w:divBdr>
                                  <w:divsChild>
                                    <w:div w:id="184053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740873">
                          <w:marLeft w:val="0"/>
                          <w:marRight w:val="0"/>
                          <w:marTop w:val="0"/>
                          <w:marBottom w:val="0"/>
                          <w:divBdr>
                            <w:top w:val="none" w:sz="0" w:space="0" w:color="auto"/>
                            <w:left w:val="none" w:sz="0" w:space="0" w:color="auto"/>
                            <w:bottom w:val="none" w:sz="0" w:space="0" w:color="auto"/>
                            <w:right w:val="none" w:sz="0" w:space="0" w:color="auto"/>
                          </w:divBdr>
                          <w:divsChild>
                            <w:div w:id="1599873908">
                              <w:marLeft w:val="0"/>
                              <w:marRight w:val="0"/>
                              <w:marTop w:val="0"/>
                              <w:marBottom w:val="0"/>
                              <w:divBdr>
                                <w:top w:val="none" w:sz="0" w:space="0" w:color="auto"/>
                                <w:left w:val="none" w:sz="0" w:space="0" w:color="auto"/>
                                <w:bottom w:val="none" w:sz="0" w:space="0" w:color="auto"/>
                                <w:right w:val="none" w:sz="0" w:space="0" w:color="auto"/>
                              </w:divBdr>
                              <w:divsChild>
                                <w:div w:id="122502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031010">
          <w:marLeft w:val="0"/>
          <w:marRight w:val="0"/>
          <w:marTop w:val="0"/>
          <w:marBottom w:val="0"/>
          <w:divBdr>
            <w:top w:val="none" w:sz="0" w:space="0" w:color="auto"/>
            <w:left w:val="none" w:sz="0" w:space="0" w:color="auto"/>
            <w:bottom w:val="none" w:sz="0" w:space="0" w:color="auto"/>
            <w:right w:val="none" w:sz="0" w:space="0" w:color="auto"/>
          </w:divBdr>
          <w:divsChild>
            <w:div w:id="1401126439">
              <w:marLeft w:val="0"/>
              <w:marRight w:val="0"/>
              <w:marTop w:val="0"/>
              <w:marBottom w:val="0"/>
              <w:divBdr>
                <w:top w:val="none" w:sz="0" w:space="0" w:color="auto"/>
                <w:left w:val="none" w:sz="0" w:space="0" w:color="auto"/>
                <w:bottom w:val="none" w:sz="0" w:space="0" w:color="auto"/>
                <w:right w:val="none" w:sz="0" w:space="0" w:color="auto"/>
              </w:divBdr>
              <w:divsChild>
                <w:div w:id="1358627649">
                  <w:marLeft w:val="0"/>
                  <w:marRight w:val="0"/>
                  <w:marTop w:val="0"/>
                  <w:marBottom w:val="0"/>
                  <w:divBdr>
                    <w:top w:val="none" w:sz="0" w:space="0" w:color="auto"/>
                    <w:left w:val="none" w:sz="0" w:space="0" w:color="auto"/>
                    <w:bottom w:val="none" w:sz="0" w:space="0" w:color="auto"/>
                    <w:right w:val="none" w:sz="0" w:space="0" w:color="auto"/>
                  </w:divBdr>
                  <w:divsChild>
                    <w:div w:id="1738939453">
                      <w:marLeft w:val="0"/>
                      <w:marRight w:val="0"/>
                      <w:marTop w:val="0"/>
                      <w:marBottom w:val="0"/>
                      <w:divBdr>
                        <w:top w:val="none" w:sz="0" w:space="0" w:color="auto"/>
                        <w:left w:val="none" w:sz="0" w:space="0" w:color="auto"/>
                        <w:bottom w:val="none" w:sz="0" w:space="0" w:color="auto"/>
                        <w:right w:val="none" w:sz="0" w:space="0" w:color="auto"/>
                      </w:divBdr>
                      <w:divsChild>
                        <w:div w:id="2110925576">
                          <w:marLeft w:val="0"/>
                          <w:marRight w:val="0"/>
                          <w:marTop w:val="0"/>
                          <w:marBottom w:val="0"/>
                          <w:divBdr>
                            <w:top w:val="none" w:sz="0" w:space="0" w:color="auto"/>
                            <w:left w:val="none" w:sz="0" w:space="0" w:color="auto"/>
                            <w:bottom w:val="none" w:sz="0" w:space="0" w:color="auto"/>
                            <w:right w:val="none" w:sz="0" w:space="0" w:color="auto"/>
                          </w:divBdr>
                          <w:divsChild>
                            <w:div w:id="1713456556">
                              <w:marLeft w:val="0"/>
                              <w:marRight w:val="0"/>
                              <w:marTop w:val="0"/>
                              <w:marBottom w:val="0"/>
                              <w:divBdr>
                                <w:top w:val="none" w:sz="0" w:space="0" w:color="auto"/>
                                <w:left w:val="none" w:sz="0" w:space="0" w:color="auto"/>
                                <w:bottom w:val="none" w:sz="0" w:space="0" w:color="auto"/>
                                <w:right w:val="none" w:sz="0" w:space="0" w:color="auto"/>
                              </w:divBdr>
                              <w:divsChild>
                                <w:div w:id="382094634">
                                  <w:marLeft w:val="0"/>
                                  <w:marRight w:val="0"/>
                                  <w:marTop w:val="0"/>
                                  <w:marBottom w:val="0"/>
                                  <w:divBdr>
                                    <w:top w:val="none" w:sz="0" w:space="0" w:color="auto"/>
                                    <w:left w:val="none" w:sz="0" w:space="0" w:color="auto"/>
                                    <w:bottom w:val="none" w:sz="0" w:space="0" w:color="auto"/>
                                    <w:right w:val="none" w:sz="0" w:space="0" w:color="auto"/>
                                  </w:divBdr>
                                  <w:divsChild>
                                    <w:div w:id="3447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761945">
                      <w:marLeft w:val="0"/>
                      <w:marRight w:val="0"/>
                      <w:marTop w:val="0"/>
                      <w:marBottom w:val="0"/>
                      <w:divBdr>
                        <w:top w:val="none" w:sz="0" w:space="0" w:color="auto"/>
                        <w:left w:val="none" w:sz="0" w:space="0" w:color="auto"/>
                        <w:bottom w:val="none" w:sz="0" w:space="0" w:color="auto"/>
                        <w:right w:val="none" w:sz="0" w:space="0" w:color="auto"/>
                      </w:divBdr>
                      <w:divsChild>
                        <w:div w:id="1341195864">
                          <w:marLeft w:val="0"/>
                          <w:marRight w:val="0"/>
                          <w:marTop w:val="0"/>
                          <w:marBottom w:val="0"/>
                          <w:divBdr>
                            <w:top w:val="none" w:sz="0" w:space="0" w:color="auto"/>
                            <w:left w:val="none" w:sz="0" w:space="0" w:color="auto"/>
                            <w:bottom w:val="none" w:sz="0" w:space="0" w:color="auto"/>
                            <w:right w:val="none" w:sz="0" w:space="0" w:color="auto"/>
                          </w:divBdr>
                          <w:divsChild>
                            <w:div w:id="20414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3960988">
      <w:bodyDiv w:val="1"/>
      <w:marLeft w:val="0"/>
      <w:marRight w:val="0"/>
      <w:marTop w:val="0"/>
      <w:marBottom w:val="0"/>
      <w:divBdr>
        <w:top w:val="none" w:sz="0" w:space="0" w:color="auto"/>
        <w:left w:val="none" w:sz="0" w:space="0" w:color="auto"/>
        <w:bottom w:val="none" w:sz="0" w:space="0" w:color="auto"/>
        <w:right w:val="none" w:sz="0" w:space="0" w:color="auto"/>
      </w:divBdr>
    </w:div>
    <w:div w:id="1147085352">
      <w:bodyDiv w:val="1"/>
      <w:marLeft w:val="0"/>
      <w:marRight w:val="0"/>
      <w:marTop w:val="0"/>
      <w:marBottom w:val="0"/>
      <w:divBdr>
        <w:top w:val="none" w:sz="0" w:space="0" w:color="auto"/>
        <w:left w:val="none" w:sz="0" w:space="0" w:color="auto"/>
        <w:bottom w:val="none" w:sz="0" w:space="0" w:color="auto"/>
        <w:right w:val="none" w:sz="0" w:space="0" w:color="auto"/>
      </w:divBdr>
    </w:div>
    <w:div w:id="1198664888">
      <w:bodyDiv w:val="1"/>
      <w:marLeft w:val="0"/>
      <w:marRight w:val="0"/>
      <w:marTop w:val="0"/>
      <w:marBottom w:val="0"/>
      <w:divBdr>
        <w:top w:val="none" w:sz="0" w:space="0" w:color="auto"/>
        <w:left w:val="none" w:sz="0" w:space="0" w:color="auto"/>
        <w:bottom w:val="none" w:sz="0" w:space="0" w:color="auto"/>
        <w:right w:val="none" w:sz="0" w:space="0" w:color="auto"/>
      </w:divBdr>
    </w:div>
    <w:div w:id="1207790627">
      <w:bodyDiv w:val="1"/>
      <w:marLeft w:val="0"/>
      <w:marRight w:val="0"/>
      <w:marTop w:val="0"/>
      <w:marBottom w:val="0"/>
      <w:divBdr>
        <w:top w:val="none" w:sz="0" w:space="0" w:color="auto"/>
        <w:left w:val="none" w:sz="0" w:space="0" w:color="auto"/>
        <w:bottom w:val="none" w:sz="0" w:space="0" w:color="auto"/>
        <w:right w:val="none" w:sz="0" w:space="0" w:color="auto"/>
      </w:divBdr>
      <w:divsChild>
        <w:div w:id="140386622">
          <w:marLeft w:val="0"/>
          <w:marRight w:val="0"/>
          <w:marTop w:val="0"/>
          <w:marBottom w:val="0"/>
          <w:divBdr>
            <w:top w:val="none" w:sz="0" w:space="0" w:color="auto"/>
            <w:left w:val="none" w:sz="0" w:space="0" w:color="auto"/>
            <w:bottom w:val="none" w:sz="0" w:space="0" w:color="auto"/>
            <w:right w:val="none" w:sz="0" w:space="0" w:color="auto"/>
          </w:divBdr>
          <w:divsChild>
            <w:div w:id="1044325996">
              <w:marLeft w:val="0"/>
              <w:marRight w:val="0"/>
              <w:marTop w:val="0"/>
              <w:marBottom w:val="0"/>
              <w:divBdr>
                <w:top w:val="none" w:sz="0" w:space="0" w:color="auto"/>
                <w:left w:val="none" w:sz="0" w:space="0" w:color="auto"/>
                <w:bottom w:val="none" w:sz="0" w:space="0" w:color="auto"/>
                <w:right w:val="none" w:sz="0" w:space="0" w:color="auto"/>
              </w:divBdr>
              <w:divsChild>
                <w:div w:id="1138915024">
                  <w:marLeft w:val="0"/>
                  <w:marRight w:val="0"/>
                  <w:marTop w:val="0"/>
                  <w:marBottom w:val="0"/>
                  <w:divBdr>
                    <w:top w:val="none" w:sz="0" w:space="0" w:color="auto"/>
                    <w:left w:val="none" w:sz="0" w:space="0" w:color="auto"/>
                    <w:bottom w:val="none" w:sz="0" w:space="0" w:color="auto"/>
                    <w:right w:val="none" w:sz="0" w:space="0" w:color="auto"/>
                  </w:divBdr>
                  <w:divsChild>
                    <w:div w:id="1126005254">
                      <w:marLeft w:val="0"/>
                      <w:marRight w:val="0"/>
                      <w:marTop w:val="0"/>
                      <w:marBottom w:val="0"/>
                      <w:divBdr>
                        <w:top w:val="none" w:sz="0" w:space="0" w:color="auto"/>
                        <w:left w:val="none" w:sz="0" w:space="0" w:color="auto"/>
                        <w:bottom w:val="none" w:sz="0" w:space="0" w:color="auto"/>
                        <w:right w:val="none" w:sz="0" w:space="0" w:color="auto"/>
                      </w:divBdr>
                      <w:divsChild>
                        <w:div w:id="315646497">
                          <w:marLeft w:val="0"/>
                          <w:marRight w:val="0"/>
                          <w:marTop w:val="0"/>
                          <w:marBottom w:val="0"/>
                          <w:divBdr>
                            <w:top w:val="none" w:sz="0" w:space="0" w:color="auto"/>
                            <w:left w:val="none" w:sz="0" w:space="0" w:color="auto"/>
                            <w:bottom w:val="none" w:sz="0" w:space="0" w:color="auto"/>
                            <w:right w:val="none" w:sz="0" w:space="0" w:color="auto"/>
                          </w:divBdr>
                          <w:divsChild>
                            <w:div w:id="11838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19748">
                      <w:marLeft w:val="0"/>
                      <w:marRight w:val="0"/>
                      <w:marTop w:val="0"/>
                      <w:marBottom w:val="0"/>
                      <w:divBdr>
                        <w:top w:val="none" w:sz="0" w:space="0" w:color="auto"/>
                        <w:left w:val="none" w:sz="0" w:space="0" w:color="auto"/>
                        <w:bottom w:val="none" w:sz="0" w:space="0" w:color="auto"/>
                        <w:right w:val="none" w:sz="0" w:space="0" w:color="auto"/>
                      </w:divBdr>
                      <w:divsChild>
                        <w:div w:id="1972898218">
                          <w:marLeft w:val="0"/>
                          <w:marRight w:val="0"/>
                          <w:marTop w:val="0"/>
                          <w:marBottom w:val="0"/>
                          <w:divBdr>
                            <w:top w:val="none" w:sz="0" w:space="0" w:color="auto"/>
                            <w:left w:val="none" w:sz="0" w:space="0" w:color="auto"/>
                            <w:bottom w:val="none" w:sz="0" w:space="0" w:color="auto"/>
                            <w:right w:val="none" w:sz="0" w:space="0" w:color="auto"/>
                          </w:divBdr>
                          <w:divsChild>
                            <w:div w:id="1769496252">
                              <w:marLeft w:val="0"/>
                              <w:marRight w:val="0"/>
                              <w:marTop w:val="0"/>
                              <w:marBottom w:val="0"/>
                              <w:divBdr>
                                <w:top w:val="none" w:sz="0" w:space="0" w:color="auto"/>
                                <w:left w:val="none" w:sz="0" w:space="0" w:color="auto"/>
                                <w:bottom w:val="none" w:sz="0" w:space="0" w:color="auto"/>
                                <w:right w:val="none" w:sz="0" w:space="0" w:color="auto"/>
                              </w:divBdr>
                              <w:divsChild>
                                <w:div w:id="1565414455">
                                  <w:marLeft w:val="0"/>
                                  <w:marRight w:val="0"/>
                                  <w:marTop w:val="0"/>
                                  <w:marBottom w:val="0"/>
                                  <w:divBdr>
                                    <w:top w:val="none" w:sz="0" w:space="0" w:color="auto"/>
                                    <w:left w:val="none" w:sz="0" w:space="0" w:color="auto"/>
                                    <w:bottom w:val="none" w:sz="0" w:space="0" w:color="auto"/>
                                    <w:right w:val="none" w:sz="0" w:space="0" w:color="auto"/>
                                  </w:divBdr>
                                  <w:divsChild>
                                    <w:div w:id="17987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181323">
          <w:marLeft w:val="0"/>
          <w:marRight w:val="0"/>
          <w:marTop w:val="0"/>
          <w:marBottom w:val="0"/>
          <w:divBdr>
            <w:top w:val="none" w:sz="0" w:space="0" w:color="auto"/>
            <w:left w:val="none" w:sz="0" w:space="0" w:color="auto"/>
            <w:bottom w:val="none" w:sz="0" w:space="0" w:color="auto"/>
            <w:right w:val="none" w:sz="0" w:space="0" w:color="auto"/>
          </w:divBdr>
          <w:divsChild>
            <w:div w:id="1678456351">
              <w:marLeft w:val="0"/>
              <w:marRight w:val="0"/>
              <w:marTop w:val="0"/>
              <w:marBottom w:val="0"/>
              <w:divBdr>
                <w:top w:val="none" w:sz="0" w:space="0" w:color="auto"/>
                <w:left w:val="none" w:sz="0" w:space="0" w:color="auto"/>
                <w:bottom w:val="none" w:sz="0" w:space="0" w:color="auto"/>
                <w:right w:val="none" w:sz="0" w:space="0" w:color="auto"/>
              </w:divBdr>
              <w:divsChild>
                <w:div w:id="599222429">
                  <w:marLeft w:val="0"/>
                  <w:marRight w:val="0"/>
                  <w:marTop w:val="0"/>
                  <w:marBottom w:val="0"/>
                  <w:divBdr>
                    <w:top w:val="none" w:sz="0" w:space="0" w:color="auto"/>
                    <w:left w:val="none" w:sz="0" w:space="0" w:color="auto"/>
                    <w:bottom w:val="none" w:sz="0" w:space="0" w:color="auto"/>
                    <w:right w:val="none" w:sz="0" w:space="0" w:color="auto"/>
                  </w:divBdr>
                  <w:divsChild>
                    <w:div w:id="1837720694">
                      <w:marLeft w:val="0"/>
                      <w:marRight w:val="0"/>
                      <w:marTop w:val="0"/>
                      <w:marBottom w:val="0"/>
                      <w:divBdr>
                        <w:top w:val="none" w:sz="0" w:space="0" w:color="auto"/>
                        <w:left w:val="none" w:sz="0" w:space="0" w:color="auto"/>
                        <w:bottom w:val="none" w:sz="0" w:space="0" w:color="auto"/>
                        <w:right w:val="none" w:sz="0" w:space="0" w:color="auto"/>
                      </w:divBdr>
                      <w:divsChild>
                        <w:div w:id="205995109">
                          <w:marLeft w:val="0"/>
                          <w:marRight w:val="0"/>
                          <w:marTop w:val="0"/>
                          <w:marBottom w:val="0"/>
                          <w:divBdr>
                            <w:top w:val="none" w:sz="0" w:space="0" w:color="auto"/>
                            <w:left w:val="none" w:sz="0" w:space="0" w:color="auto"/>
                            <w:bottom w:val="none" w:sz="0" w:space="0" w:color="auto"/>
                            <w:right w:val="none" w:sz="0" w:space="0" w:color="auto"/>
                          </w:divBdr>
                          <w:divsChild>
                            <w:div w:id="1124035315">
                              <w:marLeft w:val="0"/>
                              <w:marRight w:val="0"/>
                              <w:marTop w:val="0"/>
                              <w:marBottom w:val="0"/>
                              <w:divBdr>
                                <w:top w:val="none" w:sz="0" w:space="0" w:color="auto"/>
                                <w:left w:val="none" w:sz="0" w:space="0" w:color="auto"/>
                                <w:bottom w:val="none" w:sz="0" w:space="0" w:color="auto"/>
                                <w:right w:val="none" w:sz="0" w:space="0" w:color="auto"/>
                              </w:divBdr>
                              <w:divsChild>
                                <w:div w:id="131552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97251">
                          <w:marLeft w:val="0"/>
                          <w:marRight w:val="0"/>
                          <w:marTop w:val="0"/>
                          <w:marBottom w:val="0"/>
                          <w:divBdr>
                            <w:top w:val="none" w:sz="0" w:space="0" w:color="auto"/>
                            <w:left w:val="none" w:sz="0" w:space="0" w:color="auto"/>
                            <w:bottom w:val="none" w:sz="0" w:space="0" w:color="auto"/>
                            <w:right w:val="none" w:sz="0" w:space="0" w:color="auto"/>
                          </w:divBdr>
                          <w:divsChild>
                            <w:div w:id="955790939">
                              <w:marLeft w:val="0"/>
                              <w:marRight w:val="0"/>
                              <w:marTop w:val="0"/>
                              <w:marBottom w:val="0"/>
                              <w:divBdr>
                                <w:top w:val="none" w:sz="0" w:space="0" w:color="auto"/>
                                <w:left w:val="none" w:sz="0" w:space="0" w:color="auto"/>
                                <w:bottom w:val="none" w:sz="0" w:space="0" w:color="auto"/>
                                <w:right w:val="none" w:sz="0" w:space="0" w:color="auto"/>
                              </w:divBdr>
                              <w:divsChild>
                                <w:div w:id="1032802658">
                                  <w:marLeft w:val="0"/>
                                  <w:marRight w:val="0"/>
                                  <w:marTop w:val="0"/>
                                  <w:marBottom w:val="0"/>
                                  <w:divBdr>
                                    <w:top w:val="none" w:sz="0" w:space="0" w:color="auto"/>
                                    <w:left w:val="none" w:sz="0" w:space="0" w:color="auto"/>
                                    <w:bottom w:val="none" w:sz="0" w:space="0" w:color="auto"/>
                                    <w:right w:val="none" w:sz="0" w:space="0" w:color="auto"/>
                                  </w:divBdr>
                                  <w:divsChild>
                                    <w:div w:id="17480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2264219">
              <w:marLeft w:val="0"/>
              <w:marRight w:val="0"/>
              <w:marTop w:val="0"/>
              <w:marBottom w:val="0"/>
              <w:divBdr>
                <w:top w:val="none" w:sz="0" w:space="0" w:color="auto"/>
                <w:left w:val="none" w:sz="0" w:space="0" w:color="auto"/>
                <w:bottom w:val="none" w:sz="0" w:space="0" w:color="auto"/>
                <w:right w:val="none" w:sz="0" w:space="0" w:color="auto"/>
              </w:divBdr>
              <w:divsChild>
                <w:div w:id="2026207483">
                  <w:marLeft w:val="0"/>
                  <w:marRight w:val="0"/>
                  <w:marTop w:val="0"/>
                  <w:marBottom w:val="0"/>
                  <w:divBdr>
                    <w:top w:val="none" w:sz="0" w:space="0" w:color="auto"/>
                    <w:left w:val="none" w:sz="0" w:space="0" w:color="auto"/>
                    <w:bottom w:val="none" w:sz="0" w:space="0" w:color="auto"/>
                    <w:right w:val="none" w:sz="0" w:space="0" w:color="auto"/>
                  </w:divBdr>
                  <w:divsChild>
                    <w:div w:id="125378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817792">
      <w:bodyDiv w:val="1"/>
      <w:marLeft w:val="0"/>
      <w:marRight w:val="0"/>
      <w:marTop w:val="0"/>
      <w:marBottom w:val="0"/>
      <w:divBdr>
        <w:top w:val="none" w:sz="0" w:space="0" w:color="auto"/>
        <w:left w:val="none" w:sz="0" w:space="0" w:color="auto"/>
        <w:bottom w:val="none" w:sz="0" w:space="0" w:color="auto"/>
        <w:right w:val="none" w:sz="0" w:space="0" w:color="auto"/>
      </w:divBdr>
    </w:div>
    <w:div w:id="1277369685">
      <w:bodyDiv w:val="1"/>
      <w:marLeft w:val="0"/>
      <w:marRight w:val="0"/>
      <w:marTop w:val="0"/>
      <w:marBottom w:val="0"/>
      <w:divBdr>
        <w:top w:val="none" w:sz="0" w:space="0" w:color="auto"/>
        <w:left w:val="none" w:sz="0" w:space="0" w:color="auto"/>
        <w:bottom w:val="none" w:sz="0" w:space="0" w:color="auto"/>
        <w:right w:val="none" w:sz="0" w:space="0" w:color="auto"/>
      </w:divBdr>
      <w:divsChild>
        <w:div w:id="754669201">
          <w:marLeft w:val="0"/>
          <w:marRight w:val="0"/>
          <w:marTop w:val="0"/>
          <w:marBottom w:val="0"/>
          <w:divBdr>
            <w:top w:val="none" w:sz="0" w:space="0" w:color="auto"/>
            <w:left w:val="none" w:sz="0" w:space="0" w:color="auto"/>
            <w:bottom w:val="none" w:sz="0" w:space="0" w:color="auto"/>
            <w:right w:val="none" w:sz="0" w:space="0" w:color="auto"/>
          </w:divBdr>
          <w:divsChild>
            <w:div w:id="869537627">
              <w:marLeft w:val="0"/>
              <w:marRight w:val="0"/>
              <w:marTop w:val="0"/>
              <w:marBottom w:val="0"/>
              <w:divBdr>
                <w:top w:val="none" w:sz="0" w:space="0" w:color="auto"/>
                <w:left w:val="none" w:sz="0" w:space="0" w:color="auto"/>
                <w:bottom w:val="none" w:sz="0" w:space="0" w:color="auto"/>
                <w:right w:val="none" w:sz="0" w:space="0" w:color="auto"/>
              </w:divBdr>
              <w:divsChild>
                <w:div w:id="1313025128">
                  <w:marLeft w:val="0"/>
                  <w:marRight w:val="0"/>
                  <w:marTop w:val="0"/>
                  <w:marBottom w:val="0"/>
                  <w:divBdr>
                    <w:top w:val="none" w:sz="0" w:space="0" w:color="auto"/>
                    <w:left w:val="none" w:sz="0" w:space="0" w:color="auto"/>
                    <w:bottom w:val="none" w:sz="0" w:space="0" w:color="auto"/>
                    <w:right w:val="none" w:sz="0" w:space="0" w:color="auto"/>
                  </w:divBdr>
                  <w:divsChild>
                    <w:div w:id="1165049065">
                      <w:marLeft w:val="0"/>
                      <w:marRight w:val="0"/>
                      <w:marTop w:val="0"/>
                      <w:marBottom w:val="0"/>
                      <w:divBdr>
                        <w:top w:val="none" w:sz="0" w:space="0" w:color="auto"/>
                        <w:left w:val="none" w:sz="0" w:space="0" w:color="auto"/>
                        <w:bottom w:val="none" w:sz="0" w:space="0" w:color="auto"/>
                        <w:right w:val="none" w:sz="0" w:space="0" w:color="auto"/>
                      </w:divBdr>
                      <w:divsChild>
                        <w:div w:id="70129394">
                          <w:marLeft w:val="0"/>
                          <w:marRight w:val="0"/>
                          <w:marTop w:val="0"/>
                          <w:marBottom w:val="0"/>
                          <w:divBdr>
                            <w:top w:val="none" w:sz="0" w:space="0" w:color="auto"/>
                            <w:left w:val="none" w:sz="0" w:space="0" w:color="auto"/>
                            <w:bottom w:val="none" w:sz="0" w:space="0" w:color="auto"/>
                            <w:right w:val="none" w:sz="0" w:space="0" w:color="auto"/>
                          </w:divBdr>
                          <w:divsChild>
                            <w:div w:id="133721266">
                              <w:marLeft w:val="0"/>
                              <w:marRight w:val="0"/>
                              <w:marTop w:val="0"/>
                              <w:marBottom w:val="0"/>
                              <w:divBdr>
                                <w:top w:val="none" w:sz="0" w:space="0" w:color="auto"/>
                                <w:left w:val="none" w:sz="0" w:space="0" w:color="auto"/>
                                <w:bottom w:val="none" w:sz="0" w:space="0" w:color="auto"/>
                                <w:right w:val="none" w:sz="0" w:space="0" w:color="auto"/>
                              </w:divBdr>
                              <w:divsChild>
                                <w:div w:id="2111200970">
                                  <w:marLeft w:val="0"/>
                                  <w:marRight w:val="0"/>
                                  <w:marTop w:val="0"/>
                                  <w:marBottom w:val="0"/>
                                  <w:divBdr>
                                    <w:top w:val="none" w:sz="0" w:space="0" w:color="auto"/>
                                    <w:left w:val="none" w:sz="0" w:space="0" w:color="auto"/>
                                    <w:bottom w:val="none" w:sz="0" w:space="0" w:color="auto"/>
                                    <w:right w:val="none" w:sz="0" w:space="0" w:color="auto"/>
                                  </w:divBdr>
                                  <w:divsChild>
                                    <w:div w:id="25297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870060">
                          <w:marLeft w:val="0"/>
                          <w:marRight w:val="0"/>
                          <w:marTop w:val="0"/>
                          <w:marBottom w:val="0"/>
                          <w:divBdr>
                            <w:top w:val="none" w:sz="0" w:space="0" w:color="auto"/>
                            <w:left w:val="none" w:sz="0" w:space="0" w:color="auto"/>
                            <w:bottom w:val="none" w:sz="0" w:space="0" w:color="auto"/>
                            <w:right w:val="none" w:sz="0" w:space="0" w:color="auto"/>
                          </w:divBdr>
                          <w:divsChild>
                            <w:div w:id="1494756816">
                              <w:marLeft w:val="0"/>
                              <w:marRight w:val="0"/>
                              <w:marTop w:val="0"/>
                              <w:marBottom w:val="0"/>
                              <w:divBdr>
                                <w:top w:val="none" w:sz="0" w:space="0" w:color="auto"/>
                                <w:left w:val="none" w:sz="0" w:space="0" w:color="auto"/>
                                <w:bottom w:val="none" w:sz="0" w:space="0" w:color="auto"/>
                                <w:right w:val="none" w:sz="0" w:space="0" w:color="auto"/>
                              </w:divBdr>
                              <w:divsChild>
                                <w:div w:id="69018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166824">
              <w:marLeft w:val="0"/>
              <w:marRight w:val="0"/>
              <w:marTop w:val="0"/>
              <w:marBottom w:val="0"/>
              <w:divBdr>
                <w:top w:val="none" w:sz="0" w:space="0" w:color="auto"/>
                <w:left w:val="none" w:sz="0" w:space="0" w:color="auto"/>
                <w:bottom w:val="none" w:sz="0" w:space="0" w:color="auto"/>
                <w:right w:val="none" w:sz="0" w:space="0" w:color="auto"/>
              </w:divBdr>
              <w:divsChild>
                <w:div w:id="774598979">
                  <w:marLeft w:val="0"/>
                  <w:marRight w:val="0"/>
                  <w:marTop w:val="0"/>
                  <w:marBottom w:val="0"/>
                  <w:divBdr>
                    <w:top w:val="none" w:sz="0" w:space="0" w:color="auto"/>
                    <w:left w:val="none" w:sz="0" w:space="0" w:color="auto"/>
                    <w:bottom w:val="none" w:sz="0" w:space="0" w:color="auto"/>
                    <w:right w:val="none" w:sz="0" w:space="0" w:color="auto"/>
                  </w:divBdr>
                  <w:divsChild>
                    <w:div w:id="13664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250835">
          <w:marLeft w:val="0"/>
          <w:marRight w:val="0"/>
          <w:marTop w:val="0"/>
          <w:marBottom w:val="0"/>
          <w:divBdr>
            <w:top w:val="none" w:sz="0" w:space="0" w:color="auto"/>
            <w:left w:val="none" w:sz="0" w:space="0" w:color="auto"/>
            <w:bottom w:val="none" w:sz="0" w:space="0" w:color="auto"/>
            <w:right w:val="none" w:sz="0" w:space="0" w:color="auto"/>
          </w:divBdr>
          <w:divsChild>
            <w:div w:id="649020806">
              <w:marLeft w:val="0"/>
              <w:marRight w:val="0"/>
              <w:marTop w:val="0"/>
              <w:marBottom w:val="0"/>
              <w:divBdr>
                <w:top w:val="none" w:sz="0" w:space="0" w:color="auto"/>
                <w:left w:val="none" w:sz="0" w:space="0" w:color="auto"/>
                <w:bottom w:val="none" w:sz="0" w:space="0" w:color="auto"/>
                <w:right w:val="none" w:sz="0" w:space="0" w:color="auto"/>
              </w:divBdr>
              <w:divsChild>
                <w:div w:id="780805620">
                  <w:marLeft w:val="0"/>
                  <w:marRight w:val="0"/>
                  <w:marTop w:val="0"/>
                  <w:marBottom w:val="0"/>
                  <w:divBdr>
                    <w:top w:val="none" w:sz="0" w:space="0" w:color="auto"/>
                    <w:left w:val="none" w:sz="0" w:space="0" w:color="auto"/>
                    <w:bottom w:val="none" w:sz="0" w:space="0" w:color="auto"/>
                    <w:right w:val="none" w:sz="0" w:space="0" w:color="auto"/>
                  </w:divBdr>
                  <w:divsChild>
                    <w:div w:id="1753696746">
                      <w:marLeft w:val="0"/>
                      <w:marRight w:val="0"/>
                      <w:marTop w:val="0"/>
                      <w:marBottom w:val="0"/>
                      <w:divBdr>
                        <w:top w:val="none" w:sz="0" w:space="0" w:color="auto"/>
                        <w:left w:val="none" w:sz="0" w:space="0" w:color="auto"/>
                        <w:bottom w:val="none" w:sz="0" w:space="0" w:color="auto"/>
                        <w:right w:val="none" w:sz="0" w:space="0" w:color="auto"/>
                      </w:divBdr>
                      <w:divsChild>
                        <w:div w:id="26760924">
                          <w:marLeft w:val="0"/>
                          <w:marRight w:val="0"/>
                          <w:marTop w:val="0"/>
                          <w:marBottom w:val="0"/>
                          <w:divBdr>
                            <w:top w:val="none" w:sz="0" w:space="0" w:color="auto"/>
                            <w:left w:val="none" w:sz="0" w:space="0" w:color="auto"/>
                            <w:bottom w:val="none" w:sz="0" w:space="0" w:color="auto"/>
                            <w:right w:val="none" w:sz="0" w:space="0" w:color="auto"/>
                          </w:divBdr>
                          <w:divsChild>
                            <w:div w:id="1950551208">
                              <w:marLeft w:val="0"/>
                              <w:marRight w:val="0"/>
                              <w:marTop w:val="0"/>
                              <w:marBottom w:val="0"/>
                              <w:divBdr>
                                <w:top w:val="none" w:sz="0" w:space="0" w:color="auto"/>
                                <w:left w:val="none" w:sz="0" w:space="0" w:color="auto"/>
                                <w:bottom w:val="none" w:sz="0" w:space="0" w:color="auto"/>
                                <w:right w:val="none" w:sz="0" w:space="0" w:color="auto"/>
                              </w:divBdr>
                              <w:divsChild>
                                <w:div w:id="1419641359">
                                  <w:marLeft w:val="0"/>
                                  <w:marRight w:val="0"/>
                                  <w:marTop w:val="0"/>
                                  <w:marBottom w:val="0"/>
                                  <w:divBdr>
                                    <w:top w:val="none" w:sz="0" w:space="0" w:color="auto"/>
                                    <w:left w:val="none" w:sz="0" w:space="0" w:color="auto"/>
                                    <w:bottom w:val="none" w:sz="0" w:space="0" w:color="auto"/>
                                    <w:right w:val="none" w:sz="0" w:space="0" w:color="auto"/>
                                  </w:divBdr>
                                  <w:divsChild>
                                    <w:div w:id="137458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098050">
                      <w:marLeft w:val="0"/>
                      <w:marRight w:val="0"/>
                      <w:marTop w:val="0"/>
                      <w:marBottom w:val="0"/>
                      <w:divBdr>
                        <w:top w:val="none" w:sz="0" w:space="0" w:color="auto"/>
                        <w:left w:val="none" w:sz="0" w:space="0" w:color="auto"/>
                        <w:bottom w:val="none" w:sz="0" w:space="0" w:color="auto"/>
                        <w:right w:val="none" w:sz="0" w:space="0" w:color="auto"/>
                      </w:divBdr>
                      <w:divsChild>
                        <w:div w:id="573248867">
                          <w:marLeft w:val="0"/>
                          <w:marRight w:val="0"/>
                          <w:marTop w:val="0"/>
                          <w:marBottom w:val="0"/>
                          <w:divBdr>
                            <w:top w:val="none" w:sz="0" w:space="0" w:color="auto"/>
                            <w:left w:val="none" w:sz="0" w:space="0" w:color="auto"/>
                            <w:bottom w:val="none" w:sz="0" w:space="0" w:color="auto"/>
                            <w:right w:val="none" w:sz="0" w:space="0" w:color="auto"/>
                          </w:divBdr>
                          <w:divsChild>
                            <w:div w:id="5020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0862955">
      <w:bodyDiv w:val="1"/>
      <w:marLeft w:val="0"/>
      <w:marRight w:val="0"/>
      <w:marTop w:val="0"/>
      <w:marBottom w:val="0"/>
      <w:divBdr>
        <w:top w:val="none" w:sz="0" w:space="0" w:color="auto"/>
        <w:left w:val="none" w:sz="0" w:space="0" w:color="auto"/>
        <w:bottom w:val="none" w:sz="0" w:space="0" w:color="auto"/>
        <w:right w:val="none" w:sz="0" w:space="0" w:color="auto"/>
      </w:divBdr>
    </w:div>
    <w:div w:id="1292326173">
      <w:bodyDiv w:val="1"/>
      <w:marLeft w:val="0"/>
      <w:marRight w:val="0"/>
      <w:marTop w:val="0"/>
      <w:marBottom w:val="0"/>
      <w:divBdr>
        <w:top w:val="none" w:sz="0" w:space="0" w:color="auto"/>
        <w:left w:val="none" w:sz="0" w:space="0" w:color="auto"/>
        <w:bottom w:val="none" w:sz="0" w:space="0" w:color="auto"/>
        <w:right w:val="none" w:sz="0" w:space="0" w:color="auto"/>
      </w:divBdr>
    </w:div>
    <w:div w:id="1332441976">
      <w:bodyDiv w:val="1"/>
      <w:marLeft w:val="0"/>
      <w:marRight w:val="0"/>
      <w:marTop w:val="0"/>
      <w:marBottom w:val="0"/>
      <w:divBdr>
        <w:top w:val="none" w:sz="0" w:space="0" w:color="auto"/>
        <w:left w:val="none" w:sz="0" w:space="0" w:color="auto"/>
        <w:bottom w:val="none" w:sz="0" w:space="0" w:color="auto"/>
        <w:right w:val="none" w:sz="0" w:space="0" w:color="auto"/>
      </w:divBdr>
    </w:div>
    <w:div w:id="1349136978">
      <w:bodyDiv w:val="1"/>
      <w:marLeft w:val="0"/>
      <w:marRight w:val="0"/>
      <w:marTop w:val="0"/>
      <w:marBottom w:val="0"/>
      <w:divBdr>
        <w:top w:val="none" w:sz="0" w:space="0" w:color="auto"/>
        <w:left w:val="none" w:sz="0" w:space="0" w:color="auto"/>
        <w:bottom w:val="none" w:sz="0" w:space="0" w:color="auto"/>
        <w:right w:val="none" w:sz="0" w:space="0" w:color="auto"/>
      </w:divBdr>
    </w:div>
    <w:div w:id="1356077034">
      <w:bodyDiv w:val="1"/>
      <w:marLeft w:val="0"/>
      <w:marRight w:val="0"/>
      <w:marTop w:val="0"/>
      <w:marBottom w:val="0"/>
      <w:divBdr>
        <w:top w:val="none" w:sz="0" w:space="0" w:color="auto"/>
        <w:left w:val="none" w:sz="0" w:space="0" w:color="auto"/>
        <w:bottom w:val="none" w:sz="0" w:space="0" w:color="auto"/>
        <w:right w:val="none" w:sz="0" w:space="0" w:color="auto"/>
      </w:divBdr>
    </w:div>
    <w:div w:id="1361978023">
      <w:bodyDiv w:val="1"/>
      <w:marLeft w:val="0"/>
      <w:marRight w:val="0"/>
      <w:marTop w:val="0"/>
      <w:marBottom w:val="0"/>
      <w:divBdr>
        <w:top w:val="none" w:sz="0" w:space="0" w:color="auto"/>
        <w:left w:val="none" w:sz="0" w:space="0" w:color="auto"/>
        <w:bottom w:val="none" w:sz="0" w:space="0" w:color="auto"/>
        <w:right w:val="none" w:sz="0" w:space="0" w:color="auto"/>
      </w:divBdr>
    </w:div>
    <w:div w:id="1394230290">
      <w:bodyDiv w:val="1"/>
      <w:marLeft w:val="0"/>
      <w:marRight w:val="0"/>
      <w:marTop w:val="0"/>
      <w:marBottom w:val="0"/>
      <w:divBdr>
        <w:top w:val="none" w:sz="0" w:space="0" w:color="auto"/>
        <w:left w:val="none" w:sz="0" w:space="0" w:color="auto"/>
        <w:bottom w:val="none" w:sz="0" w:space="0" w:color="auto"/>
        <w:right w:val="none" w:sz="0" w:space="0" w:color="auto"/>
      </w:divBdr>
    </w:div>
    <w:div w:id="1411465063">
      <w:bodyDiv w:val="1"/>
      <w:marLeft w:val="0"/>
      <w:marRight w:val="0"/>
      <w:marTop w:val="0"/>
      <w:marBottom w:val="0"/>
      <w:divBdr>
        <w:top w:val="none" w:sz="0" w:space="0" w:color="auto"/>
        <w:left w:val="none" w:sz="0" w:space="0" w:color="auto"/>
        <w:bottom w:val="none" w:sz="0" w:space="0" w:color="auto"/>
        <w:right w:val="none" w:sz="0" w:space="0" w:color="auto"/>
      </w:divBdr>
    </w:div>
    <w:div w:id="1441988650">
      <w:bodyDiv w:val="1"/>
      <w:marLeft w:val="0"/>
      <w:marRight w:val="0"/>
      <w:marTop w:val="0"/>
      <w:marBottom w:val="0"/>
      <w:divBdr>
        <w:top w:val="none" w:sz="0" w:space="0" w:color="auto"/>
        <w:left w:val="none" w:sz="0" w:space="0" w:color="auto"/>
        <w:bottom w:val="none" w:sz="0" w:space="0" w:color="auto"/>
        <w:right w:val="none" w:sz="0" w:space="0" w:color="auto"/>
      </w:divBdr>
    </w:div>
    <w:div w:id="1446732516">
      <w:bodyDiv w:val="1"/>
      <w:marLeft w:val="0"/>
      <w:marRight w:val="0"/>
      <w:marTop w:val="0"/>
      <w:marBottom w:val="0"/>
      <w:divBdr>
        <w:top w:val="none" w:sz="0" w:space="0" w:color="auto"/>
        <w:left w:val="none" w:sz="0" w:space="0" w:color="auto"/>
        <w:bottom w:val="none" w:sz="0" w:space="0" w:color="auto"/>
        <w:right w:val="none" w:sz="0" w:space="0" w:color="auto"/>
      </w:divBdr>
    </w:div>
    <w:div w:id="1518811217">
      <w:bodyDiv w:val="1"/>
      <w:marLeft w:val="0"/>
      <w:marRight w:val="0"/>
      <w:marTop w:val="0"/>
      <w:marBottom w:val="0"/>
      <w:divBdr>
        <w:top w:val="none" w:sz="0" w:space="0" w:color="auto"/>
        <w:left w:val="none" w:sz="0" w:space="0" w:color="auto"/>
        <w:bottom w:val="none" w:sz="0" w:space="0" w:color="auto"/>
        <w:right w:val="none" w:sz="0" w:space="0" w:color="auto"/>
      </w:divBdr>
    </w:div>
    <w:div w:id="1577517571">
      <w:bodyDiv w:val="1"/>
      <w:marLeft w:val="0"/>
      <w:marRight w:val="0"/>
      <w:marTop w:val="0"/>
      <w:marBottom w:val="0"/>
      <w:divBdr>
        <w:top w:val="none" w:sz="0" w:space="0" w:color="auto"/>
        <w:left w:val="none" w:sz="0" w:space="0" w:color="auto"/>
        <w:bottom w:val="none" w:sz="0" w:space="0" w:color="auto"/>
        <w:right w:val="none" w:sz="0" w:space="0" w:color="auto"/>
      </w:divBdr>
    </w:div>
    <w:div w:id="1675645240">
      <w:bodyDiv w:val="1"/>
      <w:marLeft w:val="0"/>
      <w:marRight w:val="0"/>
      <w:marTop w:val="0"/>
      <w:marBottom w:val="0"/>
      <w:divBdr>
        <w:top w:val="none" w:sz="0" w:space="0" w:color="auto"/>
        <w:left w:val="none" w:sz="0" w:space="0" w:color="auto"/>
        <w:bottom w:val="none" w:sz="0" w:space="0" w:color="auto"/>
        <w:right w:val="none" w:sz="0" w:space="0" w:color="auto"/>
      </w:divBdr>
    </w:div>
    <w:div w:id="1701736653">
      <w:bodyDiv w:val="1"/>
      <w:marLeft w:val="0"/>
      <w:marRight w:val="0"/>
      <w:marTop w:val="0"/>
      <w:marBottom w:val="0"/>
      <w:divBdr>
        <w:top w:val="none" w:sz="0" w:space="0" w:color="auto"/>
        <w:left w:val="none" w:sz="0" w:space="0" w:color="auto"/>
        <w:bottom w:val="none" w:sz="0" w:space="0" w:color="auto"/>
        <w:right w:val="none" w:sz="0" w:space="0" w:color="auto"/>
      </w:divBdr>
    </w:div>
    <w:div w:id="1761632531">
      <w:bodyDiv w:val="1"/>
      <w:marLeft w:val="0"/>
      <w:marRight w:val="0"/>
      <w:marTop w:val="0"/>
      <w:marBottom w:val="0"/>
      <w:divBdr>
        <w:top w:val="none" w:sz="0" w:space="0" w:color="auto"/>
        <w:left w:val="none" w:sz="0" w:space="0" w:color="auto"/>
        <w:bottom w:val="none" w:sz="0" w:space="0" w:color="auto"/>
        <w:right w:val="none" w:sz="0" w:space="0" w:color="auto"/>
      </w:divBdr>
    </w:div>
    <w:div w:id="1799489291">
      <w:bodyDiv w:val="1"/>
      <w:marLeft w:val="0"/>
      <w:marRight w:val="0"/>
      <w:marTop w:val="0"/>
      <w:marBottom w:val="0"/>
      <w:divBdr>
        <w:top w:val="none" w:sz="0" w:space="0" w:color="auto"/>
        <w:left w:val="none" w:sz="0" w:space="0" w:color="auto"/>
        <w:bottom w:val="none" w:sz="0" w:space="0" w:color="auto"/>
        <w:right w:val="none" w:sz="0" w:space="0" w:color="auto"/>
      </w:divBdr>
    </w:div>
    <w:div w:id="1875384591">
      <w:bodyDiv w:val="1"/>
      <w:marLeft w:val="0"/>
      <w:marRight w:val="0"/>
      <w:marTop w:val="0"/>
      <w:marBottom w:val="0"/>
      <w:divBdr>
        <w:top w:val="none" w:sz="0" w:space="0" w:color="auto"/>
        <w:left w:val="none" w:sz="0" w:space="0" w:color="auto"/>
        <w:bottom w:val="none" w:sz="0" w:space="0" w:color="auto"/>
        <w:right w:val="none" w:sz="0" w:space="0" w:color="auto"/>
      </w:divBdr>
    </w:div>
    <w:div w:id="1894193921">
      <w:bodyDiv w:val="1"/>
      <w:marLeft w:val="0"/>
      <w:marRight w:val="0"/>
      <w:marTop w:val="0"/>
      <w:marBottom w:val="0"/>
      <w:divBdr>
        <w:top w:val="none" w:sz="0" w:space="0" w:color="auto"/>
        <w:left w:val="none" w:sz="0" w:space="0" w:color="auto"/>
        <w:bottom w:val="none" w:sz="0" w:space="0" w:color="auto"/>
        <w:right w:val="none" w:sz="0" w:space="0" w:color="auto"/>
      </w:divBdr>
    </w:div>
    <w:div w:id="2026469578">
      <w:bodyDiv w:val="1"/>
      <w:marLeft w:val="0"/>
      <w:marRight w:val="0"/>
      <w:marTop w:val="0"/>
      <w:marBottom w:val="0"/>
      <w:divBdr>
        <w:top w:val="none" w:sz="0" w:space="0" w:color="auto"/>
        <w:left w:val="none" w:sz="0" w:space="0" w:color="auto"/>
        <w:bottom w:val="none" w:sz="0" w:space="0" w:color="auto"/>
        <w:right w:val="none" w:sz="0" w:space="0" w:color="auto"/>
      </w:divBdr>
    </w:div>
    <w:div w:id="2033191719">
      <w:bodyDiv w:val="1"/>
      <w:marLeft w:val="0"/>
      <w:marRight w:val="0"/>
      <w:marTop w:val="0"/>
      <w:marBottom w:val="0"/>
      <w:divBdr>
        <w:top w:val="none" w:sz="0" w:space="0" w:color="auto"/>
        <w:left w:val="none" w:sz="0" w:space="0" w:color="auto"/>
        <w:bottom w:val="none" w:sz="0" w:space="0" w:color="auto"/>
        <w:right w:val="none" w:sz="0" w:space="0" w:color="auto"/>
      </w:divBdr>
    </w:div>
    <w:div w:id="2075348514">
      <w:bodyDiv w:val="1"/>
      <w:marLeft w:val="0"/>
      <w:marRight w:val="0"/>
      <w:marTop w:val="0"/>
      <w:marBottom w:val="0"/>
      <w:divBdr>
        <w:top w:val="none" w:sz="0" w:space="0" w:color="auto"/>
        <w:left w:val="none" w:sz="0" w:space="0" w:color="auto"/>
        <w:bottom w:val="none" w:sz="0" w:space="0" w:color="auto"/>
        <w:right w:val="none" w:sz="0" w:space="0" w:color="auto"/>
      </w:divBdr>
    </w:div>
    <w:div w:id="2108885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65CC7EE64EE5548BE8186097708589C" ma:contentTypeVersion="18" ma:contentTypeDescription="Crear nuevo documento." ma:contentTypeScope="" ma:versionID="a0312ec67d8acf756c931c982549f06d">
  <xsd:schema xmlns:xsd="http://www.w3.org/2001/XMLSchema" xmlns:xs="http://www.w3.org/2001/XMLSchema" xmlns:p="http://schemas.microsoft.com/office/2006/metadata/properties" xmlns:ns3="49663151-748c-4207-8a7f-238531cda82d" xmlns:ns4="cb50a7c0-5421-4380-a6da-3f2b9f4861f2" targetNamespace="http://schemas.microsoft.com/office/2006/metadata/properties" ma:root="true" ma:fieldsID="fb5f2369d622773d438f36e88c1e2963" ns3:_="" ns4:_="">
    <xsd:import namespace="49663151-748c-4207-8a7f-238531cda82d"/>
    <xsd:import namespace="cb50a7c0-5421-4380-a6da-3f2b9f4861f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EventHashCode" minOccurs="0"/>
                <xsd:element ref="ns4:MediaServiceGenerationTim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663151-748c-4207-8a7f-238531cda82d"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b50a7c0-5421-4380-a6da-3f2b9f4861f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b50a7c0-5421-4380-a6da-3f2b9f4861f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A1D06-0EDD-4E7C-8744-B9ABA3E470A2}">
  <ds:schemaRefs>
    <ds:schemaRef ds:uri="http://schemas.microsoft.com/sharepoint/v3/contenttype/forms"/>
  </ds:schemaRefs>
</ds:datastoreItem>
</file>

<file path=customXml/itemProps2.xml><?xml version="1.0" encoding="utf-8"?>
<ds:datastoreItem xmlns:ds="http://schemas.openxmlformats.org/officeDocument/2006/customXml" ds:itemID="{09483B32-0C44-49C5-BF58-5CBBF50F4D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663151-748c-4207-8a7f-238531cda82d"/>
    <ds:schemaRef ds:uri="cb50a7c0-5421-4380-a6da-3f2b9f4861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E03491-9C6D-4D36-9ED7-E2E2F25C87D5}">
  <ds:schemaRefs>
    <ds:schemaRef ds:uri="http://schemas.microsoft.com/office/2006/metadata/properties"/>
    <ds:schemaRef ds:uri="http://schemas.microsoft.com/office/infopath/2007/PartnerControls"/>
    <ds:schemaRef ds:uri="cb50a7c0-5421-4380-a6da-3f2b9f4861f2"/>
  </ds:schemaRefs>
</ds:datastoreItem>
</file>

<file path=customXml/itemProps4.xml><?xml version="1.0" encoding="utf-8"?>
<ds:datastoreItem xmlns:ds="http://schemas.openxmlformats.org/officeDocument/2006/customXml" ds:itemID="{54C274D4-483F-4EAD-B279-8608302DBD5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Uniandes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Magiel</dc:creator>
  <keywords/>
  <dc:description/>
  <lastModifiedBy>Kelly Johany Garces Pernett</lastModifiedBy>
  <revision>174</revision>
  <lastPrinted>2025-02-17T21:25:00.0000000Z</lastPrinted>
  <dcterms:created xsi:type="dcterms:W3CDTF">2025-05-14T12:40:00.0000000Z</dcterms:created>
  <dcterms:modified xsi:type="dcterms:W3CDTF">2025-05-27T15:53:34.1318130Z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0x010100E65CC7EE64EE5548BE8186097708589C</vt:lpwstr>
  </property>
</Properties>
</file>