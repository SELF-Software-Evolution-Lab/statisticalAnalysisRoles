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1CE" w14:textId="29BC1789" w:rsidR="00EA398B" w:rsidRDefault="009B2BDA" w:rsidP="00D42F22">
      <w:pPr>
        <w:autoSpaceDE w:val="0"/>
        <w:autoSpaceDN w:val="0"/>
        <w:adjustRightInd w:val="0"/>
        <w:spacing w:after="0" w:line="240" w:lineRule="auto"/>
        <w:jc w:val="center"/>
        <w:rPr>
          <w:ins w:id="0" w:author="Camilo Andres Daza Ramirez" w:date="2025-05-23T09:54:00Z" w16du:dateUtc="2025-05-23T14:54:00Z"/>
          <w:rFonts w:ascii="Arial" w:hAnsi="Arial" w:cs="Arial"/>
          <w:sz w:val="24"/>
          <w:szCs w:val="24"/>
          <w:lang w:val="en-US"/>
        </w:rPr>
      </w:pPr>
      <w:r w:rsidRPr="009B2BDA">
        <w:rPr>
          <w:rFonts w:ascii="Arial" w:hAnsi="Arial" w:cs="Arial"/>
          <w:b/>
          <w:bCs/>
          <w:sz w:val="24"/>
          <w:szCs w:val="24"/>
          <w:lang w:val="en-US"/>
        </w:rPr>
        <w:t>Factors Influencing Performance, Motivation and Stress Levels of Software Developers in Remote Work: A Leadership Role Analysis</w:t>
      </w:r>
    </w:p>
    <w:p w14:paraId="1122B679" w14:textId="7DEF0A1C" w:rsidR="00EA398B" w:rsidRPr="006B7329" w:rsidDel="00EA398B" w:rsidRDefault="00EA398B" w:rsidP="00D42F22">
      <w:pPr>
        <w:autoSpaceDE w:val="0"/>
        <w:autoSpaceDN w:val="0"/>
        <w:adjustRightInd w:val="0"/>
        <w:spacing w:after="0" w:line="240" w:lineRule="auto"/>
        <w:jc w:val="center"/>
        <w:rPr>
          <w:del w:id="1" w:author="Camilo Andres Daza Ramirez" w:date="2025-05-23T09:55:00Z" w16du:dateUtc="2025-05-23T14:55:00Z"/>
          <w:rFonts w:ascii="Arial" w:hAnsi="Arial" w:cs="Arial"/>
          <w:sz w:val="24"/>
          <w:szCs w:val="24"/>
          <w:lang w:val="en-US"/>
        </w:rPr>
      </w:pPr>
    </w:p>
    <w:p w14:paraId="104D26B2" w14:textId="5FD7DFF9" w:rsidR="00260364" w:rsidRPr="00260364" w:rsidRDefault="00260364" w:rsidP="00D42F22">
      <w:pPr>
        <w:autoSpaceDE w:val="0"/>
        <w:autoSpaceDN w:val="0"/>
        <w:adjustRightInd w:val="0"/>
        <w:spacing w:after="0" w:line="240" w:lineRule="auto"/>
        <w:jc w:val="center"/>
        <w:rPr>
          <w:rFonts w:ascii="Arial" w:hAnsi="Arial" w:cs="Arial"/>
          <w:b/>
          <w:bCs/>
          <w:sz w:val="24"/>
          <w:szCs w:val="24"/>
          <w:lang w:val="en-US"/>
        </w:rPr>
      </w:pPr>
      <w:r w:rsidRPr="00260364">
        <w:rPr>
          <w:rFonts w:ascii="Arial" w:hAnsi="Arial" w:cs="Arial"/>
          <w:b/>
          <w:bCs/>
          <w:sz w:val="24"/>
          <w:szCs w:val="24"/>
          <w:lang w:val="en-US"/>
        </w:rPr>
        <w:t>Camilo Daza*, Kelly Garcés*</w:t>
      </w:r>
    </w:p>
    <w:p w14:paraId="7AD23F25" w14:textId="330F1097" w:rsidR="00260364" w:rsidRPr="00260364" w:rsidRDefault="00260364" w:rsidP="00D42F22">
      <w:pPr>
        <w:autoSpaceDE w:val="0"/>
        <w:autoSpaceDN w:val="0"/>
        <w:adjustRightInd w:val="0"/>
        <w:spacing w:after="0" w:line="240" w:lineRule="auto"/>
        <w:jc w:val="center"/>
        <w:rPr>
          <w:rFonts w:ascii="Arial" w:hAnsi="Arial" w:cs="Arial"/>
          <w:b/>
          <w:bCs/>
          <w:sz w:val="24"/>
          <w:szCs w:val="24"/>
          <w:lang w:val="en-US"/>
        </w:rPr>
      </w:pPr>
      <w:r>
        <w:rPr>
          <w:rFonts w:ascii="Arial" w:hAnsi="Arial" w:cs="Arial"/>
          <w:b/>
          <w:bCs/>
          <w:sz w:val="24"/>
          <w:szCs w:val="24"/>
          <w:lang w:val="en-US"/>
        </w:rPr>
        <w:t>*</w:t>
      </w:r>
      <w:r w:rsidRPr="00260364">
        <w:rPr>
          <w:rFonts w:ascii="Arial" w:hAnsi="Arial" w:cs="Arial"/>
          <w:b/>
          <w:bCs/>
          <w:i/>
          <w:iCs/>
          <w:sz w:val="24"/>
          <w:szCs w:val="24"/>
          <w:lang w:val="en-US"/>
        </w:rPr>
        <w:t xml:space="preserve">Universidad de </w:t>
      </w:r>
      <w:proofErr w:type="spellStart"/>
      <w:r w:rsidRPr="00260364">
        <w:rPr>
          <w:rFonts w:ascii="Arial" w:hAnsi="Arial" w:cs="Arial"/>
          <w:b/>
          <w:bCs/>
          <w:i/>
          <w:iCs/>
          <w:sz w:val="24"/>
          <w:szCs w:val="24"/>
          <w:lang w:val="en-US"/>
        </w:rPr>
        <w:t>los</w:t>
      </w:r>
      <w:proofErr w:type="spellEnd"/>
      <w:r w:rsidRPr="00260364">
        <w:rPr>
          <w:rFonts w:ascii="Arial" w:hAnsi="Arial" w:cs="Arial"/>
          <w:b/>
          <w:bCs/>
          <w:i/>
          <w:iCs/>
          <w:sz w:val="24"/>
          <w:szCs w:val="24"/>
          <w:lang w:val="en-US"/>
        </w:rPr>
        <w:t xml:space="preserve"> Andes, School of Engineering, Department of Systems and Computing Engineering, Bogotá, Colombia.</w:t>
      </w:r>
    </w:p>
    <w:p w14:paraId="5BF4AD28" w14:textId="77777777" w:rsidR="00601AEA" w:rsidRDefault="00601AEA" w:rsidP="00601AEA">
      <w:pPr>
        <w:pBdr>
          <w:bottom w:val="single" w:sz="6" w:space="1" w:color="auto"/>
        </w:pBdr>
        <w:autoSpaceDE w:val="0"/>
        <w:autoSpaceDN w:val="0"/>
        <w:adjustRightInd w:val="0"/>
        <w:spacing w:after="0" w:line="240" w:lineRule="auto"/>
        <w:rPr>
          <w:rFonts w:ascii="Arial" w:hAnsi="Arial" w:cs="Arial"/>
          <w:b/>
          <w:bCs/>
          <w:sz w:val="24"/>
          <w:szCs w:val="24"/>
          <w:lang w:val="en-US"/>
        </w:rPr>
      </w:pPr>
    </w:p>
    <w:p w14:paraId="08E24F3F" w14:textId="77777777" w:rsidR="001D56C5" w:rsidRDefault="001D56C5" w:rsidP="00601AEA">
      <w:pPr>
        <w:autoSpaceDE w:val="0"/>
        <w:autoSpaceDN w:val="0"/>
        <w:adjustRightInd w:val="0"/>
        <w:spacing w:after="0" w:line="240" w:lineRule="auto"/>
        <w:rPr>
          <w:rFonts w:ascii="Arial" w:hAnsi="Arial" w:cs="Arial"/>
          <w:b/>
          <w:bCs/>
          <w:sz w:val="24"/>
          <w:szCs w:val="24"/>
          <w:lang w:val="en-US"/>
        </w:rPr>
      </w:pPr>
    </w:p>
    <w:p w14:paraId="5AE394A9" w14:textId="3549772B" w:rsidR="001D56C5" w:rsidRPr="001D56C5" w:rsidRDefault="001D56C5" w:rsidP="00601AEA">
      <w:pPr>
        <w:autoSpaceDE w:val="0"/>
        <w:autoSpaceDN w:val="0"/>
        <w:adjustRightInd w:val="0"/>
        <w:spacing w:after="0" w:line="240" w:lineRule="auto"/>
        <w:rPr>
          <w:rFonts w:ascii="Arial" w:hAnsi="Arial" w:cs="Arial"/>
          <w:b/>
          <w:bCs/>
          <w:sz w:val="28"/>
          <w:szCs w:val="28"/>
          <w:lang w:val="en-US"/>
        </w:rPr>
      </w:pPr>
      <w:r w:rsidRPr="001D56C5">
        <w:rPr>
          <w:rFonts w:ascii="Arial" w:hAnsi="Arial" w:cs="Arial"/>
          <w:b/>
          <w:bCs/>
          <w:sz w:val="28"/>
          <w:szCs w:val="28"/>
          <w:lang w:val="en-US"/>
        </w:rPr>
        <w:t>Abstract</w:t>
      </w:r>
    </w:p>
    <w:p w14:paraId="6308A8F9" w14:textId="77777777" w:rsidR="001D56C5" w:rsidRDefault="001D56C5" w:rsidP="00601AEA">
      <w:pPr>
        <w:autoSpaceDE w:val="0"/>
        <w:autoSpaceDN w:val="0"/>
        <w:adjustRightInd w:val="0"/>
        <w:spacing w:after="0" w:line="240" w:lineRule="auto"/>
        <w:rPr>
          <w:rFonts w:ascii="Arial" w:hAnsi="Arial" w:cs="Arial"/>
          <w:b/>
          <w:bCs/>
          <w:sz w:val="24"/>
          <w:szCs w:val="24"/>
          <w:lang w:val="en-US"/>
        </w:rPr>
      </w:pPr>
    </w:p>
    <w:p w14:paraId="0567D8CD" w14:textId="25676562" w:rsidR="00B91B77" w:rsidRDefault="001E7596" w:rsidP="001E7596">
      <w:pPr>
        <w:autoSpaceDE w:val="0"/>
        <w:autoSpaceDN w:val="0"/>
        <w:adjustRightInd w:val="0"/>
        <w:spacing w:after="0" w:line="240" w:lineRule="auto"/>
        <w:ind w:firstLine="708"/>
        <w:jc w:val="both"/>
        <w:rPr>
          <w:rFonts w:ascii="Arial" w:hAnsi="Arial" w:cs="Arial"/>
          <w:sz w:val="24"/>
          <w:szCs w:val="24"/>
          <w:lang w:val="en-US"/>
        </w:rPr>
      </w:pPr>
      <w:r w:rsidRPr="001E7596">
        <w:rPr>
          <w:rFonts w:ascii="Arial" w:hAnsi="Arial" w:cs="Arial"/>
          <w:sz w:val="24"/>
          <w:szCs w:val="24"/>
          <w:lang w:val="en-US"/>
        </w:rPr>
        <w:t xml:space="preserve">The transition to remote work has fundamentally transformed workplace dynamics in the software development industry, yet quantitative research examining leadership role differences remains limited in </w:t>
      </w:r>
      <w:proofErr w:type="spellStart"/>
      <w:r w:rsidRPr="001E7596">
        <w:rPr>
          <w:rFonts w:ascii="Arial" w:hAnsi="Arial" w:cs="Arial"/>
          <w:sz w:val="24"/>
          <w:szCs w:val="24"/>
          <w:lang w:val="en-US"/>
        </w:rPr>
        <w:t>Iberoamerican</w:t>
      </w:r>
      <w:proofErr w:type="spellEnd"/>
      <w:r w:rsidRPr="001E7596">
        <w:rPr>
          <w:rFonts w:ascii="Arial" w:hAnsi="Arial" w:cs="Arial"/>
          <w:sz w:val="24"/>
          <w:szCs w:val="24"/>
          <w:lang w:val="en-US"/>
        </w:rPr>
        <w:t xml:space="preserve"> countries. While developed nations have conducted extensive statistical analyses on remote work impacts, Latin American regions including Argentina, Colombia, Spain, and Mexico are significantly underrepresented in this research domain. This study addresses this critical gap by conducting a quantitative analysis of how managerial and individual contributor roles experience remote work differently across these four </w:t>
      </w:r>
      <w:proofErr w:type="spellStart"/>
      <w:r w:rsidRPr="001E7596">
        <w:rPr>
          <w:rFonts w:ascii="Arial" w:hAnsi="Arial" w:cs="Arial"/>
          <w:sz w:val="24"/>
          <w:szCs w:val="24"/>
          <w:lang w:val="en-US"/>
        </w:rPr>
        <w:t>Iberoamerican</w:t>
      </w:r>
      <w:proofErr w:type="spellEnd"/>
      <w:r w:rsidRPr="001E7596">
        <w:rPr>
          <w:rFonts w:ascii="Arial" w:hAnsi="Arial" w:cs="Arial"/>
          <w:sz w:val="24"/>
          <w:szCs w:val="24"/>
          <w:lang w:val="en-US"/>
        </w:rPr>
        <w:t xml:space="preserve"> countries. We collected survey data from 232 software professionals and applied statistical methods including t-tests, ANOVA, and effect size calculations to investigate differences in performance, motivation, and stress perceptions between leadership roles across demographic variables including country, gender, and remote work adoption level. Our findings reveal substantial role-based disparities in remote work outcomes. Managers derive significantly greater benefits from remote work compared to individual contributors, demonstrating large effect sizes in team milestones (Cohen's d = 1.34, p = 0.0005), motivation (d = 1.30, p &lt; 0.0001), and problem-solving abilities (d = 1.30, p = 0.0013), while experiencing significant reductions in coordination issues (d = -1.04, p = 0.0053) and communication problems (d = -0.94, p = 0.0003). Individual contributors show more modest benefits, primarily in personal well-being areas such as comfort (d = 0.59, p = 0.0030) and autonomy (d = 0.39, p = 0.0115). Gender analysis reveals pronounced disparities, with male managers experiencing the strongest positive effects across 23 metrics, while female individual contributors face unique challenges including decreased team productivity. These empirical findings provide the first comprehensive quantitative evidence of role-based remote work differences in the </w:t>
      </w:r>
      <w:proofErr w:type="spellStart"/>
      <w:r w:rsidRPr="001E7596">
        <w:rPr>
          <w:rFonts w:ascii="Arial" w:hAnsi="Arial" w:cs="Arial"/>
          <w:sz w:val="24"/>
          <w:szCs w:val="24"/>
          <w:lang w:val="en-US"/>
        </w:rPr>
        <w:t>Iberoamerican</w:t>
      </w:r>
      <w:proofErr w:type="spellEnd"/>
      <w:r w:rsidRPr="001E7596">
        <w:rPr>
          <w:rFonts w:ascii="Arial" w:hAnsi="Arial" w:cs="Arial"/>
          <w:sz w:val="24"/>
          <w:szCs w:val="24"/>
          <w:lang w:val="en-US"/>
        </w:rPr>
        <w:t xml:space="preserve"> context, suggesting that organizations should implement differentiated remote work policies tailored to specific leadership roles and demographic groups, with particular attention to addressing gender disparities and supporting individual contributors' coordination needs.</w:t>
      </w:r>
    </w:p>
    <w:p w14:paraId="268696BD" w14:textId="77777777" w:rsidR="001E7596" w:rsidRDefault="001E7596" w:rsidP="00883AE9">
      <w:pPr>
        <w:autoSpaceDE w:val="0"/>
        <w:autoSpaceDN w:val="0"/>
        <w:adjustRightInd w:val="0"/>
        <w:spacing w:after="0" w:line="240" w:lineRule="auto"/>
        <w:rPr>
          <w:rFonts w:ascii="Arial" w:hAnsi="Arial" w:cs="Arial"/>
          <w:b/>
          <w:bCs/>
          <w:sz w:val="24"/>
          <w:szCs w:val="24"/>
          <w:lang w:val="en-US"/>
        </w:rPr>
      </w:pPr>
    </w:p>
    <w:p w14:paraId="0B2F669C" w14:textId="06EE09D5" w:rsidR="00883AE9" w:rsidRPr="00883AE9" w:rsidRDefault="00883AE9" w:rsidP="00883AE9">
      <w:pPr>
        <w:autoSpaceDE w:val="0"/>
        <w:autoSpaceDN w:val="0"/>
        <w:adjustRightInd w:val="0"/>
        <w:spacing w:after="0" w:line="240" w:lineRule="auto"/>
        <w:rPr>
          <w:rFonts w:ascii="Arial" w:hAnsi="Arial" w:cs="Arial"/>
          <w:b/>
          <w:bCs/>
          <w:sz w:val="24"/>
          <w:szCs w:val="24"/>
          <w:lang w:val="en-US"/>
        </w:rPr>
      </w:pPr>
      <w:r w:rsidRPr="00883AE9">
        <w:rPr>
          <w:rFonts w:ascii="Arial" w:hAnsi="Arial" w:cs="Arial"/>
          <w:b/>
          <w:bCs/>
          <w:sz w:val="24"/>
          <w:szCs w:val="24"/>
          <w:lang w:val="en-US"/>
        </w:rPr>
        <w:t xml:space="preserve">Keywords: </w:t>
      </w:r>
      <w:r w:rsidR="00E74751" w:rsidRPr="00E74751">
        <w:rPr>
          <w:rFonts w:ascii="Arial" w:hAnsi="Arial" w:cs="Arial"/>
          <w:sz w:val="24"/>
          <w:szCs w:val="24"/>
          <w:lang w:val="en-US"/>
        </w:rPr>
        <w:t xml:space="preserve">Remote Work, Software Development, Leadership Roles, </w:t>
      </w:r>
      <w:proofErr w:type="spellStart"/>
      <w:r w:rsidR="00E74751" w:rsidRPr="00E74751">
        <w:rPr>
          <w:rFonts w:ascii="Arial" w:hAnsi="Arial" w:cs="Arial"/>
          <w:sz w:val="24"/>
          <w:szCs w:val="24"/>
          <w:lang w:val="en-US"/>
        </w:rPr>
        <w:t>Iberoamerican</w:t>
      </w:r>
      <w:proofErr w:type="spellEnd"/>
      <w:r w:rsidR="00E74751" w:rsidRPr="00E74751">
        <w:rPr>
          <w:rFonts w:ascii="Arial" w:hAnsi="Arial" w:cs="Arial"/>
          <w:sz w:val="24"/>
          <w:szCs w:val="24"/>
          <w:lang w:val="en-US"/>
        </w:rPr>
        <w:t xml:space="preserve"> Countries, Motivation, Stress, Performance, Quantitative Analysis</w:t>
      </w:r>
    </w:p>
    <w:p w14:paraId="058D610F" w14:textId="77777777" w:rsidR="00883AE9" w:rsidRPr="006B7329" w:rsidRDefault="00883AE9" w:rsidP="00601AEA">
      <w:pPr>
        <w:pBdr>
          <w:bottom w:val="single" w:sz="6" w:space="1" w:color="auto"/>
        </w:pBdr>
        <w:autoSpaceDE w:val="0"/>
        <w:autoSpaceDN w:val="0"/>
        <w:adjustRightInd w:val="0"/>
        <w:spacing w:after="0" w:line="240" w:lineRule="auto"/>
        <w:rPr>
          <w:rFonts w:ascii="Arial" w:hAnsi="Arial" w:cs="Arial"/>
          <w:b/>
          <w:bCs/>
          <w:sz w:val="24"/>
          <w:szCs w:val="24"/>
          <w:lang w:val="en-US"/>
        </w:rPr>
      </w:pPr>
    </w:p>
    <w:p w14:paraId="19268997" w14:textId="77777777" w:rsidR="00883AE9" w:rsidRPr="006B7329" w:rsidRDefault="00883AE9" w:rsidP="00601AEA">
      <w:pPr>
        <w:autoSpaceDE w:val="0"/>
        <w:autoSpaceDN w:val="0"/>
        <w:adjustRightInd w:val="0"/>
        <w:spacing w:after="0" w:line="240" w:lineRule="auto"/>
        <w:rPr>
          <w:rFonts w:ascii="Arial" w:hAnsi="Arial" w:cs="Arial"/>
          <w:b/>
          <w:bCs/>
          <w:sz w:val="24"/>
          <w:szCs w:val="24"/>
          <w:lang w:val="en-US"/>
        </w:rPr>
      </w:pPr>
    </w:p>
    <w:p w14:paraId="27A19222" w14:textId="2D7699B1" w:rsidR="00601AEA" w:rsidRPr="007F5D24" w:rsidRDefault="00601AEA" w:rsidP="00601AEA">
      <w:pPr>
        <w:autoSpaceDE w:val="0"/>
        <w:autoSpaceDN w:val="0"/>
        <w:adjustRightInd w:val="0"/>
        <w:spacing w:after="0" w:line="240" w:lineRule="auto"/>
        <w:rPr>
          <w:rFonts w:ascii="Arial" w:hAnsi="Arial" w:cs="Arial"/>
          <w:b/>
          <w:bCs/>
          <w:sz w:val="28"/>
          <w:szCs w:val="28"/>
          <w:lang w:val="en-US"/>
        </w:rPr>
      </w:pPr>
      <w:r w:rsidRPr="2B8B3F64">
        <w:rPr>
          <w:rFonts w:ascii="Arial" w:hAnsi="Arial" w:cs="Arial"/>
          <w:b/>
          <w:bCs/>
          <w:sz w:val="28"/>
          <w:szCs w:val="28"/>
          <w:lang w:val="en-US"/>
        </w:rPr>
        <w:t>1. INTRODUC</w:t>
      </w:r>
      <w:r w:rsidR="005955C7" w:rsidRPr="2B8B3F64">
        <w:rPr>
          <w:rFonts w:ascii="Arial" w:hAnsi="Arial" w:cs="Arial"/>
          <w:b/>
          <w:bCs/>
          <w:sz w:val="28"/>
          <w:szCs w:val="28"/>
          <w:lang w:val="en-US"/>
        </w:rPr>
        <w:t>TION</w:t>
      </w:r>
    </w:p>
    <w:p w14:paraId="6C1CD8A6" w14:textId="77777777" w:rsidR="00643084" w:rsidRDefault="00643084" w:rsidP="00601AEA">
      <w:pPr>
        <w:autoSpaceDE w:val="0"/>
        <w:autoSpaceDN w:val="0"/>
        <w:adjustRightInd w:val="0"/>
        <w:spacing w:after="0" w:line="240" w:lineRule="auto"/>
        <w:jc w:val="both"/>
        <w:rPr>
          <w:rFonts w:ascii="Arial" w:hAnsi="Arial" w:cs="Arial"/>
          <w:sz w:val="24"/>
          <w:szCs w:val="24"/>
          <w:lang w:val="en-US"/>
        </w:rPr>
      </w:pPr>
    </w:p>
    <w:p w14:paraId="75B6CCC3" w14:textId="6D363623" w:rsidR="00454A29" w:rsidRDefault="00872A80" w:rsidP="00BB54BA">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lastRenderedPageBreak/>
        <w:t xml:space="preserve">In recent years, remote work has become a widely adopted practice, especially in the technology sector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While</w:t>
      </w:r>
      <w:r w:rsidR="00565760">
        <w:rPr>
          <w:rFonts w:ascii="Arial" w:hAnsi="Arial" w:cs="Arial"/>
          <w:sz w:val="24"/>
          <w:szCs w:val="24"/>
          <w:lang w:val="en-US"/>
        </w:rPr>
        <w:t xml:space="preserve"> some developed</w:t>
      </w:r>
      <w:r w:rsidRPr="00872A80">
        <w:rPr>
          <w:rFonts w:ascii="Arial" w:hAnsi="Arial" w:cs="Arial"/>
          <w:sz w:val="24"/>
          <w:szCs w:val="24"/>
          <w:lang w:val="en-US"/>
        </w:rPr>
        <w:t xml:space="preserve"> countries have extensively studied remote work impacts through both descriptive and statistical analyses,</w:t>
      </w:r>
      <w:r w:rsidR="00C81855">
        <w:rPr>
          <w:rFonts w:ascii="Arial" w:hAnsi="Arial" w:cs="Arial"/>
          <w:sz w:val="24"/>
          <w:szCs w:val="24"/>
          <w:lang w:val="en-US"/>
        </w:rPr>
        <w:t xml:space="preserve"> a</w:t>
      </w:r>
      <w:r w:rsidR="00C81855" w:rsidRPr="00C81855">
        <w:rPr>
          <w:rFonts w:ascii="Arial" w:hAnsi="Arial" w:cs="Arial"/>
          <w:sz w:val="24"/>
          <w:szCs w:val="24"/>
          <w:lang w:val="en-US"/>
        </w:rPr>
        <w:t xml:space="preserve">nalyses of the </w:t>
      </w:r>
      <w:proofErr w:type="spellStart"/>
      <w:r w:rsidR="00C81855" w:rsidRPr="00C81855">
        <w:rPr>
          <w:rFonts w:ascii="Arial" w:hAnsi="Arial" w:cs="Arial"/>
          <w:sz w:val="24"/>
          <w:szCs w:val="24"/>
          <w:lang w:val="en-US"/>
        </w:rPr>
        <w:t>Ibero</w:t>
      </w:r>
      <w:r w:rsidR="00C81855">
        <w:rPr>
          <w:rFonts w:ascii="Arial" w:hAnsi="Arial" w:cs="Arial"/>
          <w:sz w:val="24"/>
          <w:szCs w:val="24"/>
          <w:lang w:val="en-US"/>
        </w:rPr>
        <w:t>a</w:t>
      </w:r>
      <w:r w:rsidR="00C81855" w:rsidRPr="00C81855">
        <w:rPr>
          <w:rFonts w:ascii="Arial" w:hAnsi="Arial" w:cs="Arial"/>
          <w:sz w:val="24"/>
          <w:szCs w:val="24"/>
          <w:lang w:val="en-US"/>
        </w:rPr>
        <w:t>merican</w:t>
      </w:r>
      <w:proofErr w:type="spellEnd"/>
      <w:r w:rsidR="00C81855" w:rsidRPr="00C81855">
        <w:rPr>
          <w:rFonts w:ascii="Arial" w:hAnsi="Arial" w:cs="Arial"/>
          <w:sz w:val="24"/>
          <w:szCs w:val="24"/>
          <w:lang w:val="en-US"/>
        </w:rPr>
        <w:t xml:space="preserve"> region have predominantly been descriptive, with relatively limited emphasis on qualitative approaches.</w:t>
      </w:r>
      <w:r w:rsidRPr="00872A80">
        <w:rPr>
          <w:rFonts w:ascii="Arial" w:hAnsi="Arial" w:cs="Arial"/>
          <w:sz w:val="24"/>
          <w:szCs w:val="24"/>
          <w:lang w:val="en-US"/>
        </w:rPr>
        <w:t xml:space="preserve"> This gap is particularly concerning given the unique cultural, economic, and organizational contexts that characterize software development in these region, which may influence how remote work affects developer experiences differently than in </w:t>
      </w:r>
      <w:r w:rsidR="00815C02">
        <w:rPr>
          <w:rFonts w:ascii="Arial" w:hAnsi="Arial" w:cs="Arial"/>
          <w:sz w:val="24"/>
          <w:szCs w:val="24"/>
          <w:lang w:val="en-US"/>
        </w:rPr>
        <w:t>developed countries</w:t>
      </w:r>
      <w:r w:rsidRPr="00872A80">
        <w:rPr>
          <w:rFonts w:ascii="Arial" w:hAnsi="Arial" w:cs="Arial"/>
          <w:sz w:val="24"/>
          <w:szCs w:val="24"/>
          <w:lang w:val="en-US"/>
        </w:rPr>
        <w:t xml:space="preserve"> contexts.</w:t>
      </w:r>
    </w:p>
    <w:p w14:paraId="36E4B4B4" w14:textId="77777777" w:rsidR="00BB54BA" w:rsidRPr="00872A80" w:rsidRDefault="00BB54BA" w:rsidP="00BB54BA">
      <w:pPr>
        <w:autoSpaceDE w:val="0"/>
        <w:autoSpaceDN w:val="0"/>
        <w:adjustRightInd w:val="0"/>
        <w:spacing w:after="0" w:line="240" w:lineRule="auto"/>
        <w:ind w:firstLine="708"/>
        <w:jc w:val="both"/>
        <w:rPr>
          <w:rFonts w:ascii="Arial" w:hAnsi="Arial" w:cs="Arial"/>
          <w:sz w:val="24"/>
          <w:szCs w:val="24"/>
          <w:lang w:val="en-US"/>
        </w:rPr>
      </w:pPr>
    </w:p>
    <w:p w14:paraId="78CAF052" w14:textId="6694EB30" w:rsidR="00B00450" w:rsidRDefault="00872A80" w:rsidP="00BB54BA">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Software developers and similar professionals have experienced a significant shift in their work environment, transitioning from traditional office-based settings to remote or hybrid work models. This shift has brought multiple benefits, such as increased flexibility and reduced commuting times. However, it has also introduced new challenges, particularly regarding workers' motivation and stress levels. Understanding these impacts requires examining not only performance metrics but also motivation and stress, as productivity cannot be reduced to a single dimension but rather represents a set of interconnected metrics that include employee well-being and psychological factors (Forsgren et al., 2021).</w:t>
      </w:r>
    </w:p>
    <w:p w14:paraId="563061F4" w14:textId="77777777" w:rsidR="00BB54BA" w:rsidRPr="00872A80" w:rsidRDefault="00BB54BA" w:rsidP="00BB54BA">
      <w:pPr>
        <w:autoSpaceDE w:val="0"/>
        <w:autoSpaceDN w:val="0"/>
        <w:adjustRightInd w:val="0"/>
        <w:spacing w:after="0" w:line="240" w:lineRule="auto"/>
        <w:ind w:firstLine="708"/>
        <w:jc w:val="both"/>
        <w:rPr>
          <w:rFonts w:ascii="Arial" w:hAnsi="Arial" w:cs="Arial"/>
          <w:sz w:val="24"/>
          <w:szCs w:val="24"/>
          <w:lang w:val="en-US"/>
        </w:rPr>
      </w:pPr>
    </w:p>
    <w:p w14:paraId="3AC0CD6A" w14:textId="77777777" w:rsidR="00872A80" w:rsidRPr="00872A80" w:rsidRDefault="00872A80" w:rsidP="00B00450">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The central challenge that emerged from our preliminary analysis is understanding how different professional roles—specifically managerial versus individual contributor positions—experience remote work differently across various demographic dimensions. This problem has taken particular relevance because our data reveals significant disparities in how these two groups perceive and benefit from remote work arrangements, with variations further influenced by country, gender, and organizational factors.</w:t>
      </w:r>
    </w:p>
    <w:p w14:paraId="11952876" w14:textId="4589A1C3" w:rsid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 xml:space="preserve">For the purposes of this study, we define managerial roles as positions involving people management responsibilities, including supervising team members, making personnel decisions, and having accountability for team outcomes. Individual contributors, in contrast, are professionals who contribute primarily through their individual technical work without direct people management responsibilities (Ford et al., 2021). </w:t>
      </w:r>
    </w:p>
    <w:p w14:paraId="57658545" w14:textId="77777777" w:rsidR="000332F4" w:rsidRPr="00872A80" w:rsidRDefault="000332F4" w:rsidP="00872A80">
      <w:pPr>
        <w:autoSpaceDE w:val="0"/>
        <w:autoSpaceDN w:val="0"/>
        <w:adjustRightInd w:val="0"/>
        <w:spacing w:after="0" w:line="240" w:lineRule="auto"/>
        <w:jc w:val="both"/>
        <w:rPr>
          <w:rFonts w:ascii="Arial" w:hAnsi="Arial" w:cs="Arial"/>
          <w:sz w:val="24"/>
          <w:szCs w:val="24"/>
          <w:lang w:val="en-US"/>
        </w:rPr>
      </w:pPr>
    </w:p>
    <w:p w14:paraId="223DFF40" w14:textId="0B9C7653" w:rsidR="00872A80" w:rsidRPr="00872A80" w:rsidRDefault="00872A80" w:rsidP="00952C75">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 xml:space="preserve">Our investigation focuses on understanding how these role-based differences manifest across different </w:t>
      </w:r>
      <w:r w:rsidR="00952C75" w:rsidRPr="00872A80">
        <w:rPr>
          <w:rFonts w:ascii="Arial" w:hAnsi="Arial" w:cs="Arial"/>
          <w:sz w:val="24"/>
          <w:szCs w:val="24"/>
          <w:lang w:val="en-US"/>
        </w:rPr>
        <w:t>levels of remote work adoption (office-first vs. remote-first approaches)</w:t>
      </w:r>
      <w:r w:rsidR="00952C75">
        <w:rPr>
          <w:rFonts w:ascii="Arial" w:hAnsi="Arial" w:cs="Arial"/>
          <w:sz w:val="24"/>
          <w:szCs w:val="24"/>
          <w:lang w:val="en-US"/>
        </w:rPr>
        <w:t xml:space="preserve"> </w:t>
      </w:r>
      <w:r w:rsidR="00F63099">
        <w:rPr>
          <w:rFonts w:ascii="Arial" w:hAnsi="Arial" w:cs="Arial"/>
          <w:sz w:val="24"/>
          <w:szCs w:val="24"/>
          <w:lang w:val="en-US"/>
        </w:rPr>
        <w:t xml:space="preserve">and </w:t>
      </w:r>
      <w:r w:rsidRPr="00872A80">
        <w:rPr>
          <w:rFonts w:ascii="Arial" w:hAnsi="Arial" w:cs="Arial"/>
          <w:sz w:val="24"/>
          <w:szCs w:val="24"/>
          <w:lang w:val="en-US"/>
        </w:rPr>
        <w:t>gender groups (male/female)</w:t>
      </w:r>
      <w:r w:rsidR="00F63099">
        <w:rPr>
          <w:rFonts w:ascii="Arial" w:hAnsi="Arial" w:cs="Arial"/>
          <w:sz w:val="24"/>
          <w:szCs w:val="24"/>
          <w:lang w:val="en-US"/>
        </w:rPr>
        <w:t xml:space="preserve">. </w:t>
      </w:r>
      <w:r w:rsidRPr="00872A80">
        <w:rPr>
          <w:rFonts w:ascii="Arial" w:hAnsi="Arial" w:cs="Arial"/>
          <w:sz w:val="24"/>
          <w:szCs w:val="24"/>
          <w:lang w:val="en-US"/>
        </w:rPr>
        <w:t xml:space="preserve">This analysis is </w:t>
      </w:r>
      <w:r w:rsidR="006B2C2B">
        <w:rPr>
          <w:rFonts w:ascii="Arial" w:hAnsi="Arial" w:cs="Arial"/>
          <w:sz w:val="24"/>
          <w:szCs w:val="24"/>
          <w:lang w:val="en-US"/>
        </w:rPr>
        <w:t>key</w:t>
      </w:r>
      <w:r w:rsidRPr="00872A80">
        <w:rPr>
          <w:rFonts w:ascii="Arial" w:hAnsi="Arial" w:cs="Arial"/>
          <w:sz w:val="24"/>
          <w:szCs w:val="24"/>
          <w:lang w:val="en-US"/>
        </w:rPr>
        <w:t xml:space="preserve"> because the hierarchical organizational structures common in Latin American companies, combined with cultural factors around power distance and leadership dynamics, may influence remote work experiences differently than in other regions.</w:t>
      </w:r>
    </w:p>
    <w:p w14:paraId="70792335" w14:textId="77777777" w:rsidR="00A069BA" w:rsidRDefault="00A069BA" w:rsidP="00872A80">
      <w:pPr>
        <w:autoSpaceDE w:val="0"/>
        <w:autoSpaceDN w:val="0"/>
        <w:adjustRightInd w:val="0"/>
        <w:spacing w:after="0" w:line="240" w:lineRule="auto"/>
        <w:jc w:val="both"/>
        <w:rPr>
          <w:rFonts w:ascii="Arial" w:hAnsi="Arial" w:cs="Arial"/>
          <w:sz w:val="24"/>
          <w:szCs w:val="24"/>
          <w:lang w:val="en-US"/>
        </w:rPr>
      </w:pPr>
    </w:p>
    <w:p w14:paraId="3F75FF8F" w14:textId="383E268D" w:rsidR="00872A80" w:rsidRDefault="00872A80" w:rsidP="00A069BA">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The unique responsibilities, communication patterns, and decision-making authority of managers may create distinct challenges and opportunities in remote settings compared to individual contributors. However, these differences may be amplified or moderated by demographic factors such as gender</w:t>
      </w:r>
      <w:r w:rsidR="009073A7">
        <w:rPr>
          <w:rFonts w:ascii="Arial" w:hAnsi="Arial" w:cs="Arial"/>
          <w:sz w:val="24"/>
          <w:szCs w:val="24"/>
          <w:lang w:val="en-US"/>
        </w:rPr>
        <w:t xml:space="preserve">, </w:t>
      </w:r>
      <w:r w:rsidRPr="00872A80">
        <w:rPr>
          <w:rFonts w:ascii="Arial" w:hAnsi="Arial" w:cs="Arial"/>
          <w:sz w:val="24"/>
          <w:szCs w:val="24"/>
          <w:lang w:val="en-US"/>
        </w:rPr>
        <w:t>creating complex interaction patterns that require systematic investigation to understand and address effectively.</w:t>
      </w:r>
    </w:p>
    <w:p w14:paraId="631FE853" w14:textId="77777777" w:rsidR="00066850" w:rsidRPr="00872A80" w:rsidRDefault="00066850" w:rsidP="00872A80">
      <w:pPr>
        <w:autoSpaceDE w:val="0"/>
        <w:autoSpaceDN w:val="0"/>
        <w:adjustRightInd w:val="0"/>
        <w:spacing w:after="0" w:line="240" w:lineRule="auto"/>
        <w:jc w:val="both"/>
        <w:rPr>
          <w:rFonts w:ascii="Arial" w:hAnsi="Arial" w:cs="Arial"/>
          <w:sz w:val="24"/>
          <w:szCs w:val="24"/>
          <w:lang w:val="en-US"/>
        </w:rPr>
      </w:pPr>
    </w:p>
    <w:p w14:paraId="3F2AF7E4" w14:textId="503DC154" w:rsidR="00872A80" w:rsidRP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lastRenderedPageBreak/>
        <w:t xml:space="preserve">This study seeks to answer the following research question: How do perceptions of performance, stress, and motivation differ between managerial and individual contributor roles in the post-pandemic work environment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and how do these differences vary by gender, and remote work level?</w:t>
      </w:r>
    </w:p>
    <w:p w14:paraId="559BD602" w14:textId="4BCC54FE" w:rsidR="00872A80" w:rsidRPr="00872A80" w:rsidRDefault="00872A80" w:rsidP="0099710F">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This question focuses specifically on understanding the differential impacts of remote work on managers versus individual contributors while examining how demographic variables</w:t>
      </w:r>
      <w:r w:rsidR="00B9670E">
        <w:rPr>
          <w:rFonts w:ascii="Arial" w:hAnsi="Arial" w:cs="Arial"/>
          <w:sz w:val="24"/>
          <w:szCs w:val="24"/>
          <w:lang w:val="en-US"/>
        </w:rPr>
        <w:t xml:space="preserve"> </w:t>
      </w:r>
      <w:r w:rsidRPr="00872A80">
        <w:rPr>
          <w:rFonts w:ascii="Arial" w:hAnsi="Arial" w:cs="Arial"/>
          <w:sz w:val="24"/>
          <w:szCs w:val="24"/>
          <w:lang w:val="en-US"/>
        </w:rPr>
        <w:t xml:space="preserve">moderate these differences, aiming to provide a </w:t>
      </w:r>
      <w:r w:rsidR="00A652CB">
        <w:rPr>
          <w:rFonts w:ascii="Arial" w:hAnsi="Arial" w:cs="Arial"/>
          <w:sz w:val="24"/>
          <w:szCs w:val="24"/>
          <w:lang w:val="en-US"/>
        </w:rPr>
        <w:t>better understanding</w:t>
      </w:r>
      <w:r w:rsidR="00960DA8">
        <w:rPr>
          <w:rFonts w:ascii="Arial" w:hAnsi="Arial" w:cs="Arial"/>
          <w:sz w:val="24"/>
          <w:szCs w:val="24"/>
          <w:lang w:val="en-US"/>
        </w:rPr>
        <w:t xml:space="preserve"> </w:t>
      </w:r>
      <w:r w:rsidRPr="00872A80">
        <w:rPr>
          <w:rFonts w:ascii="Arial" w:hAnsi="Arial" w:cs="Arial"/>
          <w:sz w:val="24"/>
          <w:szCs w:val="24"/>
          <w:lang w:val="en-US"/>
        </w:rPr>
        <w:t xml:space="preserve">of remote work experiences within the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w:t>
      </w:r>
      <w:r w:rsidR="0099710F">
        <w:rPr>
          <w:rFonts w:ascii="Arial" w:hAnsi="Arial" w:cs="Arial"/>
          <w:sz w:val="24"/>
          <w:szCs w:val="24"/>
          <w:lang w:val="en-US"/>
        </w:rPr>
        <w:t xml:space="preserve"> In this way, this research </w:t>
      </w:r>
      <w:r w:rsidR="00DE4B60">
        <w:rPr>
          <w:rFonts w:ascii="Arial" w:hAnsi="Arial" w:cs="Arial"/>
          <w:sz w:val="24"/>
          <w:szCs w:val="24"/>
          <w:lang w:val="en-US"/>
        </w:rPr>
        <w:t xml:space="preserve">is willing to </w:t>
      </w:r>
      <w:r w:rsidRPr="00872A80">
        <w:rPr>
          <w:rFonts w:ascii="Arial" w:hAnsi="Arial" w:cs="Arial"/>
          <w:sz w:val="24"/>
          <w:szCs w:val="24"/>
          <w:lang w:val="en-US"/>
        </w:rPr>
        <w:t xml:space="preserve">identify and analyze how managerial and individual contributor roles experience remote work differently in terms of performance, motivation, and stress levels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with particular attention to demographic variations in these patterns. By leveraging quantitative analysis methods, this study offers a perspective that has been </w:t>
      </w:r>
      <w:r w:rsidR="00026A67">
        <w:rPr>
          <w:rFonts w:ascii="Arial" w:hAnsi="Arial" w:cs="Arial"/>
          <w:sz w:val="24"/>
          <w:szCs w:val="24"/>
          <w:lang w:val="en-US"/>
        </w:rPr>
        <w:t>under studied</w:t>
      </w:r>
      <w:r w:rsidRPr="00872A80">
        <w:rPr>
          <w:rFonts w:ascii="Arial" w:hAnsi="Arial" w:cs="Arial"/>
          <w:sz w:val="24"/>
          <w:szCs w:val="24"/>
          <w:lang w:val="en-US"/>
        </w:rPr>
        <w:t xml:space="preserve"> from previous research in this regional context.</w:t>
      </w:r>
    </w:p>
    <w:p w14:paraId="4D8A7E4D" w14:textId="77777777" w:rsidR="001253E7" w:rsidRDefault="001253E7" w:rsidP="00872A80">
      <w:pPr>
        <w:autoSpaceDE w:val="0"/>
        <w:autoSpaceDN w:val="0"/>
        <w:adjustRightInd w:val="0"/>
        <w:spacing w:after="0" w:line="240" w:lineRule="auto"/>
        <w:jc w:val="both"/>
        <w:rPr>
          <w:rFonts w:ascii="Arial" w:hAnsi="Arial" w:cs="Arial"/>
          <w:sz w:val="24"/>
          <w:szCs w:val="24"/>
          <w:lang w:val="en-US"/>
        </w:rPr>
      </w:pPr>
    </w:p>
    <w:p w14:paraId="7950C902" w14:textId="5298765E" w:rsidR="00872A80" w:rsidRP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This study aims to make three key contributions</w:t>
      </w:r>
      <w:r w:rsidR="002C357C">
        <w:rPr>
          <w:rFonts w:ascii="Arial" w:hAnsi="Arial" w:cs="Arial"/>
          <w:sz w:val="24"/>
          <w:szCs w:val="24"/>
          <w:lang w:val="en-US"/>
        </w:rPr>
        <w:t xml:space="preserve">. </w:t>
      </w:r>
      <w:r w:rsidRPr="00872A80">
        <w:rPr>
          <w:rFonts w:ascii="Arial" w:hAnsi="Arial" w:cs="Arial"/>
          <w:sz w:val="24"/>
          <w:szCs w:val="24"/>
          <w:lang w:val="en-US"/>
        </w:rPr>
        <w:t xml:space="preserve">First, it applies statistical methods to analyze role-based differences in remote work experiences within the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 where few quantitative studies exist. Unlike </w:t>
      </w:r>
      <w:r w:rsidR="001253E7">
        <w:rPr>
          <w:rFonts w:ascii="Arial" w:hAnsi="Arial" w:cs="Arial"/>
          <w:sz w:val="24"/>
          <w:szCs w:val="24"/>
          <w:lang w:val="en-US"/>
        </w:rPr>
        <w:t>developed</w:t>
      </w:r>
      <w:r w:rsidRPr="00872A80">
        <w:rPr>
          <w:rFonts w:ascii="Arial" w:hAnsi="Arial" w:cs="Arial"/>
          <w:sz w:val="24"/>
          <w:szCs w:val="24"/>
          <w:lang w:val="en-US"/>
        </w:rPr>
        <w:t xml:space="preserve"> countries, which have extensive statistical research on remote work impacts, Latin American countries have minimal representation in the academic literature, making this study particularly valuable for understanding regional differences in leadership role experiences.</w:t>
      </w:r>
      <w:r w:rsidR="009054B9">
        <w:rPr>
          <w:rFonts w:ascii="Arial" w:hAnsi="Arial" w:cs="Arial"/>
          <w:sz w:val="24"/>
          <w:szCs w:val="24"/>
          <w:lang w:val="en-US"/>
        </w:rPr>
        <w:t xml:space="preserve"> </w:t>
      </w:r>
      <w:r w:rsidRPr="00872A80">
        <w:rPr>
          <w:rFonts w:ascii="Arial" w:hAnsi="Arial" w:cs="Arial"/>
          <w:sz w:val="24"/>
          <w:szCs w:val="24"/>
          <w:lang w:val="en-US"/>
        </w:rPr>
        <w:t xml:space="preserve">Second, it provides a </w:t>
      </w:r>
      <w:r w:rsidR="00112716">
        <w:rPr>
          <w:rFonts w:ascii="Arial" w:hAnsi="Arial" w:cs="Arial"/>
          <w:sz w:val="24"/>
          <w:szCs w:val="24"/>
          <w:lang w:val="en-US"/>
        </w:rPr>
        <w:t>general</w:t>
      </w:r>
      <w:r w:rsidRPr="00872A80">
        <w:rPr>
          <w:rFonts w:ascii="Arial" w:hAnsi="Arial" w:cs="Arial"/>
          <w:sz w:val="24"/>
          <w:szCs w:val="24"/>
          <w:lang w:val="en-US"/>
        </w:rPr>
        <w:t xml:space="preserve"> analysis of how demographic factors (gender, remote work level) interact with leadership roles to influence remote work outcomes, offering insights into the complex patterns that shape remote work experiences across different population groups.</w:t>
      </w:r>
      <w:r w:rsidR="007C153F">
        <w:rPr>
          <w:rFonts w:ascii="Arial" w:hAnsi="Arial" w:cs="Arial"/>
          <w:sz w:val="24"/>
          <w:szCs w:val="24"/>
          <w:lang w:val="en-US"/>
        </w:rPr>
        <w:t xml:space="preserve"> </w:t>
      </w:r>
      <w:r w:rsidRPr="00872A80">
        <w:rPr>
          <w:rFonts w:ascii="Arial" w:hAnsi="Arial" w:cs="Arial"/>
          <w:sz w:val="24"/>
          <w:szCs w:val="24"/>
          <w:lang w:val="en-US"/>
        </w:rPr>
        <w:t xml:space="preserve">Third, it offers recommendations for developing role-specific and demographically-sensitive remote work strategies that account for the unique organizational and cultural characteristics of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contexts, </w:t>
      </w:r>
      <w:r w:rsidR="0061219D">
        <w:rPr>
          <w:rFonts w:ascii="Arial" w:hAnsi="Arial" w:cs="Arial"/>
          <w:sz w:val="24"/>
          <w:szCs w:val="24"/>
          <w:lang w:val="en-US"/>
        </w:rPr>
        <w:t>a</w:t>
      </w:r>
      <w:r w:rsidR="0061219D" w:rsidRPr="0061219D">
        <w:rPr>
          <w:rFonts w:ascii="Arial" w:hAnsi="Arial" w:cs="Arial"/>
          <w:sz w:val="24"/>
          <w:szCs w:val="24"/>
          <w:lang w:val="en-US"/>
        </w:rPr>
        <w:t>dopting more flexible and customized approaches to remote work policy</w:t>
      </w:r>
      <w:r w:rsidR="0061219D">
        <w:rPr>
          <w:rFonts w:ascii="Arial" w:hAnsi="Arial" w:cs="Arial"/>
          <w:sz w:val="24"/>
          <w:szCs w:val="24"/>
          <w:lang w:val="en-US"/>
        </w:rPr>
        <w:t>.</w:t>
      </w:r>
    </w:p>
    <w:p w14:paraId="547826A1" w14:textId="77777777" w:rsidR="0061219D" w:rsidRDefault="0061219D" w:rsidP="00872A80">
      <w:pPr>
        <w:autoSpaceDE w:val="0"/>
        <w:autoSpaceDN w:val="0"/>
        <w:adjustRightInd w:val="0"/>
        <w:spacing w:after="0" w:line="240" w:lineRule="auto"/>
        <w:jc w:val="both"/>
        <w:rPr>
          <w:rFonts w:ascii="Arial" w:hAnsi="Arial" w:cs="Arial"/>
          <w:sz w:val="24"/>
          <w:szCs w:val="24"/>
          <w:lang w:val="en-US"/>
        </w:rPr>
      </w:pPr>
    </w:p>
    <w:p w14:paraId="47A363BB" w14:textId="7AD79A09" w:rsidR="00272772" w:rsidRPr="006B7329" w:rsidRDefault="00112267" w:rsidP="0061219D">
      <w:pPr>
        <w:autoSpaceDE w:val="0"/>
        <w:autoSpaceDN w:val="0"/>
        <w:adjustRightInd w:val="0"/>
        <w:spacing w:after="0" w:line="240" w:lineRule="auto"/>
        <w:ind w:firstLine="708"/>
        <w:jc w:val="both"/>
        <w:rPr>
          <w:rFonts w:ascii="Arial" w:hAnsi="Arial" w:cs="Arial"/>
          <w:sz w:val="24"/>
          <w:szCs w:val="24"/>
          <w:lang w:val="en-US"/>
        </w:rPr>
      </w:pPr>
      <w:r w:rsidRPr="00112267">
        <w:rPr>
          <w:rFonts w:ascii="Arial" w:hAnsi="Arial" w:cs="Arial"/>
          <w:sz w:val="24"/>
          <w:szCs w:val="24"/>
          <w:lang w:val="en-US"/>
        </w:rPr>
        <w:t>The paper is structured as follows:</w:t>
      </w:r>
      <w:r>
        <w:rPr>
          <w:rFonts w:ascii="Arial" w:hAnsi="Arial" w:cs="Arial"/>
          <w:sz w:val="24"/>
          <w:szCs w:val="24"/>
          <w:lang w:val="en-US"/>
        </w:rPr>
        <w:t xml:space="preserve"> </w:t>
      </w:r>
      <w:r w:rsidR="00872A80" w:rsidRPr="00872A80">
        <w:rPr>
          <w:rFonts w:ascii="Arial" w:hAnsi="Arial" w:cs="Arial"/>
          <w:sz w:val="24"/>
          <w:szCs w:val="24"/>
          <w:lang w:val="en-US"/>
        </w:rPr>
        <w:t xml:space="preserve">Section 2 elaborates on the theoretical background and existing literature on remote work impacts, with particular attention to the gap in </w:t>
      </w:r>
      <w:proofErr w:type="spellStart"/>
      <w:r w:rsidR="00872A80" w:rsidRPr="00872A80">
        <w:rPr>
          <w:rFonts w:ascii="Arial" w:hAnsi="Arial" w:cs="Arial"/>
          <w:sz w:val="24"/>
          <w:szCs w:val="24"/>
          <w:lang w:val="en-US"/>
        </w:rPr>
        <w:t>Iberoamerican</w:t>
      </w:r>
      <w:proofErr w:type="spellEnd"/>
      <w:r w:rsidR="00872A80" w:rsidRPr="00872A80">
        <w:rPr>
          <w:rFonts w:ascii="Arial" w:hAnsi="Arial" w:cs="Arial"/>
          <w:sz w:val="24"/>
          <w:szCs w:val="24"/>
          <w:lang w:val="en-US"/>
        </w:rPr>
        <w:t xml:space="preserve"> research and leadership role differences. Section 3 describes the quantitative methodology employed to analyze data from 232 software professionals across Argentina, Colombia, Spain, and Mexico, focusing on role-based comparisons. Section 4 presents the statistical analysis results, emphasizing differences between managerial and individual contributor roles across demographic variables. Section 5 provides recommendations and identifies follow-up steps for organizations and future research. Section 6 contains the references, and the annexes provide detailed statistical tables and supplementary analysis.</w:t>
      </w:r>
    </w:p>
    <w:p w14:paraId="5C04ACFD" w14:textId="77777777" w:rsidR="00F51974" w:rsidRPr="00F51974" w:rsidRDefault="00F51974" w:rsidP="00F51974">
      <w:pPr>
        <w:pStyle w:val="ListParagraph"/>
        <w:autoSpaceDE w:val="0"/>
        <w:autoSpaceDN w:val="0"/>
        <w:adjustRightInd w:val="0"/>
        <w:spacing w:after="0" w:line="240" w:lineRule="auto"/>
        <w:jc w:val="both"/>
        <w:rPr>
          <w:rFonts w:ascii="Arial" w:hAnsi="Arial" w:cs="Arial"/>
          <w:sz w:val="24"/>
          <w:szCs w:val="24"/>
          <w:lang w:val="en-US"/>
        </w:rPr>
      </w:pPr>
    </w:p>
    <w:p w14:paraId="0C7729DF" w14:textId="304DFC79" w:rsidR="00B859BB" w:rsidRDefault="00B859BB" w:rsidP="00796848">
      <w:pPr>
        <w:autoSpaceDE w:val="0"/>
        <w:autoSpaceDN w:val="0"/>
        <w:adjustRightInd w:val="0"/>
        <w:spacing w:after="0" w:line="240" w:lineRule="auto"/>
        <w:jc w:val="both"/>
        <w:rPr>
          <w:rFonts w:ascii="Arial" w:hAnsi="Arial" w:cs="Arial"/>
          <w:b/>
          <w:bCs/>
          <w:sz w:val="28"/>
          <w:szCs w:val="28"/>
          <w:lang w:val="en-US"/>
        </w:rPr>
      </w:pPr>
      <w:r w:rsidRPr="007F5D24">
        <w:rPr>
          <w:rFonts w:ascii="Arial" w:hAnsi="Arial" w:cs="Arial"/>
          <w:b/>
          <w:bCs/>
          <w:sz w:val="28"/>
          <w:szCs w:val="28"/>
          <w:lang w:val="en-US"/>
        </w:rPr>
        <w:t>2. RELATED LITERATURE</w:t>
      </w:r>
    </w:p>
    <w:p w14:paraId="71BE7C99" w14:textId="77777777" w:rsidR="00C16513" w:rsidRDefault="00C16513" w:rsidP="00796848">
      <w:pPr>
        <w:autoSpaceDE w:val="0"/>
        <w:autoSpaceDN w:val="0"/>
        <w:adjustRightInd w:val="0"/>
        <w:spacing w:after="0" w:line="240" w:lineRule="auto"/>
        <w:jc w:val="both"/>
        <w:rPr>
          <w:rFonts w:ascii="Arial" w:hAnsi="Arial" w:cs="Arial"/>
          <w:b/>
          <w:bCs/>
          <w:sz w:val="24"/>
          <w:szCs w:val="24"/>
          <w:lang w:val="en-US"/>
        </w:rPr>
      </w:pPr>
    </w:p>
    <w:p w14:paraId="60847EC8" w14:textId="5600A4C8" w:rsidR="00C16513" w:rsidRDefault="00C16513" w:rsidP="00796848">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 xml:space="preserve">2.1 </w:t>
      </w:r>
      <w:r w:rsidRPr="00C16513">
        <w:rPr>
          <w:rFonts w:ascii="Arial" w:hAnsi="Arial" w:cs="Arial"/>
          <w:b/>
          <w:bCs/>
          <w:sz w:val="24"/>
          <w:szCs w:val="24"/>
          <w:lang w:val="en-US"/>
        </w:rPr>
        <w:t>Theoretical Background</w:t>
      </w:r>
    </w:p>
    <w:p w14:paraId="3CE3CF69" w14:textId="670B494C" w:rsidR="00C16513" w:rsidRDefault="00C16513" w:rsidP="00E85B05">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 xml:space="preserve">The shift to remote work has </w:t>
      </w:r>
      <w:r w:rsidR="0083187C" w:rsidRPr="2B8B3F64">
        <w:rPr>
          <w:rFonts w:ascii="Arial" w:hAnsi="Arial" w:cs="Arial"/>
          <w:sz w:val="24"/>
          <w:szCs w:val="24"/>
          <w:lang w:val="en-US"/>
        </w:rPr>
        <w:t>changed</w:t>
      </w:r>
      <w:r w:rsidRPr="2B8B3F64">
        <w:rPr>
          <w:rFonts w:ascii="Arial" w:hAnsi="Arial" w:cs="Arial"/>
          <w:sz w:val="24"/>
          <w:szCs w:val="24"/>
          <w:lang w:val="en-US"/>
        </w:rPr>
        <w:t xml:space="preserve"> workplace dynamics, affecting employee </w:t>
      </w:r>
      <w:r w:rsidR="00C726BE">
        <w:rPr>
          <w:rFonts w:ascii="Arial" w:hAnsi="Arial" w:cs="Arial"/>
          <w:sz w:val="24"/>
          <w:szCs w:val="24"/>
          <w:lang w:val="en-US"/>
        </w:rPr>
        <w:t>motivation</w:t>
      </w:r>
      <w:r w:rsidRPr="2B8B3F64">
        <w:rPr>
          <w:rFonts w:ascii="Arial" w:hAnsi="Arial" w:cs="Arial"/>
          <w:sz w:val="24"/>
          <w:szCs w:val="24"/>
          <w:lang w:val="en-US"/>
        </w:rPr>
        <w:t xml:space="preserve"> and stress levels. Various psychological theories help explain how these factors interact in a remote work setting, particularly for software developers. This section reviews two relevant theoretical perspectives:</w:t>
      </w:r>
    </w:p>
    <w:p w14:paraId="17DD31E8" w14:textId="77777777" w:rsidR="00C16513" w:rsidRDefault="00C16513" w:rsidP="00796848">
      <w:pPr>
        <w:autoSpaceDE w:val="0"/>
        <w:autoSpaceDN w:val="0"/>
        <w:adjustRightInd w:val="0"/>
        <w:spacing w:after="0" w:line="240" w:lineRule="auto"/>
        <w:jc w:val="both"/>
        <w:rPr>
          <w:rFonts w:ascii="Arial" w:hAnsi="Arial" w:cs="Arial"/>
          <w:sz w:val="24"/>
          <w:szCs w:val="24"/>
          <w:lang w:val="en-US"/>
        </w:rPr>
      </w:pPr>
    </w:p>
    <w:p w14:paraId="4A1E560E" w14:textId="1588A7DF" w:rsidR="00C16513" w:rsidRDefault="00C16513" w:rsidP="00E85B05">
      <w:pPr>
        <w:autoSpaceDE w:val="0"/>
        <w:autoSpaceDN w:val="0"/>
        <w:adjustRightInd w:val="0"/>
        <w:spacing w:after="0" w:line="240" w:lineRule="auto"/>
        <w:ind w:firstLine="708"/>
        <w:jc w:val="both"/>
        <w:rPr>
          <w:rFonts w:ascii="Arial" w:hAnsi="Arial" w:cs="Arial"/>
          <w:sz w:val="24"/>
          <w:szCs w:val="24"/>
          <w:lang w:val="en-US"/>
        </w:rPr>
      </w:pPr>
      <w:r>
        <w:rPr>
          <w:rFonts w:ascii="Arial" w:hAnsi="Arial" w:cs="Arial"/>
          <w:sz w:val="24"/>
          <w:szCs w:val="24"/>
          <w:lang w:val="en-US"/>
        </w:rPr>
        <w:lastRenderedPageBreak/>
        <w:t>The S</w:t>
      </w:r>
      <w:r w:rsidRPr="00C16513">
        <w:rPr>
          <w:rFonts w:ascii="Arial" w:hAnsi="Arial" w:cs="Arial"/>
          <w:sz w:val="24"/>
          <w:szCs w:val="24"/>
          <w:lang w:val="en-US"/>
        </w:rPr>
        <w:t>elf-Determination Theory</w:t>
      </w:r>
      <w:r w:rsidR="008014F3">
        <w:rPr>
          <w:rFonts w:ascii="Arial" w:hAnsi="Arial" w:cs="Arial"/>
          <w:sz w:val="24"/>
          <w:szCs w:val="24"/>
          <w:lang w:val="en-US"/>
        </w:rPr>
        <w:t xml:space="preserve">, </w:t>
      </w:r>
      <w:r w:rsidRPr="00C16513">
        <w:rPr>
          <w:rFonts w:ascii="Arial" w:hAnsi="Arial" w:cs="Arial"/>
          <w:sz w:val="24"/>
          <w:szCs w:val="24"/>
          <w:lang w:val="en-US"/>
        </w:rPr>
        <w:t xml:space="preserve">developed by Ryan and Deci, identifies three fundamental human needs that drive motivation and well-being: autonomy, </w:t>
      </w:r>
      <w:r w:rsidRPr="006636E7">
        <w:rPr>
          <w:rFonts w:ascii="Arial" w:hAnsi="Arial" w:cs="Arial"/>
          <w:sz w:val="24"/>
          <w:szCs w:val="24"/>
          <w:lang w:val="en-US"/>
        </w:rPr>
        <w:t>competence</w:t>
      </w:r>
      <w:r w:rsidRPr="00C16513">
        <w:rPr>
          <w:rFonts w:ascii="Arial" w:hAnsi="Arial" w:cs="Arial"/>
          <w:sz w:val="24"/>
          <w:szCs w:val="24"/>
          <w:lang w:val="en-US"/>
        </w:rPr>
        <w:t xml:space="preserve">, and </w:t>
      </w:r>
      <w:r w:rsidR="00D30A59" w:rsidRPr="00C16513">
        <w:rPr>
          <w:rFonts w:ascii="Arial" w:hAnsi="Arial" w:cs="Arial"/>
          <w:sz w:val="24"/>
          <w:szCs w:val="24"/>
          <w:lang w:val="en-US"/>
        </w:rPr>
        <w:t>relatedness​</w:t>
      </w:r>
      <w:r w:rsidR="00D30A59" w:rsidRPr="00D30A59">
        <w:rPr>
          <w:rFonts w:ascii="Arial" w:hAnsi="Arial" w:cs="Arial"/>
          <w:sz w:val="24"/>
          <w:szCs w:val="24"/>
          <w:lang w:val="en-US"/>
        </w:rPr>
        <w:t xml:space="preserve"> </w:t>
      </w:r>
      <w:r w:rsidR="009F314D" w:rsidRPr="003B2ACA">
        <w:rPr>
          <w:rFonts w:ascii="Arial" w:hAnsi="Arial" w:cs="Arial"/>
          <w:sz w:val="24"/>
          <w:szCs w:val="24"/>
          <w:lang w:val="en-US"/>
        </w:rPr>
        <w:t xml:space="preserve">(Ryan &amp; Deci, 2000). </w:t>
      </w:r>
      <w:r w:rsidR="00DB059A" w:rsidRPr="00DB059A">
        <w:rPr>
          <w:rFonts w:ascii="Arial" w:hAnsi="Arial" w:cs="Arial"/>
          <w:sz w:val="24"/>
          <w:szCs w:val="24"/>
          <w:lang w:val="en-US"/>
        </w:rPr>
        <w:t>In remote work contexts, these needs may be fulfilled differently depending on one's organizational role. Managers may experience enhanced autonomy through reduced interruptions and greater control over their schedules, while individual contributors might face challenges in relatedness due to reduced informal interactions with peers</w:t>
      </w:r>
      <w:r w:rsidR="00DB059A">
        <w:rPr>
          <w:rFonts w:ascii="Arial" w:hAnsi="Arial" w:cs="Arial"/>
          <w:sz w:val="24"/>
          <w:szCs w:val="24"/>
          <w:lang w:val="en-US"/>
        </w:rPr>
        <w:t>.</w:t>
      </w:r>
      <w:r w:rsidR="007929B5">
        <w:rPr>
          <w:rFonts w:ascii="Arial" w:hAnsi="Arial" w:cs="Arial"/>
          <w:sz w:val="24"/>
          <w:szCs w:val="24"/>
          <w:lang w:val="en-US"/>
        </w:rPr>
        <w:t xml:space="preserve"> </w:t>
      </w:r>
      <w:r w:rsidRPr="00C16513">
        <w:rPr>
          <w:rFonts w:ascii="Arial" w:hAnsi="Arial" w:cs="Arial"/>
          <w:sz w:val="24"/>
          <w:szCs w:val="24"/>
          <w:lang w:val="en-US"/>
        </w:rPr>
        <w:t xml:space="preserve">A study on software engineers working remotely found that </w:t>
      </w:r>
      <w:r w:rsidRPr="006636E7">
        <w:rPr>
          <w:rFonts w:ascii="Arial" w:hAnsi="Arial" w:cs="Arial"/>
          <w:sz w:val="24"/>
          <w:szCs w:val="24"/>
          <w:lang w:val="en-US"/>
        </w:rPr>
        <w:t>competence</w:t>
      </w:r>
      <w:r w:rsidR="003210BF">
        <w:rPr>
          <w:rFonts w:ascii="Arial" w:hAnsi="Arial" w:cs="Arial"/>
          <w:sz w:val="24"/>
          <w:szCs w:val="24"/>
          <w:lang w:val="en-US"/>
        </w:rPr>
        <w:t xml:space="preserve"> </w:t>
      </w:r>
      <w:r w:rsidRPr="00C16513">
        <w:rPr>
          <w:rFonts w:ascii="Arial" w:hAnsi="Arial" w:cs="Arial"/>
          <w:sz w:val="24"/>
          <w:szCs w:val="24"/>
          <w:lang w:val="en-US"/>
        </w:rPr>
        <w:t xml:space="preserve">and autonomy were positively correlated with job satisfaction, but lower relatedness led to feelings of </w:t>
      </w:r>
      <w:r w:rsidR="008B4B6A" w:rsidRPr="00C16513">
        <w:rPr>
          <w:rFonts w:ascii="Arial" w:hAnsi="Arial" w:cs="Arial"/>
          <w:sz w:val="24"/>
          <w:szCs w:val="24"/>
          <w:lang w:val="en-US"/>
        </w:rPr>
        <w:t>isolation​</w:t>
      </w:r>
      <w:r w:rsidR="008B4B6A" w:rsidRPr="00D30A59">
        <w:rPr>
          <w:rFonts w:ascii="Arial" w:hAnsi="Arial" w:cs="Arial"/>
          <w:sz w:val="24"/>
          <w:szCs w:val="24"/>
          <w:lang w:val="en-US"/>
        </w:rPr>
        <w:t xml:space="preserve"> </w:t>
      </w:r>
      <w:r w:rsidR="007929B5" w:rsidRPr="003B2ACA">
        <w:rPr>
          <w:rFonts w:ascii="Arial" w:hAnsi="Arial" w:cs="Arial"/>
          <w:sz w:val="24"/>
          <w:szCs w:val="24"/>
          <w:lang w:val="en-US"/>
        </w:rPr>
        <w:t>(Russo et al., 2021).</w:t>
      </w:r>
    </w:p>
    <w:p w14:paraId="5286A261" w14:textId="77777777" w:rsidR="00953209" w:rsidRDefault="00953209" w:rsidP="00796848">
      <w:pPr>
        <w:autoSpaceDE w:val="0"/>
        <w:autoSpaceDN w:val="0"/>
        <w:adjustRightInd w:val="0"/>
        <w:spacing w:after="0" w:line="240" w:lineRule="auto"/>
        <w:jc w:val="both"/>
        <w:rPr>
          <w:rFonts w:ascii="Arial" w:hAnsi="Arial" w:cs="Arial"/>
          <w:sz w:val="24"/>
          <w:szCs w:val="24"/>
          <w:lang w:val="en-US"/>
        </w:rPr>
      </w:pPr>
    </w:p>
    <w:p w14:paraId="2DCC5DA7" w14:textId="4AFFC2AB" w:rsidR="00953209" w:rsidRDefault="008B4B6A" w:rsidP="00E85B05">
      <w:pPr>
        <w:autoSpaceDE w:val="0"/>
        <w:autoSpaceDN w:val="0"/>
        <w:adjustRightInd w:val="0"/>
        <w:spacing w:after="0" w:line="240" w:lineRule="auto"/>
        <w:ind w:firstLine="708"/>
        <w:jc w:val="both"/>
        <w:rPr>
          <w:rFonts w:ascii="Arial" w:hAnsi="Arial" w:cs="Arial"/>
          <w:sz w:val="24"/>
          <w:szCs w:val="24"/>
          <w:lang w:val="en-US"/>
        </w:rPr>
      </w:pPr>
      <w:r w:rsidRPr="008B4B6A">
        <w:rPr>
          <w:rFonts w:ascii="Arial" w:hAnsi="Arial" w:cs="Arial"/>
          <w:sz w:val="24"/>
          <w:szCs w:val="24"/>
          <w:lang w:val="en-US"/>
        </w:rPr>
        <w:t>A</w:t>
      </w:r>
      <w:r w:rsidR="003210BF" w:rsidRPr="008B4B6A">
        <w:rPr>
          <w:rFonts w:ascii="Arial" w:hAnsi="Arial" w:cs="Arial"/>
          <w:sz w:val="24"/>
          <w:szCs w:val="24"/>
          <w:lang w:val="en-US"/>
        </w:rPr>
        <w:t xml:space="preserve"> second</w:t>
      </w:r>
      <w:r w:rsidRPr="008B4B6A">
        <w:rPr>
          <w:rFonts w:ascii="Arial" w:hAnsi="Arial" w:cs="Arial"/>
          <w:sz w:val="24"/>
          <w:szCs w:val="24"/>
          <w:lang w:val="en-US"/>
        </w:rPr>
        <w:t xml:space="preserve"> relevant</w:t>
      </w:r>
      <w:r w:rsidR="003210BF" w:rsidRPr="008B4B6A">
        <w:rPr>
          <w:rFonts w:ascii="Arial" w:hAnsi="Arial" w:cs="Arial"/>
          <w:sz w:val="24"/>
          <w:szCs w:val="24"/>
          <w:lang w:val="en-US"/>
        </w:rPr>
        <w:t xml:space="preserve"> approach is the hedonic and eud</w:t>
      </w:r>
      <w:r w:rsidR="00EA6FB4">
        <w:rPr>
          <w:rFonts w:ascii="Arial" w:hAnsi="Arial" w:cs="Arial"/>
          <w:sz w:val="24"/>
          <w:szCs w:val="24"/>
          <w:lang w:val="en-US"/>
        </w:rPr>
        <w:t>ai</w:t>
      </w:r>
      <w:r w:rsidR="003210BF" w:rsidRPr="008B4B6A">
        <w:rPr>
          <w:rFonts w:ascii="Arial" w:hAnsi="Arial" w:cs="Arial"/>
          <w:sz w:val="24"/>
          <w:szCs w:val="24"/>
          <w:lang w:val="en-US"/>
        </w:rPr>
        <w:t xml:space="preserve">monic framework. </w:t>
      </w:r>
      <w:r w:rsidR="00953209" w:rsidRPr="008B4B6A">
        <w:rPr>
          <w:rFonts w:ascii="Arial" w:hAnsi="Arial" w:cs="Arial"/>
          <w:sz w:val="24"/>
          <w:szCs w:val="24"/>
          <w:lang w:val="en-US"/>
        </w:rPr>
        <w:t>Th</w:t>
      </w:r>
      <w:r w:rsidRPr="008B4B6A">
        <w:rPr>
          <w:rFonts w:ascii="Arial" w:hAnsi="Arial" w:cs="Arial"/>
          <w:sz w:val="24"/>
          <w:szCs w:val="24"/>
          <w:lang w:val="en-US"/>
        </w:rPr>
        <w:t>is perspective distinguishes</w:t>
      </w:r>
      <w:r w:rsidR="00953209" w:rsidRPr="008B4B6A">
        <w:rPr>
          <w:rFonts w:ascii="Arial" w:hAnsi="Arial" w:cs="Arial"/>
          <w:sz w:val="24"/>
          <w:szCs w:val="24"/>
          <w:lang w:val="en-US"/>
        </w:rPr>
        <w:t xml:space="preserve"> between</w:t>
      </w:r>
      <w:r w:rsidRPr="008B4B6A">
        <w:rPr>
          <w:rFonts w:ascii="Arial" w:hAnsi="Arial" w:cs="Arial"/>
          <w:sz w:val="24"/>
          <w:szCs w:val="24"/>
          <w:lang w:val="en-US"/>
        </w:rPr>
        <w:t xml:space="preserve"> two aspects of well-being:</w:t>
      </w:r>
      <w:r w:rsidR="00953209" w:rsidRPr="008B4B6A">
        <w:rPr>
          <w:rFonts w:ascii="Arial" w:hAnsi="Arial" w:cs="Arial"/>
          <w:sz w:val="24"/>
          <w:szCs w:val="24"/>
          <w:lang w:val="en-US"/>
        </w:rPr>
        <w:t xml:space="preserve"> </w:t>
      </w:r>
      <w:r w:rsidRPr="008B4B6A">
        <w:rPr>
          <w:rFonts w:ascii="Arial" w:hAnsi="Arial" w:cs="Arial"/>
          <w:sz w:val="24"/>
          <w:szCs w:val="24"/>
          <w:lang w:val="en-US"/>
        </w:rPr>
        <w:t xml:space="preserve">hedonic well-being, which relates to short-term pleasure and stress avoidance, and eudaimonic well-being, which is associated with meaning, purpose, and long-term fulfillment </w:t>
      </w:r>
      <w:r w:rsidR="0094507E" w:rsidRPr="0094507E">
        <w:rPr>
          <w:rFonts w:ascii="Arial" w:hAnsi="Arial" w:cs="Arial"/>
          <w:sz w:val="24"/>
          <w:szCs w:val="24"/>
          <w:lang w:val="en-US"/>
        </w:rPr>
        <w:t>(</w:t>
      </w:r>
      <w:proofErr w:type="spellStart"/>
      <w:r w:rsidR="0094507E" w:rsidRPr="0094507E">
        <w:rPr>
          <w:rFonts w:ascii="Arial" w:hAnsi="Arial" w:cs="Arial"/>
          <w:sz w:val="24"/>
          <w:szCs w:val="24"/>
          <w:lang w:val="en-US"/>
        </w:rPr>
        <w:t>Vizcaíno</w:t>
      </w:r>
      <w:proofErr w:type="spellEnd"/>
      <w:r w:rsidR="0094507E" w:rsidRPr="0094507E">
        <w:rPr>
          <w:rFonts w:ascii="Arial" w:hAnsi="Arial" w:cs="Arial"/>
          <w:sz w:val="24"/>
          <w:szCs w:val="24"/>
          <w:lang w:val="en-US"/>
        </w:rPr>
        <w:t xml:space="preserve"> et al., 2025).</w:t>
      </w:r>
      <w:r w:rsidR="0094507E">
        <w:rPr>
          <w:rFonts w:ascii="Arial" w:hAnsi="Arial" w:cs="Arial"/>
          <w:sz w:val="24"/>
          <w:szCs w:val="24"/>
          <w:lang w:val="en-US"/>
        </w:rPr>
        <w:t xml:space="preserve"> </w:t>
      </w:r>
      <w:r w:rsidR="00AE26ED" w:rsidRPr="00AE26ED">
        <w:rPr>
          <w:rFonts w:ascii="Arial" w:hAnsi="Arial" w:cs="Arial"/>
          <w:sz w:val="24"/>
          <w:szCs w:val="24"/>
          <w:lang w:val="en-US"/>
        </w:rPr>
        <w:t>For managers, remote work may enhance eudaimonic well-being through better work-life integration and strategic focus, while individual contributors may experience mixed effects depending on their ability to find meaning and connection in distributed work environments.</w:t>
      </w:r>
    </w:p>
    <w:p w14:paraId="187F4C02" w14:textId="77777777" w:rsidR="008B4B6A" w:rsidRDefault="008B4B6A" w:rsidP="00796848">
      <w:pPr>
        <w:autoSpaceDE w:val="0"/>
        <w:autoSpaceDN w:val="0"/>
        <w:adjustRightInd w:val="0"/>
        <w:spacing w:after="0" w:line="240" w:lineRule="auto"/>
        <w:jc w:val="both"/>
        <w:rPr>
          <w:rFonts w:ascii="Arial" w:hAnsi="Arial" w:cs="Arial"/>
          <w:sz w:val="24"/>
          <w:szCs w:val="24"/>
          <w:lang w:val="en-US"/>
        </w:rPr>
      </w:pPr>
    </w:p>
    <w:p w14:paraId="340ED753" w14:textId="5D3305F5" w:rsidR="008B4F31" w:rsidRDefault="00953209" w:rsidP="00E85B05">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 xml:space="preserve">These theoretical models offer complementary perspectives on how remote work impacts </w:t>
      </w:r>
      <w:r w:rsidR="009C1F04">
        <w:rPr>
          <w:rFonts w:ascii="Arial" w:hAnsi="Arial" w:cs="Arial"/>
          <w:sz w:val="24"/>
          <w:szCs w:val="24"/>
          <w:lang w:val="en-US"/>
        </w:rPr>
        <w:t>performance, motivation</w:t>
      </w:r>
      <w:r w:rsidRPr="2B8B3F64">
        <w:rPr>
          <w:rFonts w:ascii="Arial" w:hAnsi="Arial" w:cs="Arial"/>
          <w:sz w:val="24"/>
          <w:szCs w:val="24"/>
          <w:lang w:val="en-US"/>
        </w:rPr>
        <w:t xml:space="preserve"> and stress.</w:t>
      </w:r>
      <w:r w:rsidR="008B4F31">
        <w:rPr>
          <w:rFonts w:ascii="Arial" w:hAnsi="Arial" w:cs="Arial"/>
          <w:sz w:val="24"/>
          <w:szCs w:val="24"/>
          <w:lang w:val="en-US"/>
        </w:rPr>
        <w:t xml:space="preserve"> Additionally,</w:t>
      </w:r>
      <w:r w:rsidR="008B4F31" w:rsidRPr="008B4F31">
        <w:rPr>
          <w:lang w:val="en-US"/>
        </w:rPr>
        <w:t xml:space="preserve"> </w:t>
      </w:r>
      <w:r w:rsidR="008B4F31">
        <w:rPr>
          <w:rFonts w:ascii="Arial" w:hAnsi="Arial" w:cs="Arial"/>
          <w:sz w:val="24"/>
          <w:szCs w:val="24"/>
          <w:lang w:val="en-US"/>
        </w:rPr>
        <w:t>t</w:t>
      </w:r>
      <w:r w:rsidR="008B4F31" w:rsidRPr="008B4F31">
        <w:rPr>
          <w:rFonts w:ascii="Arial" w:hAnsi="Arial" w:cs="Arial"/>
          <w:sz w:val="24"/>
          <w:szCs w:val="24"/>
          <w:lang w:val="en-US"/>
        </w:rPr>
        <w:t xml:space="preserve">hese models </w:t>
      </w:r>
      <w:r w:rsidR="008B4F31">
        <w:rPr>
          <w:rFonts w:ascii="Arial" w:hAnsi="Arial" w:cs="Arial"/>
          <w:sz w:val="24"/>
          <w:szCs w:val="24"/>
          <w:lang w:val="en-US"/>
        </w:rPr>
        <w:t xml:space="preserve">might </w:t>
      </w:r>
      <w:r w:rsidR="008B4F31" w:rsidRPr="008B4F31">
        <w:rPr>
          <w:rFonts w:ascii="Arial" w:hAnsi="Arial" w:cs="Arial"/>
          <w:sz w:val="24"/>
          <w:szCs w:val="24"/>
          <w:lang w:val="en-US"/>
        </w:rPr>
        <w:t xml:space="preserve">suggest that remote work impacts </w:t>
      </w:r>
      <w:r w:rsidR="00E85B05">
        <w:rPr>
          <w:rFonts w:ascii="Arial" w:hAnsi="Arial" w:cs="Arial"/>
          <w:sz w:val="24"/>
          <w:szCs w:val="24"/>
          <w:lang w:val="en-US"/>
        </w:rPr>
        <w:t>this three variables</w:t>
      </w:r>
      <w:r w:rsidR="008B4F31" w:rsidRPr="008B4F31">
        <w:rPr>
          <w:rFonts w:ascii="Arial" w:hAnsi="Arial" w:cs="Arial"/>
          <w:sz w:val="24"/>
          <w:szCs w:val="24"/>
          <w:lang w:val="en-US"/>
        </w:rPr>
        <w:t xml:space="preserve"> differently based on organizational role, providing a foundation for understanding the managerial versus individual contributor differences </w:t>
      </w:r>
      <w:r w:rsidR="007B24D0">
        <w:rPr>
          <w:rFonts w:ascii="Arial" w:hAnsi="Arial" w:cs="Arial"/>
          <w:sz w:val="24"/>
          <w:szCs w:val="24"/>
          <w:lang w:val="en-US"/>
        </w:rPr>
        <w:t xml:space="preserve">proposed </w:t>
      </w:r>
      <w:r w:rsidR="008B4F31" w:rsidRPr="008B4F31">
        <w:rPr>
          <w:rFonts w:ascii="Arial" w:hAnsi="Arial" w:cs="Arial"/>
          <w:sz w:val="24"/>
          <w:szCs w:val="24"/>
          <w:lang w:val="en-US"/>
        </w:rPr>
        <w:t>in our analysis.</w:t>
      </w:r>
      <w:r w:rsidR="008B4F31">
        <w:rPr>
          <w:rFonts w:ascii="Arial" w:hAnsi="Arial" w:cs="Arial"/>
          <w:sz w:val="24"/>
          <w:szCs w:val="24"/>
          <w:lang w:val="en-US"/>
        </w:rPr>
        <w:t xml:space="preserve"> </w:t>
      </w:r>
    </w:p>
    <w:p w14:paraId="7B170864" w14:textId="77777777" w:rsidR="00A92A53" w:rsidRDefault="00A92A53" w:rsidP="00A92A53">
      <w:pPr>
        <w:autoSpaceDE w:val="0"/>
        <w:autoSpaceDN w:val="0"/>
        <w:adjustRightInd w:val="0"/>
        <w:spacing w:after="0" w:line="240" w:lineRule="auto"/>
        <w:jc w:val="both"/>
        <w:rPr>
          <w:rFonts w:ascii="Arial" w:hAnsi="Arial" w:cs="Arial"/>
          <w:b/>
          <w:bCs/>
          <w:sz w:val="24"/>
          <w:szCs w:val="24"/>
          <w:lang w:val="en-US"/>
        </w:rPr>
      </w:pPr>
    </w:p>
    <w:p w14:paraId="1AEFE762" w14:textId="53AB8A6A" w:rsidR="00A92A53" w:rsidRDefault="00A92A53" w:rsidP="00A92A53">
      <w:pPr>
        <w:autoSpaceDE w:val="0"/>
        <w:autoSpaceDN w:val="0"/>
        <w:adjustRightInd w:val="0"/>
        <w:spacing w:after="0" w:line="240" w:lineRule="auto"/>
        <w:jc w:val="both"/>
        <w:rPr>
          <w:rFonts w:ascii="Arial" w:hAnsi="Arial" w:cs="Arial"/>
          <w:b/>
          <w:bCs/>
          <w:sz w:val="24"/>
          <w:szCs w:val="24"/>
          <w:lang w:val="en-US"/>
        </w:rPr>
      </w:pPr>
      <w:r w:rsidRPr="2B8B3F64">
        <w:rPr>
          <w:rFonts w:ascii="Arial" w:hAnsi="Arial" w:cs="Arial"/>
          <w:b/>
          <w:bCs/>
          <w:sz w:val="24"/>
          <w:szCs w:val="24"/>
          <w:lang w:val="en-US"/>
        </w:rPr>
        <w:t xml:space="preserve">2.2 </w:t>
      </w:r>
      <w:r w:rsidR="005265B3" w:rsidRPr="005265B3">
        <w:rPr>
          <w:rFonts w:ascii="Arial" w:hAnsi="Arial" w:cs="Arial"/>
          <w:b/>
          <w:bCs/>
          <w:sz w:val="24"/>
          <w:szCs w:val="24"/>
          <w:lang w:val="en-US"/>
        </w:rPr>
        <w:t>Studies on Remote Work and Role-Based Differences</w:t>
      </w:r>
      <w:r w:rsidR="005265B3">
        <w:rPr>
          <w:rFonts w:ascii="Arial" w:hAnsi="Arial" w:cs="Arial"/>
          <w:b/>
          <w:bCs/>
          <w:sz w:val="24"/>
          <w:szCs w:val="24"/>
          <w:lang w:val="en-US"/>
        </w:rPr>
        <w:t xml:space="preserve"> </w:t>
      </w:r>
      <w:r w:rsidR="009F3284" w:rsidRPr="2B8B3F64">
        <w:rPr>
          <w:rFonts w:ascii="Arial" w:hAnsi="Arial" w:cs="Arial"/>
          <w:b/>
          <w:bCs/>
          <w:sz w:val="24"/>
          <w:szCs w:val="24"/>
          <w:lang w:val="en-US"/>
        </w:rPr>
        <w:t>for developers</w:t>
      </w:r>
    </w:p>
    <w:p w14:paraId="7779E916" w14:textId="77777777" w:rsidR="00A92A53" w:rsidRPr="00953209" w:rsidRDefault="00A92A53" w:rsidP="00796848">
      <w:pPr>
        <w:autoSpaceDE w:val="0"/>
        <w:autoSpaceDN w:val="0"/>
        <w:adjustRightInd w:val="0"/>
        <w:spacing w:after="0" w:line="240" w:lineRule="auto"/>
        <w:jc w:val="both"/>
        <w:rPr>
          <w:rFonts w:ascii="Arial" w:hAnsi="Arial" w:cs="Arial"/>
          <w:sz w:val="24"/>
          <w:szCs w:val="24"/>
          <w:lang w:val="en-US"/>
        </w:rPr>
      </w:pPr>
    </w:p>
    <w:p w14:paraId="56F93E1B" w14:textId="36512CD0" w:rsidR="000E7000" w:rsidRDefault="000E7000" w:rsidP="00386E54">
      <w:pPr>
        <w:autoSpaceDE w:val="0"/>
        <w:autoSpaceDN w:val="0"/>
        <w:adjustRightInd w:val="0"/>
        <w:spacing w:after="0" w:line="240" w:lineRule="auto"/>
        <w:ind w:firstLine="708"/>
        <w:jc w:val="both"/>
        <w:rPr>
          <w:rFonts w:ascii="Arial" w:hAnsi="Arial" w:cs="Arial"/>
          <w:sz w:val="24"/>
          <w:szCs w:val="24"/>
          <w:lang w:val="en-US"/>
        </w:rPr>
      </w:pPr>
      <w:r w:rsidRPr="000E7000">
        <w:rPr>
          <w:rFonts w:ascii="Arial" w:hAnsi="Arial" w:cs="Arial"/>
          <w:sz w:val="24"/>
          <w:szCs w:val="24"/>
          <w:lang w:val="en-US"/>
        </w:rPr>
        <w:t xml:space="preserve">Empirical research has </w:t>
      </w:r>
      <w:r w:rsidR="00386E54" w:rsidRPr="000E7000">
        <w:rPr>
          <w:rFonts w:ascii="Arial" w:hAnsi="Arial" w:cs="Arial"/>
          <w:sz w:val="24"/>
          <w:szCs w:val="24"/>
          <w:lang w:val="en-US"/>
        </w:rPr>
        <w:t>explored</w:t>
      </w:r>
      <w:r w:rsidRPr="000E7000">
        <w:rPr>
          <w:rFonts w:ascii="Arial" w:hAnsi="Arial" w:cs="Arial"/>
          <w:sz w:val="24"/>
          <w:szCs w:val="24"/>
          <w:lang w:val="en-US"/>
        </w:rPr>
        <w:t xml:space="preserve"> how remote work impacts different organizational roles, though most studies have focused on </w:t>
      </w:r>
      <w:r>
        <w:rPr>
          <w:rFonts w:ascii="Arial" w:hAnsi="Arial" w:cs="Arial"/>
          <w:sz w:val="24"/>
          <w:szCs w:val="24"/>
          <w:lang w:val="en-US"/>
        </w:rPr>
        <w:t xml:space="preserve">developed </w:t>
      </w:r>
      <w:r w:rsidR="00D15279">
        <w:rPr>
          <w:rFonts w:ascii="Arial" w:hAnsi="Arial" w:cs="Arial"/>
          <w:sz w:val="24"/>
          <w:szCs w:val="24"/>
          <w:lang w:val="en-US"/>
        </w:rPr>
        <w:t>countries’</w:t>
      </w:r>
      <w:r w:rsidRPr="000E7000">
        <w:rPr>
          <w:rFonts w:ascii="Arial" w:hAnsi="Arial" w:cs="Arial"/>
          <w:sz w:val="24"/>
          <w:szCs w:val="24"/>
          <w:lang w:val="en-US"/>
        </w:rPr>
        <w:t xml:space="preserve"> contexts. Ford et al. (2021) conducted one of the studies on role-based differences, finding</w:t>
      </w:r>
      <w:r w:rsidR="00206D16">
        <w:rPr>
          <w:rFonts w:ascii="Arial" w:hAnsi="Arial" w:cs="Arial"/>
          <w:sz w:val="24"/>
          <w:szCs w:val="24"/>
          <w:lang w:val="en-US"/>
        </w:rPr>
        <w:t xml:space="preserve"> not statistically differences between </w:t>
      </w:r>
      <w:r w:rsidRPr="000E7000">
        <w:rPr>
          <w:rFonts w:ascii="Arial" w:hAnsi="Arial" w:cs="Arial"/>
          <w:sz w:val="24"/>
          <w:szCs w:val="24"/>
          <w:lang w:val="en-US"/>
        </w:rPr>
        <w:t xml:space="preserve">people managers </w:t>
      </w:r>
      <w:r w:rsidR="00206D16">
        <w:rPr>
          <w:rFonts w:ascii="Arial" w:hAnsi="Arial" w:cs="Arial"/>
          <w:sz w:val="24"/>
          <w:szCs w:val="24"/>
          <w:lang w:val="en-US"/>
        </w:rPr>
        <w:t>and</w:t>
      </w:r>
      <w:r w:rsidRPr="000E7000">
        <w:rPr>
          <w:rFonts w:ascii="Arial" w:hAnsi="Arial" w:cs="Arial"/>
          <w:sz w:val="24"/>
          <w:szCs w:val="24"/>
          <w:lang w:val="en-US"/>
        </w:rPr>
        <w:t xml:space="preserve"> individual contributors</w:t>
      </w:r>
      <w:r w:rsidR="00206D16">
        <w:rPr>
          <w:rFonts w:ascii="Arial" w:hAnsi="Arial" w:cs="Arial"/>
          <w:sz w:val="24"/>
          <w:szCs w:val="24"/>
          <w:lang w:val="en-US"/>
        </w:rPr>
        <w:t xml:space="preserve"> </w:t>
      </w:r>
      <w:r w:rsidR="0001755F">
        <w:rPr>
          <w:rFonts w:ascii="Arial" w:hAnsi="Arial" w:cs="Arial"/>
          <w:sz w:val="24"/>
          <w:szCs w:val="24"/>
          <w:lang w:val="en-US"/>
        </w:rPr>
        <w:t>in terms of productivity</w:t>
      </w:r>
      <w:r w:rsidRPr="000E7000">
        <w:rPr>
          <w:rFonts w:ascii="Arial" w:hAnsi="Arial" w:cs="Arial"/>
          <w:sz w:val="24"/>
          <w:szCs w:val="24"/>
          <w:lang w:val="en-US"/>
        </w:rPr>
        <w:t xml:space="preserve">, </w:t>
      </w:r>
      <w:r w:rsidR="00D15279" w:rsidRPr="00D15279">
        <w:rPr>
          <w:rFonts w:ascii="Arial" w:hAnsi="Arial" w:cs="Arial"/>
          <w:sz w:val="24"/>
          <w:szCs w:val="24"/>
          <w:lang w:val="en-US"/>
        </w:rPr>
        <w:t>opening the possibility of understanding differences between different groups of developers according to their role</w:t>
      </w:r>
      <w:r w:rsidRPr="000E7000">
        <w:rPr>
          <w:rFonts w:ascii="Arial" w:hAnsi="Arial" w:cs="Arial"/>
          <w:sz w:val="24"/>
          <w:szCs w:val="24"/>
          <w:lang w:val="en-US"/>
        </w:rPr>
        <w:t>.</w:t>
      </w:r>
    </w:p>
    <w:p w14:paraId="0AE504FF" w14:textId="77777777" w:rsidR="000E7000" w:rsidRDefault="000E7000" w:rsidP="00796848">
      <w:pPr>
        <w:autoSpaceDE w:val="0"/>
        <w:autoSpaceDN w:val="0"/>
        <w:adjustRightInd w:val="0"/>
        <w:spacing w:after="0" w:line="240" w:lineRule="auto"/>
        <w:jc w:val="both"/>
        <w:rPr>
          <w:rFonts w:ascii="Arial" w:hAnsi="Arial" w:cs="Arial"/>
          <w:sz w:val="24"/>
          <w:szCs w:val="24"/>
          <w:lang w:val="en-US"/>
        </w:rPr>
      </w:pPr>
    </w:p>
    <w:p w14:paraId="13264C96" w14:textId="224F3EB6" w:rsidR="00B859BB" w:rsidRDefault="00032D67" w:rsidP="00A41309">
      <w:pPr>
        <w:autoSpaceDE w:val="0"/>
        <w:autoSpaceDN w:val="0"/>
        <w:adjustRightInd w:val="0"/>
        <w:spacing w:after="0" w:line="240" w:lineRule="auto"/>
        <w:ind w:firstLine="708"/>
        <w:jc w:val="both"/>
        <w:rPr>
          <w:rFonts w:ascii="Arial" w:hAnsi="Arial" w:cs="Arial"/>
          <w:sz w:val="24"/>
          <w:szCs w:val="24"/>
          <w:lang w:val="en-US"/>
        </w:rPr>
      </w:pPr>
      <w:proofErr w:type="spellStart"/>
      <w:r w:rsidRPr="00032D67">
        <w:rPr>
          <w:rFonts w:ascii="Arial" w:hAnsi="Arial" w:cs="Arial"/>
          <w:sz w:val="24"/>
          <w:szCs w:val="24"/>
          <w:lang w:val="en-US"/>
        </w:rPr>
        <w:t>Vizcaíno</w:t>
      </w:r>
      <w:proofErr w:type="spellEnd"/>
      <w:r w:rsidRPr="00032D67">
        <w:rPr>
          <w:rFonts w:ascii="Arial" w:hAnsi="Arial" w:cs="Arial"/>
          <w:sz w:val="24"/>
          <w:szCs w:val="24"/>
          <w:lang w:val="en-US"/>
        </w:rPr>
        <w:t xml:space="preserve"> et al. (2025)</w:t>
      </w:r>
      <w:r>
        <w:rPr>
          <w:rFonts w:ascii="Arial" w:hAnsi="Arial" w:cs="Arial"/>
          <w:sz w:val="24"/>
          <w:szCs w:val="24"/>
          <w:lang w:val="en-US"/>
        </w:rPr>
        <w:t xml:space="preserve"> </w:t>
      </w:r>
      <w:r w:rsidR="00A92A53" w:rsidRPr="1F1470BD">
        <w:rPr>
          <w:rFonts w:ascii="Arial" w:hAnsi="Arial" w:cs="Arial"/>
          <w:sz w:val="24"/>
          <w:szCs w:val="24"/>
          <w:lang w:val="en-US"/>
        </w:rPr>
        <w:t>investigated the psychological effects of remote work on software engineers, finding that stress and motivation significantly influence performance</w:t>
      </w:r>
      <w:r w:rsidR="005B14AD" w:rsidRPr="005B14AD">
        <w:rPr>
          <w:rFonts w:ascii="Arial" w:hAnsi="Arial" w:cs="Arial"/>
          <w:sz w:val="24"/>
          <w:szCs w:val="24"/>
          <w:lang w:val="en-US"/>
        </w:rPr>
        <w:t>, though their analysis did not specifically examine role-based differences</w:t>
      </w:r>
      <w:r w:rsidR="00A92A53" w:rsidRPr="1F1470BD">
        <w:rPr>
          <w:rFonts w:ascii="Arial" w:hAnsi="Arial" w:cs="Arial"/>
          <w:sz w:val="24"/>
          <w:szCs w:val="24"/>
          <w:lang w:val="en-US"/>
        </w:rPr>
        <w:t>. The study used Partial Least Squares Structural Equation Modeling (PLS-SEM) to establish relationships between these factors and revealed that communication and trust among team members are critical in reducing stress levels</w:t>
      </w:r>
      <w:r w:rsidR="00C63003" w:rsidRPr="00C63003">
        <w:rPr>
          <w:rFonts w:ascii="Arial" w:hAnsi="Arial" w:cs="Arial"/>
          <w:sz w:val="24"/>
          <w:szCs w:val="24"/>
          <w:lang w:val="en-US"/>
        </w:rPr>
        <w:t>—factors that may be experienced differently by managers and individual contributors.</w:t>
      </w:r>
    </w:p>
    <w:p w14:paraId="0A1C4E93" w14:textId="77777777" w:rsidR="00A92A53" w:rsidRDefault="00A92A53" w:rsidP="00796848">
      <w:pPr>
        <w:autoSpaceDE w:val="0"/>
        <w:autoSpaceDN w:val="0"/>
        <w:adjustRightInd w:val="0"/>
        <w:spacing w:after="0" w:line="240" w:lineRule="auto"/>
        <w:jc w:val="both"/>
        <w:rPr>
          <w:rFonts w:ascii="Arial" w:hAnsi="Arial" w:cs="Arial"/>
          <w:sz w:val="24"/>
          <w:szCs w:val="24"/>
          <w:lang w:val="en-US"/>
        </w:rPr>
      </w:pPr>
    </w:p>
    <w:p w14:paraId="084DA8F9" w14:textId="1A567075" w:rsidR="00A92A53" w:rsidRDefault="00A92A53" w:rsidP="00A41309">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Another study by Santos et al</w:t>
      </w:r>
      <w:r w:rsidR="005D7427">
        <w:rPr>
          <w:rFonts w:ascii="Arial" w:hAnsi="Arial" w:cs="Arial"/>
          <w:sz w:val="24"/>
          <w:szCs w:val="24"/>
          <w:lang w:val="en-US"/>
        </w:rPr>
        <w:t xml:space="preserve">. </w:t>
      </w:r>
      <w:r w:rsidR="005D7427" w:rsidRPr="005D7427">
        <w:rPr>
          <w:rFonts w:ascii="Arial" w:hAnsi="Arial" w:cs="Arial"/>
          <w:sz w:val="24"/>
          <w:szCs w:val="24"/>
          <w:lang w:val="en-US"/>
        </w:rPr>
        <w:t>(2024)</w:t>
      </w:r>
      <w:r w:rsidR="0057117A">
        <w:rPr>
          <w:rFonts w:ascii="Arial" w:hAnsi="Arial" w:cs="Arial"/>
          <w:sz w:val="24"/>
          <w:szCs w:val="24"/>
          <w:lang w:val="en-US"/>
        </w:rPr>
        <w:t xml:space="preserve"> f</w:t>
      </w:r>
      <w:r w:rsidRPr="2B8B3F64">
        <w:rPr>
          <w:rFonts w:ascii="Arial" w:hAnsi="Arial" w:cs="Arial"/>
          <w:sz w:val="24"/>
          <w:szCs w:val="24"/>
          <w:lang w:val="en-US"/>
        </w:rPr>
        <w:t xml:space="preserve">ocused on hybrid work models and their impact on developers’ satisfaction. The study concluded that hybrid models allow employees to maintain work-life balance while also benefiting from in-person collaboration when needed​. However, the research also identified </w:t>
      </w:r>
      <w:r w:rsidRPr="2B8B3F64">
        <w:rPr>
          <w:rFonts w:ascii="Arial" w:hAnsi="Arial" w:cs="Arial"/>
          <w:sz w:val="24"/>
          <w:szCs w:val="24"/>
          <w:lang w:val="en-US"/>
        </w:rPr>
        <w:lastRenderedPageBreak/>
        <w:t>challenges such as feelings of isolation and difficulty in setting clear work boundaries, which contribute to stress​</w:t>
      </w:r>
      <w:r w:rsidR="00AD1B32">
        <w:rPr>
          <w:rFonts w:ascii="Arial" w:hAnsi="Arial" w:cs="Arial"/>
          <w:sz w:val="24"/>
          <w:szCs w:val="24"/>
          <w:lang w:val="en-US"/>
        </w:rPr>
        <w:t>.</w:t>
      </w:r>
    </w:p>
    <w:p w14:paraId="47F64532" w14:textId="77777777" w:rsidR="000A5320" w:rsidRDefault="000A5320" w:rsidP="000A5320">
      <w:pPr>
        <w:autoSpaceDE w:val="0"/>
        <w:autoSpaceDN w:val="0"/>
        <w:adjustRightInd w:val="0"/>
        <w:spacing w:after="0" w:line="240" w:lineRule="auto"/>
        <w:jc w:val="both"/>
        <w:rPr>
          <w:rFonts w:ascii="Arial" w:hAnsi="Arial" w:cs="Arial"/>
          <w:sz w:val="24"/>
          <w:szCs w:val="24"/>
          <w:lang w:val="en-US"/>
        </w:rPr>
      </w:pPr>
    </w:p>
    <w:p w14:paraId="3BDF4D2D" w14:textId="0B455B8A" w:rsidR="000A5320" w:rsidRDefault="000A5320" w:rsidP="00A41309">
      <w:pPr>
        <w:autoSpaceDE w:val="0"/>
        <w:autoSpaceDN w:val="0"/>
        <w:adjustRightInd w:val="0"/>
        <w:spacing w:after="0" w:line="240" w:lineRule="auto"/>
        <w:ind w:firstLine="360"/>
        <w:jc w:val="both"/>
        <w:rPr>
          <w:rFonts w:ascii="Arial" w:hAnsi="Arial" w:cs="Arial"/>
          <w:sz w:val="24"/>
          <w:szCs w:val="24"/>
          <w:lang w:val="en-US"/>
        </w:rPr>
      </w:pPr>
      <w:r>
        <w:rPr>
          <w:rFonts w:ascii="Arial" w:hAnsi="Arial" w:cs="Arial"/>
          <w:sz w:val="24"/>
          <w:szCs w:val="24"/>
          <w:lang w:val="en-US"/>
        </w:rPr>
        <w:t>Lastly, different methodological approaches have been used to study well-being and stress in remote work</w:t>
      </w:r>
      <w:r w:rsidR="00E91354">
        <w:rPr>
          <w:rFonts w:ascii="Arial" w:hAnsi="Arial" w:cs="Arial"/>
          <w:sz w:val="24"/>
          <w:szCs w:val="24"/>
          <w:lang w:val="en-US"/>
        </w:rPr>
        <w:t xml:space="preserve"> environments</w:t>
      </w:r>
      <w:r w:rsidR="00116E20">
        <w:rPr>
          <w:rFonts w:ascii="Arial" w:hAnsi="Arial" w:cs="Arial"/>
          <w:sz w:val="24"/>
          <w:szCs w:val="24"/>
          <w:lang w:val="en-US"/>
        </w:rPr>
        <w:t xml:space="preserve"> not focusing on</w:t>
      </w:r>
      <w:r w:rsidR="00414764">
        <w:rPr>
          <w:rFonts w:ascii="Arial" w:hAnsi="Arial" w:cs="Arial"/>
          <w:sz w:val="24"/>
          <w:szCs w:val="24"/>
          <w:lang w:val="en-US"/>
        </w:rPr>
        <w:t xml:space="preserve"> the differences between</w:t>
      </w:r>
      <w:r w:rsidR="00116E20">
        <w:rPr>
          <w:rFonts w:ascii="Arial" w:hAnsi="Arial" w:cs="Arial"/>
          <w:sz w:val="24"/>
          <w:szCs w:val="24"/>
          <w:lang w:val="en-US"/>
        </w:rPr>
        <w:t xml:space="preserve"> roles</w:t>
      </w:r>
      <w:r w:rsidR="00E91354">
        <w:rPr>
          <w:rFonts w:ascii="Arial" w:hAnsi="Arial" w:cs="Arial"/>
          <w:sz w:val="24"/>
          <w:szCs w:val="24"/>
          <w:lang w:val="en-US"/>
        </w:rPr>
        <w:t>:</w:t>
      </w:r>
    </w:p>
    <w:p w14:paraId="6E4DAF87" w14:textId="50533575" w:rsidR="00E91354" w:rsidRDefault="00E91354" w:rsidP="00E91354">
      <w:pPr>
        <w:pStyle w:val="ListParagraph"/>
        <w:numPr>
          <w:ilvl w:val="0"/>
          <w:numId w:val="17"/>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S</w:t>
      </w:r>
      <w:r w:rsidRPr="00E91354">
        <w:rPr>
          <w:rFonts w:ascii="Arial" w:hAnsi="Arial" w:cs="Arial"/>
          <w:sz w:val="24"/>
          <w:szCs w:val="24"/>
          <w:lang w:val="en-US"/>
        </w:rPr>
        <w:t xml:space="preserve">urvey-Based Research: </w:t>
      </w:r>
      <w:r>
        <w:rPr>
          <w:rFonts w:ascii="Arial" w:hAnsi="Arial" w:cs="Arial"/>
          <w:sz w:val="24"/>
          <w:szCs w:val="24"/>
          <w:lang w:val="en-US"/>
        </w:rPr>
        <w:t>Multiple s</w:t>
      </w:r>
      <w:r w:rsidRPr="00E91354">
        <w:rPr>
          <w:rFonts w:ascii="Arial" w:hAnsi="Arial" w:cs="Arial"/>
          <w:sz w:val="24"/>
          <w:szCs w:val="24"/>
          <w:lang w:val="en-US"/>
        </w:rPr>
        <w:t>urveys have been conducted to measure employee perceptions of stress, well-being, and p</w:t>
      </w:r>
      <w:r w:rsidR="00B305C0">
        <w:rPr>
          <w:rFonts w:ascii="Arial" w:hAnsi="Arial" w:cs="Arial"/>
          <w:sz w:val="24"/>
          <w:szCs w:val="24"/>
          <w:lang w:val="en-US"/>
        </w:rPr>
        <w:t>erformance</w:t>
      </w:r>
      <w:r>
        <w:rPr>
          <w:rFonts w:ascii="Arial" w:hAnsi="Arial" w:cs="Arial"/>
          <w:sz w:val="24"/>
          <w:szCs w:val="24"/>
          <w:lang w:val="en-US"/>
        </w:rPr>
        <w:t xml:space="preserve">, with the results primarily analyzed with descriptive methods. </w:t>
      </w:r>
    </w:p>
    <w:p w14:paraId="02BF9EC6" w14:textId="22B5EC93" w:rsidR="00E91354" w:rsidRDefault="00E91354" w:rsidP="00E91354">
      <w:pPr>
        <w:pStyle w:val="ListParagraph"/>
        <w:numPr>
          <w:ilvl w:val="0"/>
          <w:numId w:val="17"/>
        </w:numPr>
        <w:autoSpaceDE w:val="0"/>
        <w:autoSpaceDN w:val="0"/>
        <w:adjustRightInd w:val="0"/>
        <w:spacing w:after="0" w:line="240" w:lineRule="auto"/>
        <w:jc w:val="both"/>
        <w:rPr>
          <w:rFonts w:ascii="Arial" w:hAnsi="Arial" w:cs="Arial"/>
          <w:sz w:val="24"/>
          <w:szCs w:val="24"/>
          <w:lang w:val="en-US"/>
        </w:rPr>
      </w:pPr>
      <w:r w:rsidRPr="00E91354">
        <w:rPr>
          <w:rFonts w:ascii="Arial" w:hAnsi="Arial" w:cs="Arial"/>
          <w:sz w:val="24"/>
          <w:szCs w:val="24"/>
          <w:lang w:val="en-US"/>
        </w:rPr>
        <w:t xml:space="preserve">Partial Least Squares Structural Equation Modeling: PLS-SEM has been increasingly used to analyze the causal relationships between well-being factors, demonstrating their suitability for quantitative analysis in </w:t>
      </w:r>
      <w:r>
        <w:rPr>
          <w:rFonts w:ascii="Arial" w:hAnsi="Arial" w:cs="Arial"/>
          <w:sz w:val="24"/>
          <w:szCs w:val="24"/>
          <w:lang w:val="en-US"/>
        </w:rPr>
        <w:t xml:space="preserve">the </w:t>
      </w:r>
      <w:r w:rsidR="008014F3">
        <w:rPr>
          <w:rFonts w:ascii="Arial" w:hAnsi="Arial" w:cs="Arial"/>
          <w:sz w:val="24"/>
          <w:szCs w:val="24"/>
          <w:lang w:val="en-US"/>
        </w:rPr>
        <w:t xml:space="preserve">developers’ environments </w:t>
      </w:r>
      <w:r w:rsidR="006430C1">
        <w:rPr>
          <w:rFonts w:ascii="Arial" w:hAnsi="Arial" w:cs="Arial"/>
          <w:sz w:val="24"/>
          <w:szCs w:val="24"/>
          <w:lang w:val="en-US"/>
        </w:rPr>
        <w:t>(</w:t>
      </w:r>
      <w:r w:rsidR="006430C1" w:rsidRPr="00D30A59">
        <w:rPr>
          <w:rFonts w:ascii="Arial" w:hAnsi="Arial" w:cs="Arial"/>
          <w:sz w:val="24"/>
          <w:szCs w:val="24"/>
          <w:lang w:val="en-US"/>
        </w:rPr>
        <w:t xml:space="preserve">Ralph </w:t>
      </w:r>
      <w:r w:rsidR="006430C1">
        <w:rPr>
          <w:rFonts w:ascii="Arial" w:hAnsi="Arial" w:cs="Arial"/>
          <w:sz w:val="24"/>
          <w:szCs w:val="24"/>
          <w:lang w:val="en-US"/>
        </w:rPr>
        <w:t>et al., 2020)</w:t>
      </w:r>
    </w:p>
    <w:p w14:paraId="7060FACF" w14:textId="77777777" w:rsidR="00304E98" w:rsidRDefault="00304E98" w:rsidP="00304E98">
      <w:pPr>
        <w:autoSpaceDE w:val="0"/>
        <w:autoSpaceDN w:val="0"/>
        <w:adjustRightInd w:val="0"/>
        <w:spacing w:after="0" w:line="240" w:lineRule="auto"/>
        <w:jc w:val="both"/>
        <w:rPr>
          <w:rFonts w:ascii="Arial" w:hAnsi="Arial" w:cs="Arial"/>
          <w:sz w:val="24"/>
          <w:szCs w:val="24"/>
          <w:lang w:val="en-US"/>
        </w:rPr>
      </w:pPr>
    </w:p>
    <w:p w14:paraId="10A2D99C" w14:textId="54982F0D" w:rsidR="0088090F" w:rsidRDefault="00B305C0" w:rsidP="0088090F">
      <w:pPr>
        <w:autoSpaceDE w:val="0"/>
        <w:autoSpaceDN w:val="0"/>
        <w:adjustRightInd w:val="0"/>
        <w:spacing w:after="0" w:line="240" w:lineRule="auto"/>
        <w:jc w:val="both"/>
        <w:rPr>
          <w:rFonts w:ascii="Arial" w:hAnsi="Arial" w:cs="Arial"/>
          <w:sz w:val="24"/>
          <w:szCs w:val="24"/>
          <w:lang w:val="en-US"/>
        </w:rPr>
      </w:pPr>
      <w:r w:rsidRPr="00B305C0">
        <w:rPr>
          <w:rFonts w:ascii="Arial" w:hAnsi="Arial" w:cs="Arial"/>
          <w:sz w:val="24"/>
          <w:szCs w:val="24"/>
          <w:lang w:val="en-US"/>
        </w:rPr>
        <w:t>Despite growing interest in remote work research, several critical gaps remain</w:t>
      </w:r>
      <w:r w:rsidR="00D44FA3">
        <w:rPr>
          <w:rFonts w:ascii="Arial" w:hAnsi="Arial" w:cs="Arial"/>
          <w:sz w:val="24"/>
          <w:szCs w:val="24"/>
          <w:lang w:val="en-US"/>
        </w:rPr>
        <w:t>:</w:t>
      </w:r>
    </w:p>
    <w:p w14:paraId="1912199A" w14:textId="77777777" w:rsidR="00B305C0" w:rsidRDefault="00B305C0" w:rsidP="0088090F">
      <w:pPr>
        <w:autoSpaceDE w:val="0"/>
        <w:autoSpaceDN w:val="0"/>
        <w:adjustRightInd w:val="0"/>
        <w:spacing w:after="0" w:line="240" w:lineRule="auto"/>
        <w:jc w:val="both"/>
        <w:rPr>
          <w:rFonts w:ascii="Arial" w:hAnsi="Arial" w:cs="Arial"/>
          <w:b/>
          <w:bCs/>
          <w:sz w:val="24"/>
          <w:szCs w:val="24"/>
          <w:lang w:val="en-US"/>
        </w:rPr>
      </w:pPr>
    </w:p>
    <w:p w14:paraId="4E63CD0D" w14:textId="7E3B641C" w:rsidR="00354C85" w:rsidRDefault="00354C85" w:rsidP="00A41309">
      <w:pPr>
        <w:autoSpaceDE w:val="0"/>
        <w:autoSpaceDN w:val="0"/>
        <w:adjustRightInd w:val="0"/>
        <w:spacing w:after="0" w:line="240" w:lineRule="auto"/>
        <w:ind w:firstLine="708"/>
        <w:jc w:val="both"/>
        <w:rPr>
          <w:rFonts w:ascii="Arial" w:hAnsi="Arial" w:cs="Arial"/>
          <w:sz w:val="24"/>
          <w:szCs w:val="24"/>
          <w:lang w:val="en-US"/>
        </w:rPr>
      </w:pPr>
      <w:r w:rsidRPr="00BA169C">
        <w:rPr>
          <w:rFonts w:ascii="Arial" w:hAnsi="Arial" w:cs="Arial"/>
          <w:b/>
          <w:bCs/>
          <w:sz w:val="24"/>
          <w:szCs w:val="24"/>
          <w:lang w:val="en-US"/>
        </w:rPr>
        <w:t xml:space="preserve">Limited Research in </w:t>
      </w:r>
      <w:proofErr w:type="spellStart"/>
      <w:r w:rsidRPr="00BA169C">
        <w:rPr>
          <w:rFonts w:ascii="Arial" w:hAnsi="Arial" w:cs="Arial"/>
          <w:b/>
          <w:bCs/>
          <w:sz w:val="24"/>
          <w:szCs w:val="24"/>
          <w:lang w:val="en-US"/>
        </w:rPr>
        <w:t>Iberoamerican</w:t>
      </w:r>
      <w:proofErr w:type="spellEnd"/>
      <w:r w:rsidRPr="00BA169C">
        <w:rPr>
          <w:rFonts w:ascii="Arial" w:hAnsi="Arial" w:cs="Arial"/>
          <w:b/>
          <w:bCs/>
          <w:sz w:val="24"/>
          <w:szCs w:val="24"/>
          <w:lang w:val="en-US"/>
        </w:rPr>
        <w:t xml:space="preserve"> Contexts:</w:t>
      </w:r>
      <w:r w:rsidRPr="00BA169C">
        <w:rPr>
          <w:rFonts w:ascii="Arial" w:hAnsi="Arial" w:cs="Arial"/>
          <w:sz w:val="24"/>
          <w:szCs w:val="24"/>
          <w:lang w:val="en-US"/>
        </w:rPr>
        <w:t xml:space="preserve"> Most studies on remote work rely on data from Nordic countries, North America, and other developed regions. Latin American countries have minimal representation in quantitative remote work research. The few existing studies from this </w:t>
      </w:r>
      <w:r w:rsidR="0057591A" w:rsidRPr="00BA169C">
        <w:rPr>
          <w:rFonts w:ascii="Arial" w:hAnsi="Arial" w:cs="Arial"/>
          <w:sz w:val="24"/>
          <w:szCs w:val="24"/>
          <w:lang w:val="en-US"/>
        </w:rPr>
        <w:t>region</w:t>
      </w:r>
      <w:r w:rsidR="00F460EA">
        <w:rPr>
          <w:rFonts w:ascii="Arial" w:hAnsi="Arial" w:cs="Arial"/>
          <w:sz w:val="24"/>
          <w:szCs w:val="24"/>
          <w:lang w:val="en-US"/>
        </w:rPr>
        <w:t xml:space="preserve"> </w:t>
      </w:r>
      <w:r w:rsidRPr="00BA169C">
        <w:rPr>
          <w:rFonts w:ascii="Arial" w:hAnsi="Arial" w:cs="Arial"/>
          <w:sz w:val="24"/>
          <w:szCs w:val="24"/>
          <w:lang w:val="en-US"/>
        </w:rPr>
        <w:t xml:space="preserve">provide valuable but </w:t>
      </w:r>
      <w:r w:rsidR="00F460EA">
        <w:rPr>
          <w:rFonts w:ascii="Arial" w:hAnsi="Arial" w:cs="Arial"/>
          <w:sz w:val="24"/>
          <w:szCs w:val="24"/>
          <w:lang w:val="en-US"/>
        </w:rPr>
        <w:t xml:space="preserve">not </w:t>
      </w:r>
      <w:r w:rsidR="00EE77EA">
        <w:rPr>
          <w:rFonts w:ascii="Arial" w:hAnsi="Arial" w:cs="Arial"/>
          <w:sz w:val="24"/>
          <w:szCs w:val="24"/>
          <w:lang w:val="en-US"/>
        </w:rPr>
        <w:t>exhaustive quantit</w:t>
      </w:r>
      <w:r w:rsidR="0057591A">
        <w:rPr>
          <w:rFonts w:ascii="Arial" w:hAnsi="Arial" w:cs="Arial"/>
          <w:sz w:val="24"/>
          <w:szCs w:val="24"/>
          <w:lang w:val="en-US"/>
        </w:rPr>
        <w:t>ati</w:t>
      </w:r>
      <w:r w:rsidR="00EE77EA">
        <w:rPr>
          <w:rFonts w:ascii="Arial" w:hAnsi="Arial" w:cs="Arial"/>
          <w:sz w:val="24"/>
          <w:szCs w:val="24"/>
          <w:lang w:val="en-US"/>
        </w:rPr>
        <w:t xml:space="preserve">ve </w:t>
      </w:r>
      <w:r w:rsidRPr="00BA169C">
        <w:rPr>
          <w:rFonts w:ascii="Arial" w:hAnsi="Arial" w:cs="Arial"/>
          <w:sz w:val="24"/>
          <w:szCs w:val="24"/>
          <w:lang w:val="en-US"/>
        </w:rPr>
        <w:t xml:space="preserve">insights and do not examine role-based differences. This gap is significant because hierarchical organizational structures and cultural factors in </w:t>
      </w:r>
      <w:proofErr w:type="spellStart"/>
      <w:r w:rsidRPr="00BA169C">
        <w:rPr>
          <w:rFonts w:ascii="Arial" w:hAnsi="Arial" w:cs="Arial"/>
          <w:sz w:val="24"/>
          <w:szCs w:val="24"/>
          <w:lang w:val="en-US"/>
        </w:rPr>
        <w:t>Iberoamerican</w:t>
      </w:r>
      <w:proofErr w:type="spellEnd"/>
      <w:r w:rsidRPr="00BA169C">
        <w:rPr>
          <w:rFonts w:ascii="Arial" w:hAnsi="Arial" w:cs="Arial"/>
          <w:sz w:val="24"/>
          <w:szCs w:val="24"/>
          <w:lang w:val="en-US"/>
        </w:rPr>
        <w:t xml:space="preserve"> countries may influence managerial and individual contributor experiences differently than in </w:t>
      </w:r>
      <w:r w:rsidR="0057591A">
        <w:rPr>
          <w:rFonts w:ascii="Arial" w:hAnsi="Arial" w:cs="Arial"/>
          <w:sz w:val="24"/>
          <w:szCs w:val="24"/>
          <w:lang w:val="en-US"/>
        </w:rPr>
        <w:t xml:space="preserve">developed </w:t>
      </w:r>
      <w:r w:rsidR="00FD3727">
        <w:rPr>
          <w:rFonts w:ascii="Arial" w:hAnsi="Arial" w:cs="Arial"/>
          <w:sz w:val="24"/>
          <w:szCs w:val="24"/>
          <w:lang w:val="en-US"/>
        </w:rPr>
        <w:t>countries’</w:t>
      </w:r>
      <w:r w:rsidRPr="00BA169C">
        <w:rPr>
          <w:rFonts w:ascii="Arial" w:hAnsi="Arial" w:cs="Arial"/>
          <w:sz w:val="24"/>
          <w:szCs w:val="24"/>
          <w:lang w:val="en-US"/>
        </w:rPr>
        <w:t xml:space="preserve"> contexts.</w:t>
      </w:r>
    </w:p>
    <w:p w14:paraId="061FA6FC" w14:textId="77777777" w:rsidR="0088090F" w:rsidRPr="0088090F" w:rsidRDefault="0088090F" w:rsidP="0088090F">
      <w:pPr>
        <w:autoSpaceDE w:val="0"/>
        <w:autoSpaceDN w:val="0"/>
        <w:adjustRightInd w:val="0"/>
        <w:spacing w:after="0" w:line="240" w:lineRule="auto"/>
        <w:jc w:val="both"/>
        <w:rPr>
          <w:rFonts w:ascii="Arial" w:hAnsi="Arial" w:cs="Arial"/>
          <w:b/>
          <w:bCs/>
          <w:sz w:val="24"/>
          <w:szCs w:val="24"/>
          <w:lang w:val="en-US"/>
        </w:rPr>
      </w:pPr>
    </w:p>
    <w:p w14:paraId="7AD0DB1D" w14:textId="25110150" w:rsidR="0088090F" w:rsidRDefault="0088090F" w:rsidP="00A41309">
      <w:pPr>
        <w:autoSpaceDE w:val="0"/>
        <w:autoSpaceDN w:val="0"/>
        <w:adjustRightInd w:val="0"/>
        <w:spacing w:after="0" w:line="240" w:lineRule="auto"/>
        <w:ind w:firstLine="708"/>
        <w:jc w:val="both"/>
        <w:rPr>
          <w:rFonts w:ascii="Arial" w:hAnsi="Arial" w:cs="Arial"/>
          <w:sz w:val="24"/>
          <w:szCs w:val="24"/>
          <w:lang w:val="en-US"/>
        </w:rPr>
      </w:pPr>
      <w:r w:rsidRPr="0088090F">
        <w:rPr>
          <w:rFonts w:ascii="Arial" w:hAnsi="Arial" w:cs="Arial"/>
          <w:b/>
          <w:bCs/>
          <w:sz w:val="24"/>
          <w:szCs w:val="24"/>
          <w:lang w:val="en-US"/>
        </w:rPr>
        <w:t xml:space="preserve">Limited Research on Leadership Role Differences: </w:t>
      </w:r>
      <w:r w:rsidR="00423D30" w:rsidRPr="00423D30">
        <w:rPr>
          <w:rFonts w:ascii="Arial" w:hAnsi="Arial" w:cs="Arial"/>
          <w:sz w:val="24"/>
          <w:szCs w:val="24"/>
          <w:lang w:val="en-US"/>
        </w:rPr>
        <w:t>While some studies acknowledge that managers and individual contributors may experience remote work differently, few have systematically examined these differences across multiple dimensions. The unique challenges and opportunities associated with leadership roles in remote settings remain largely unexplored, particularly in understanding how managerial responsibilities interact with factors such as gender, and remote work level.</w:t>
      </w:r>
    </w:p>
    <w:p w14:paraId="05A63256" w14:textId="77777777" w:rsidR="00BA169C" w:rsidRDefault="00BA169C" w:rsidP="0088090F">
      <w:pPr>
        <w:autoSpaceDE w:val="0"/>
        <w:autoSpaceDN w:val="0"/>
        <w:adjustRightInd w:val="0"/>
        <w:spacing w:after="0" w:line="240" w:lineRule="auto"/>
        <w:jc w:val="both"/>
        <w:rPr>
          <w:rFonts w:ascii="Arial" w:hAnsi="Arial" w:cs="Arial"/>
          <w:sz w:val="24"/>
          <w:szCs w:val="24"/>
          <w:lang w:val="en-US"/>
        </w:rPr>
      </w:pPr>
    </w:p>
    <w:p w14:paraId="265C140F" w14:textId="0FCB35CA" w:rsidR="0088090F" w:rsidRDefault="00D87599" w:rsidP="00A41309">
      <w:pPr>
        <w:autoSpaceDE w:val="0"/>
        <w:autoSpaceDN w:val="0"/>
        <w:adjustRightInd w:val="0"/>
        <w:spacing w:after="0" w:line="240" w:lineRule="auto"/>
        <w:ind w:firstLine="708"/>
        <w:jc w:val="both"/>
        <w:rPr>
          <w:rFonts w:ascii="Arial" w:hAnsi="Arial" w:cs="Arial"/>
          <w:sz w:val="24"/>
          <w:szCs w:val="24"/>
          <w:lang w:val="en-US"/>
        </w:rPr>
      </w:pPr>
      <w:r w:rsidRPr="00D87599">
        <w:rPr>
          <w:rFonts w:ascii="Arial" w:hAnsi="Arial" w:cs="Arial"/>
          <w:b/>
          <w:bCs/>
          <w:sz w:val="24"/>
          <w:szCs w:val="24"/>
          <w:lang w:val="en-US"/>
        </w:rPr>
        <w:t>Focus on General Outcomes Rather Than Role-Specific Experiences:</w:t>
      </w:r>
      <w:r w:rsidRPr="00D87599">
        <w:rPr>
          <w:rFonts w:ascii="Arial" w:hAnsi="Arial" w:cs="Arial"/>
          <w:sz w:val="24"/>
          <w:szCs w:val="24"/>
          <w:lang w:val="en-US"/>
        </w:rPr>
        <w:t xml:space="preserve"> Most existing studies examine remote work impacts on general employee populations rather than analyzing how different organizational roles experience specific outcomes. Understanding how managerial versus individual contributor roles differently experience motivation, stress, and performance is critical for developing targeted remote work strategies, especially in regions where such research is limited.</w:t>
      </w:r>
    </w:p>
    <w:p w14:paraId="4DBBF97B" w14:textId="77777777" w:rsidR="00D87599" w:rsidRPr="0088090F" w:rsidRDefault="00D87599" w:rsidP="0088090F">
      <w:pPr>
        <w:autoSpaceDE w:val="0"/>
        <w:autoSpaceDN w:val="0"/>
        <w:adjustRightInd w:val="0"/>
        <w:spacing w:after="0" w:line="240" w:lineRule="auto"/>
        <w:jc w:val="both"/>
        <w:rPr>
          <w:rFonts w:ascii="Arial" w:hAnsi="Arial" w:cs="Arial"/>
          <w:sz w:val="24"/>
          <w:szCs w:val="24"/>
          <w:lang w:val="en-US"/>
        </w:rPr>
      </w:pPr>
    </w:p>
    <w:p w14:paraId="7170B2A6" w14:textId="50E3BBA8" w:rsidR="005B2DED" w:rsidRDefault="0088090F" w:rsidP="00A41309">
      <w:pPr>
        <w:autoSpaceDE w:val="0"/>
        <w:autoSpaceDN w:val="0"/>
        <w:adjustRightInd w:val="0"/>
        <w:spacing w:after="0" w:line="240" w:lineRule="auto"/>
        <w:ind w:firstLine="708"/>
        <w:jc w:val="both"/>
        <w:rPr>
          <w:rFonts w:ascii="Arial" w:hAnsi="Arial" w:cs="Arial"/>
          <w:sz w:val="24"/>
          <w:szCs w:val="24"/>
          <w:lang w:val="en-US"/>
        </w:rPr>
      </w:pPr>
      <w:r w:rsidRPr="1F1470BD">
        <w:rPr>
          <w:rFonts w:ascii="Arial" w:hAnsi="Arial" w:cs="Arial"/>
          <w:b/>
          <w:bCs/>
          <w:sz w:val="24"/>
          <w:szCs w:val="24"/>
          <w:lang w:val="en-US"/>
        </w:rPr>
        <w:t xml:space="preserve">Focus on Performance Over Well-Being: </w:t>
      </w:r>
      <w:r w:rsidRPr="1F1470BD">
        <w:rPr>
          <w:rFonts w:ascii="Arial" w:hAnsi="Arial" w:cs="Arial"/>
          <w:sz w:val="24"/>
          <w:szCs w:val="24"/>
          <w:lang w:val="en-US"/>
        </w:rPr>
        <w:t xml:space="preserve">Most existing studies focused on employee performance rather than focusing on </w:t>
      </w:r>
      <w:r w:rsidR="00BB62DF">
        <w:rPr>
          <w:rFonts w:ascii="Arial" w:hAnsi="Arial" w:cs="Arial"/>
          <w:sz w:val="24"/>
          <w:szCs w:val="24"/>
          <w:lang w:val="en-US"/>
        </w:rPr>
        <w:t>motivation</w:t>
      </w:r>
      <w:r w:rsidRPr="1F1470BD">
        <w:rPr>
          <w:rFonts w:ascii="Arial" w:hAnsi="Arial" w:cs="Arial"/>
          <w:sz w:val="24"/>
          <w:szCs w:val="24"/>
          <w:lang w:val="en-US"/>
        </w:rPr>
        <w:t xml:space="preserve"> and stress perception. While performance metrics are essential, understanding how remote work affects employee well-being and long-term job satisfaction is equally critical for organizations adapting to new work models.</w:t>
      </w:r>
    </w:p>
    <w:p w14:paraId="20AA102D" w14:textId="77777777" w:rsidR="00D51FDA" w:rsidRPr="001E7596" w:rsidRDefault="00D51FDA" w:rsidP="0088090F">
      <w:pPr>
        <w:autoSpaceDE w:val="0"/>
        <w:autoSpaceDN w:val="0"/>
        <w:adjustRightInd w:val="0"/>
        <w:spacing w:after="0" w:line="240" w:lineRule="auto"/>
        <w:jc w:val="both"/>
        <w:rPr>
          <w:rFonts w:ascii="Arial" w:hAnsi="Arial" w:cs="Arial"/>
          <w:sz w:val="24"/>
          <w:szCs w:val="24"/>
          <w:lang w:val="en-US"/>
        </w:rPr>
      </w:pPr>
    </w:p>
    <w:p w14:paraId="33AA2AE8" w14:textId="3BDFCE94" w:rsidR="0088090F" w:rsidRDefault="00792694" w:rsidP="00A41309">
      <w:pPr>
        <w:autoSpaceDE w:val="0"/>
        <w:autoSpaceDN w:val="0"/>
        <w:adjustRightInd w:val="0"/>
        <w:spacing w:after="0" w:line="240" w:lineRule="auto"/>
        <w:ind w:firstLine="708"/>
        <w:jc w:val="both"/>
        <w:rPr>
          <w:rFonts w:ascii="Arial" w:hAnsi="Arial" w:cs="Arial"/>
          <w:sz w:val="24"/>
          <w:szCs w:val="24"/>
          <w:lang w:val="en-US"/>
        </w:rPr>
      </w:pPr>
      <w:r w:rsidRPr="00792694">
        <w:rPr>
          <w:rFonts w:ascii="Arial" w:hAnsi="Arial" w:cs="Arial"/>
          <w:sz w:val="24"/>
          <w:szCs w:val="24"/>
          <w:lang w:val="en-US"/>
        </w:rPr>
        <w:t xml:space="preserve">This literature review highlights the critical need for research examining role-based differences in remote work experiences within the </w:t>
      </w:r>
      <w:proofErr w:type="spellStart"/>
      <w:r w:rsidRPr="00792694">
        <w:rPr>
          <w:rFonts w:ascii="Arial" w:hAnsi="Arial" w:cs="Arial"/>
          <w:sz w:val="24"/>
          <w:szCs w:val="24"/>
          <w:lang w:val="en-US"/>
        </w:rPr>
        <w:t>Iberoamerican</w:t>
      </w:r>
      <w:proofErr w:type="spellEnd"/>
      <w:r w:rsidRPr="00792694">
        <w:rPr>
          <w:rFonts w:ascii="Arial" w:hAnsi="Arial" w:cs="Arial"/>
          <w:sz w:val="24"/>
          <w:szCs w:val="24"/>
          <w:lang w:val="en-US"/>
        </w:rPr>
        <w:t xml:space="preserve"> </w:t>
      </w:r>
      <w:r w:rsidRPr="00792694">
        <w:rPr>
          <w:rFonts w:ascii="Arial" w:hAnsi="Arial" w:cs="Arial"/>
          <w:sz w:val="24"/>
          <w:szCs w:val="24"/>
          <w:lang w:val="en-US"/>
        </w:rPr>
        <w:lastRenderedPageBreak/>
        <w:t>context. Addressing these gaps will contribute to a more comprehensive understanding of how organizational hierarchy interacts with demographic factors to shape remote work outcomes across different cultural and regional contexts.</w:t>
      </w:r>
    </w:p>
    <w:p w14:paraId="2601BC59" w14:textId="77777777" w:rsidR="00792694" w:rsidRPr="00A92A53" w:rsidRDefault="00792694" w:rsidP="0088090F">
      <w:pPr>
        <w:autoSpaceDE w:val="0"/>
        <w:autoSpaceDN w:val="0"/>
        <w:adjustRightInd w:val="0"/>
        <w:spacing w:after="0" w:line="240" w:lineRule="auto"/>
        <w:jc w:val="both"/>
        <w:rPr>
          <w:rFonts w:ascii="Arial" w:hAnsi="Arial" w:cs="Arial"/>
          <w:sz w:val="24"/>
          <w:szCs w:val="24"/>
          <w:lang w:val="en-US"/>
        </w:rPr>
      </w:pPr>
    </w:p>
    <w:p w14:paraId="60BCFE58" w14:textId="77777777" w:rsidR="008D2793" w:rsidRDefault="008D2793" w:rsidP="00B859BB">
      <w:pPr>
        <w:autoSpaceDE w:val="0"/>
        <w:autoSpaceDN w:val="0"/>
        <w:adjustRightInd w:val="0"/>
        <w:spacing w:after="0" w:line="240" w:lineRule="auto"/>
        <w:rPr>
          <w:rFonts w:ascii="Arial" w:hAnsi="Arial" w:cs="Arial"/>
          <w:b/>
          <w:bCs/>
          <w:sz w:val="24"/>
          <w:szCs w:val="24"/>
          <w:lang w:val="en-US"/>
        </w:rPr>
      </w:pPr>
    </w:p>
    <w:p w14:paraId="0ABF0426" w14:textId="44E28C20" w:rsidR="00796848" w:rsidRDefault="00FE5ED8" w:rsidP="00B859BB">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3</w:t>
      </w:r>
      <w:r w:rsidR="00796848" w:rsidRPr="007F5D24">
        <w:rPr>
          <w:rFonts w:ascii="Arial" w:hAnsi="Arial" w:cs="Arial"/>
          <w:b/>
          <w:bCs/>
          <w:sz w:val="28"/>
          <w:szCs w:val="28"/>
          <w:lang w:val="en-US"/>
        </w:rPr>
        <w:t xml:space="preserve">. </w:t>
      </w:r>
      <w:r w:rsidR="00796848">
        <w:rPr>
          <w:rFonts w:ascii="Arial" w:hAnsi="Arial" w:cs="Arial"/>
          <w:b/>
          <w:bCs/>
          <w:sz w:val="28"/>
          <w:szCs w:val="28"/>
          <w:lang w:val="en-US"/>
        </w:rPr>
        <w:t>METHODOLOGY</w:t>
      </w:r>
    </w:p>
    <w:p w14:paraId="1EE04340" w14:textId="1B143D89" w:rsidR="00796848" w:rsidRPr="000A653C" w:rsidRDefault="000A653C" w:rsidP="00A41309">
      <w:pPr>
        <w:autoSpaceDE w:val="0"/>
        <w:autoSpaceDN w:val="0"/>
        <w:adjustRightInd w:val="0"/>
        <w:spacing w:after="0" w:line="240" w:lineRule="auto"/>
        <w:ind w:firstLine="708"/>
        <w:rPr>
          <w:rFonts w:ascii="Arial" w:hAnsi="Arial" w:cs="Arial"/>
          <w:sz w:val="24"/>
          <w:szCs w:val="24"/>
          <w:lang w:val="en-US"/>
        </w:rPr>
      </w:pPr>
      <w:r w:rsidRPr="000A653C">
        <w:rPr>
          <w:rFonts w:ascii="Arial" w:hAnsi="Arial" w:cs="Arial"/>
          <w:sz w:val="24"/>
          <w:szCs w:val="24"/>
          <w:lang w:val="en-US"/>
        </w:rPr>
        <w:t xml:space="preserve">This study employs a quantitative approach to analyze how managerial and individual contributor roles differently experience motivation, stress, and performance in hybrid/remote work environments. A structured survey was conducted across four </w:t>
      </w:r>
      <w:proofErr w:type="spellStart"/>
      <w:r w:rsidRPr="000A653C">
        <w:rPr>
          <w:rFonts w:ascii="Arial" w:hAnsi="Arial" w:cs="Arial"/>
          <w:sz w:val="24"/>
          <w:szCs w:val="24"/>
          <w:lang w:val="en-US"/>
        </w:rPr>
        <w:t>Iberoamerican</w:t>
      </w:r>
      <w:proofErr w:type="spellEnd"/>
      <w:r w:rsidRPr="000A653C">
        <w:rPr>
          <w:rFonts w:ascii="Arial" w:hAnsi="Arial" w:cs="Arial"/>
          <w:sz w:val="24"/>
          <w:szCs w:val="24"/>
          <w:lang w:val="en-US"/>
        </w:rPr>
        <w:t xml:space="preserve"> countries: Argentina, Colombia, Spain, and Mexico</w:t>
      </w:r>
      <w:r w:rsidR="003213C1">
        <w:rPr>
          <w:rFonts w:ascii="Arial" w:hAnsi="Arial" w:cs="Arial"/>
          <w:sz w:val="24"/>
          <w:szCs w:val="24"/>
          <w:lang w:val="en-US"/>
        </w:rPr>
        <w:t>. The survey gathered data on participants’ perceptions of stress levels, motivation and performance, comparing</w:t>
      </w:r>
      <w:r w:rsidR="00316EC6">
        <w:rPr>
          <w:rFonts w:ascii="Arial" w:hAnsi="Arial" w:cs="Arial"/>
          <w:sz w:val="24"/>
          <w:szCs w:val="24"/>
          <w:lang w:val="en-US"/>
        </w:rPr>
        <w:t xml:space="preserve"> their experiences in remote and in-person work modalities.</w:t>
      </w:r>
    </w:p>
    <w:p w14:paraId="67F2A8D4" w14:textId="77777777" w:rsidR="008312B8" w:rsidRPr="006B7329" w:rsidRDefault="008312B8" w:rsidP="00643084">
      <w:pPr>
        <w:autoSpaceDE w:val="0"/>
        <w:autoSpaceDN w:val="0"/>
        <w:adjustRightInd w:val="0"/>
        <w:spacing w:after="0" w:line="240" w:lineRule="auto"/>
        <w:jc w:val="both"/>
        <w:rPr>
          <w:rFonts w:ascii="Arial" w:hAnsi="Arial" w:cs="Arial"/>
          <w:b/>
          <w:bCs/>
          <w:sz w:val="24"/>
          <w:szCs w:val="24"/>
          <w:lang w:val="en-US"/>
        </w:rPr>
      </w:pPr>
    </w:p>
    <w:p w14:paraId="1187BE61" w14:textId="379118E9" w:rsidR="00395BF3" w:rsidRPr="00395BF3" w:rsidRDefault="006D6F9D" w:rsidP="00395BF3">
      <w:pPr>
        <w:autoSpaceDE w:val="0"/>
        <w:autoSpaceDN w:val="0"/>
        <w:adjustRightInd w:val="0"/>
        <w:spacing w:after="0" w:line="240" w:lineRule="auto"/>
        <w:jc w:val="both"/>
        <w:rPr>
          <w:rFonts w:ascii="Arial" w:hAnsi="Arial" w:cs="Arial"/>
          <w:sz w:val="24"/>
          <w:szCs w:val="24"/>
          <w:lang w:val="en-US"/>
        </w:rPr>
      </w:pPr>
      <w:r>
        <w:rPr>
          <w:rFonts w:ascii="Arial" w:hAnsi="Arial" w:cs="Arial"/>
          <w:b/>
          <w:bCs/>
          <w:sz w:val="24"/>
          <w:szCs w:val="24"/>
          <w:lang w:val="en-US"/>
        </w:rPr>
        <w:t>3</w:t>
      </w:r>
      <w:r w:rsidR="00E144F3" w:rsidRPr="1F1470BD">
        <w:rPr>
          <w:rFonts w:ascii="Arial" w:hAnsi="Arial" w:cs="Arial"/>
          <w:b/>
          <w:bCs/>
          <w:sz w:val="24"/>
          <w:szCs w:val="24"/>
          <w:lang w:val="en-US"/>
        </w:rPr>
        <w:t>.</w:t>
      </w:r>
      <w:r w:rsidR="00395BF3" w:rsidRPr="1F1470BD">
        <w:rPr>
          <w:rFonts w:ascii="Arial" w:hAnsi="Arial" w:cs="Arial"/>
          <w:b/>
          <w:bCs/>
          <w:sz w:val="24"/>
          <w:szCs w:val="24"/>
          <w:lang w:val="en-US"/>
        </w:rPr>
        <w:t xml:space="preserve">1 Research Design and Survey </w:t>
      </w:r>
      <w:r w:rsidR="00E144F3" w:rsidRPr="1F1470BD">
        <w:rPr>
          <w:rFonts w:ascii="Arial" w:hAnsi="Arial" w:cs="Arial"/>
          <w:b/>
          <w:bCs/>
          <w:sz w:val="24"/>
          <w:szCs w:val="24"/>
          <w:lang w:val="en-US"/>
        </w:rPr>
        <w:t>Data Collection</w:t>
      </w:r>
    </w:p>
    <w:p w14:paraId="546F885D" w14:textId="77777777" w:rsidR="00537D49" w:rsidRDefault="00537D49" w:rsidP="00395BF3">
      <w:pPr>
        <w:autoSpaceDE w:val="0"/>
        <w:autoSpaceDN w:val="0"/>
        <w:adjustRightInd w:val="0"/>
        <w:spacing w:after="0" w:line="240" w:lineRule="auto"/>
        <w:jc w:val="both"/>
        <w:rPr>
          <w:rFonts w:ascii="Arial" w:hAnsi="Arial" w:cs="Arial"/>
          <w:sz w:val="24"/>
          <w:szCs w:val="24"/>
          <w:lang w:val="en-US"/>
        </w:rPr>
      </w:pPr>
    </w:p>
    <w:p w14:paraId="5EB0C7D2" w14:textId="60231765" w:rsidR="00537D49" w:rsidRDefault="00537D49" w:rsidP="00756F7B">
      <w:pPr>
        <w:autoSpaceDE w:val="0"/>
        <w:autoSpaceDN w:val="0"/>
        <w:adjustRightInd w:val="0"/>
        <w:spacing w:after="0" w:line="240" w:lineRule="auto"/>
        <w:ind w:firstLine="708"/>
        <w:jc w:val="both"/>
        <w:rPr>
          <w:rFonts w:ascii="Arial" w:hAnsi="Arial" w:cs="Arial"/>
          <w:sz w:val="24"/>
          <w:szCs w:val="24"/>
          <w:lang w:val="en-US"/>
        </w:rPr>
      </w:pPr>
      <w:r w:rsidRPr="00537D49">
        <w:rPr>
          <w:rFonts w:ascii="Arial" w:hAnsi="Arial" w:cs="Arial"/>
          <w:sz w:val="24"/>
          <w:szCs w:val="24"/>
          <w:lang w:val="en-US"/>
        </w:rPr>
        <w:t xml:space="preserve">This research follows a cross-sectional survey design, using responses from professionals who have worked in both in-person and remote environments for at least two years. The survey was designed and collected in a previous study by </w:t>
      </w:r>
      <w:proofErr w:type="spellStart"/>
      <w:r w:rsidRPr="00537D49">
        <w:rPr>
          <w:rFonts w:ascii="Arial" w:hAnsi="Arial" w:cs="Arial"/>
          <w:sz w:val="24"/>
          <w:szCs w:val="24"/>
          <w:lang w:val="en-US"/>
        </w:rPr>
        <w:t>Vizcaíno</w:t>
      </w:r>
      <w:proofErr w:type="spellEnd"/>
      <w:r w:rsidRPr="00537D49">
        <w:rPr>
          <w:rFonts w:ascii="Arial" w:hAnsi="Arial" w:cs="Arial"/>
          <w:sz w:val="24"/>
          <w:szCs w:val="24"/>
          <w:lang w:val="en-US"/>
        </w:rPr>
        <w:t xml:space="preserve"> and Garcés</w:t>
      </w:r>
      <w:r w:rsidR="00F63032">
        <w:rPr>
          <w:rFonts w:ascii="Arial" w:hAnsi="Arial" w:cs="Arial"/>
          <w:sz w:val="24"/>
          <w:szCs w:val="24"/>
          <w:lang w:val="en-US"/>
        </w:rPr>
        <w:t xml:space="preserve"> (2024)</w:t>
      </w:r>
      <w:r w:rsidR="00976E8E">
        <w:rPr>
          <w:rFonts w:ascii="Arial" w:hAnsi="Arial" w:cs="Arial"/>
          <w:sz w:val="24"/>
          <w:szCs w:val="24"/>
          <w:lang w:val="en-US"/>
        </w:rPr>
        <w:t>. The survey</w:t>
      </w:r>
      <w:r w:rsidRPr="00537D49">
        <w:rPr>
          <w:rFonts w:ascii="Arial" w:hAnsi="Arial" w:cs="Arial"/>
          <w:sz w:val="24"/>
          <w:szCs w:val="24"/>
          <w:lang w:val="en-US"/>
        </w:rPr>
        <w:t xml:space="preserve"> consist</w:t>
      </w:r>
      <w:r w:rsidR="00976E8E">
        <w:rPr>
          <w:rFonts w:ascii="Arial" w:hAnsi="Arial" w:cs="Arial"/>
          <w:sz w:val="24"/>
          <w:szCs w:val="24"/>
          <w:lang w:val="en-US"/>
        </w:rPr>
        <w:t>s</w:t>
      </w:r>
      <w:r w:rsidRPr="00537D49">
        <w:rPr>
          <w:rFonts w:ascii="Arial" w:hAnsi="Arial" w:cs="Arial"/>
          <w:sz w:val="24"/>
          <w:szCs w:val="24"/>
          <w:lang w:val="en-US"/>
        </w:rPr>
        <w:t xml:space="preserve"> of 100 questions designed to capture participants' perceptions of stress levels, motivation, and performance across different work modalities.</w:t>
      </w:r>
    </w:p>
    <w:p w14:paraId="670206D2" w14:textId="77777777" w:rsidR="00AB183A" w:rsidRDefault="00AB183A" w:rsidP="00AB183A">
      <w:pPr>
        <w:autoSpaceDE w:val="0"/>
        <w:autoSpaceDN w:val="0"/>
        <w:adjustRightInd w:val="0"/>
        <w:spacing w:after="0" w:line="240" w:lineRule="auto"/>
        <w:jc w:val="both"/>
        <w:rPr>
          <w:rFonts w:ascii="Arial" w:hAnsi="Arial" w:cs="Arial"/>
          <w:sz w:val="24"/>
          <w:szCs w:val="24"/>
          <w:lang w:val="en-US"/>
        </w:rPr>
      </w:pPr>
    </w:p>
    <w:p w14:paraId="2D23E2D1" w14:textId="5793BBAC" w:rsidR="0089157B" w:rsidRDefault="00AB183A" w:rsidP="004C1660">
      <w:pPr>
        <w:autoSpaceDE w:val="0"/>
        <w:autoSpaceDN w:val="0"/>
        <w:adjustRightInd w:val="0"/>
        <w:spacing w:after="0" w:line="240" w:lineRule="auto"/>
        <w:ind w:firstLine="708"/>
        <w:jc w:val="both"/>
        <w:rPr>
          <w:rFonts w:ascii="Arial" w:hAnsi="Arial" w:cs="Arial"/>
          <w:sz w:val="24"/>
          <w:szCs w:val="24"/>
          <w:lang w:val="en-US"/>
        </w:rPr>
      </w:pPr>
      <w:r w:rsidRPr="00AB183A">
        <w:rPr>
          <w:rFonts w:ascii="Arial" w:hAnsi="Arial" w:cs="Arial"/>
          <w:sz w:val="24"/>
          <w:szCs w:val="24"/>
          <w:lang w:val="en-US"/>
        </w:rPr>
        <w:t xml:space="preserve">The survey development involved </w:t>
      </w:r>
      <w:r>
        <w:rPr>
          <w:rFonts w:ascii="Arial" w:hAnsi="Arial" w:cs="Arial"/>
          <w:sz w:val="24"/>
          <w:szCs w:val="24"/>
          <w:lang w:val="en-US"/>
        </w:rPr>
        <w:t>various</w:t>
      </w:r>
      <w:r w:rsidRPr="00AB183A">
        <w:rPr>
          <w:rFonts w:ascii="Arial" w:hAnsi="Arial" w:cs="Arial"/>
          <w:sz w:val="24"/>
          <w:szCs w:val="24"/>
          <w:lang w:val="en-US"/>
        </w:rPr>
        <w:t xml:space="preserve"> stages to ensure comprehensive coverage of remote work experiences. The questionnaire initially consisted of questions regarding participants' socio-demographic information and previous experience (age, country of origin, remote work experience, days worked from home per week), followed by sections focusing on their perceptions of productivity, knowledge sharing, motivation, stress levels, and performance metrics.</w:t>
      </w:r>
      <w:r w:rsidR="003D4D7F">
        <w:rPr>
          <w:rFonts w:ascii="Arial" w:hAnsi="Arial" w:cs="Arial"/>
          <w:sz w:val="24"/>
          <w:szCs w:val="24"/>
          <w:lang w:val="en-US"/>
        </w:rPr>
        <w:t xml:space="preserve"> </w:t>
      </w:r>
      <w:r w:rsidR="0089157B" w:rsidRPr="0089157B">
        <w:rPr>
          <w:rFonts w:ascii="Arial" w:hAnsi="Arial" w:cs="Arial"/>
          <w:sz w:val="24"/>
          <w:szCs w:val="24"/>
          <w:lang w:val="en-US"/>
        </w:rPr>
        <w:t xml:space="preserve">The questions were designed based on previous studies and surveys that addressed similar topics </w:t>
      </w:r>
      <w:r w:rsidR="004927A7">
        <w:rPr>
          <w:rFonts w:ascii="Arial" w:hAnsi="Arial" w:cs="Arial"/>
          <w:sz w:val="24"/>
          <w:szCs w:val="24"/>
          <w:lang w:val="en-US"/>
        </w:rPr>
        <w:t xml:space="preserve">(Vizcaino, Garces et al., 2025) </w:t>
      </w:r>
      <w:r w:rsidR="0089157B" w:rsidRPr="0089157B">
        <w:rPr>
          <w:rFonts w:ascii="Arial" w:hAnsi="Arial" w:cs="Arial"/>
          <w:sz w:val="24"/>
          <w:szCs w:val="24"/>
          <w:lang w:val="en-US"/>
        </w:rPr>
        <w:t xml:space="preserve">and a focus group conducted with 33 software industry workers from various organizational levels, including both managers and individual contributors. This mixed-methods foundation ensured that the survey captured the specific experiences relevant to different leadership roles in remote work </w:t>
      </w:r>
      <w:r w:rsidR="00264927" w:rsidRPr="0089157B">
        <w:rPr>
          <w:rFonts w:ascii="Arial" w:hAnsi="Arial" w:cs="Arial"/>
          <w:sz w:val="24"/>
          <w:szCs w:val="24"/>
          <w:lang w:val="en-US"/>
        </w:rPr>
        <w:t>environments. The</w:t>
      </w:r>
      <w:r w:rsidR="0089157B" w:rsidRPr="0089157B">
        <w:rPr>
          <w:rFonts w:ascii="Arial" w:hAnsi="Arial" w:cs="Arial"/>
          <w:sz w:val="24"/>
          <w:szCs w:val="24"/>
          <w:lang w:val="en-US"/>
        </w:rPr>
        <w:t xml:space="preserve"> focus group insights were particularly valuable in identifying role-specific challenges and benefits that might not be apparent from literature review alone.</w:t>
      </w:r>
    </w:p>
    <w:p w14:paraId="7897ADD5" w14:textId="77777777" w:rsidR="00E144F3" w:rsidRDefault="00E144F3" w:rsidP="00395BF3">
      <w:pPr>
        <w:autoSpaceDE w:val="0"/>
        <w:autoSpaceDN w:val="0"/>
        <w:adjustRightInd w:val="0"/>
        <w:spacing w:after="0" w:line="240" w:lineRule="auto"/>
        <w:jc w:val="both"/>
        <w:rPr>
          <w:rFonts w:ascii="Arial" w:hAnsi="Arial" w:cs="Arial"/>
          <w:sz w:val="24"/>
          <w:szCs w:val="24"/>
          <w:lang w:val="en-US"/>
        </w:rPr>
      </w:pPr>
    </w:p>
    <w:p w14:paraId="1510A87F" w14:textId="2E6F32F2" w:rsidR="005B70A7" w:rsidRDefault="005B70A7" w:rsidP="004C1660">
      <w:pPr>
        <w:autoSpaceDE w:val="0"/>
        <w:autoSpaceDN w:val="0"/>
        <w:adjustRightInd w:val="0"/>
        <w:spacing w:after="0" w:line="240" w:lineRule="auto"/>
        <w:ind w:firstLine="708"/>
        <w:jc w:val="both"/>
        <w:rPr>
          <w:rFonts w:ascii="Arial" w:hAnsi="Arial" w:cs="Arial"/>
          <w:sz w:val="24"/>
          <w:szCs w:val="24"/>
          <w:lang w:val="en-US"/>
        </w:rPr>
      </w:pPr>
      <w:r w:rsidRPr="005B70A7">
        <w:rPr>
          <w:rFonts w:ascii="Arial" w:hAnsi="Arial" w:cs="Arial"/>
          <w:sz w:val="24"/>
          <w:szCs w:val="24"/>
          <w:lang w:val="en-US"/>
        </w:rPr>
        <w:t xml:space="preserve">To classify participants into managerial and individual contributor roles, we used a </w:t>
      </w:r>
      <w:r w:rsidR="00B806DC">
        <w:rPr>
          <w:rFonts w:ascii="Arial" w:hAnsi="Arial" w:cs="Arial"/>
          <w:sz w:val="24"/>
          <w:szCs w:val="24"/>
          <w:lang w:val="en-US"/>
        </w:rPr>
        <w:t>robust</w:t>
      </w:r>
      <w:r w:rsidRPr="005B70A7">
        <w:rPr>
          <w:rFonts w:ascii="Arial" w:hAnsi="Arial" w:cs="Arial"/>
          <w:sz w:val="24"/>
          <w:szCs w:val="24"/>
          <w:lang w:val="en-US"/>
        </w:rPr>
        <w:t xml:space="preserve"> approach that combined self-reported role descriptions with expert validation. Participants were asked directly about their current job title and role within their organization. Given the complexity of role classification in the software industry, we found that established classification systems like the Standard Occupational Classification (SOC) had limitations for our context, as they often categorize technical leadership roles (such as Technical Lead or Team Lead) as individual contributors rather than management positions, which does not align with industry practice where these roles typically involve supervisory responsibilities.</w:t>
      </w:r>
    </w:p>
    <w:p w14:paraId="132DAED2" w14:textId="77777777" w:rsidR="004C1660" w:rsidRPr="005B70A7" w:rsidRDefault="004C1660" w:rsidP="005B70A7">
      <w:pPr>
        <w:autoSpaceDE w:val="0"/>
        <w:autoSpaceDN w:val="0"/>
        <w:adjustRightInd w:val="0"/>
        <w:spacing w:after="0" w:line="240" w:lineRule="auto"/>
        <w:jc w:val="both"/>
        <w:rPr>
          <w:rFonts w:ascii="Arial" w:hAnsi="Arial" w:cs="Arial"/>
          <w:sz w:val="24"/>
          <w:szCs w:val="24"/>
          <w:lang w:val="en-US"/>
        </w:rPr>
      </w:pPr>
    </w:p>
    <w:p w14:paraId="3B1CD166" w14:textId="77777777" w:rsidR="005B70A7" w:rsidRPr="005B70A7" w:rsidRDefault="005B70A7" w:rsidP="004C1660">
      <w:pPr>
        <w:autoSpaceDE w:val="0"/>
        <w:autoSpaceDN w:val="0"/>
        <w:adjustRightInd w:val="0"/>
        <w:spacing w:after="0" w:line="240" w:lineRule="auto"/>
        <w:ind w:firstLine="708"/>
        <w:jc w:val="both"/>
        <w:rPr>
          <w:rFonts w:ascii="Arial" w:hAnsi="Arial" w:cs="Arial"/>
          <w:sz w:val="24"/>
          <w:szCs w:val="24"/>
          <w:lang w:val="en-US"/>
        </w:rPr>
      </w:pPr>
      <w:r w:rsidRPr="005B70A7">
        <w:rPr>
          <w:rFonts w:ascii="Arial" w:hAnsi="Arial" w:cs="Arial"/>
          <w:sz w:val="24"/>
          <w:szCs w:val="24"/>
          <w:lang w:val="en-US"/>
        </w:rPr>
        <w:lastRenderedPageBreak/>
        <w:t>To address this challenge, we conducted a comprehensive role classification process that involved: (1) analyzing self-reported job titles and role descriptions from survey participants, (2) consulting with software industry experts from both Latin American and Spanish contexts to validate role classifications, and (3) applying principles from established research frameworks (Ford et al., 2021) that distinguish between people management and individual contribution roles.</w:t>
      </w:r>
    </w:p>
    <w:p w14:paraId="68765CF3" w14:textId="5B9A17E9" w:rsidR="003D4D7F" w:rsidRDefault="005B70A7" w:rsidP="005B70A7">
      <w:pPr>
        <w:autoSpaceDE w:val="0"/>
        <w:autoSpaceDN w:val="0"/>
        <w:adjustRightInd w:val="0"/>
        <w:spacing w:after="0" w:line="240" w:lineRule="auto"/>
        <w:jc w:val="both"/>
        <w:rPr>
          <w:rFonts w:ascii="Arial" w:hAnsi="Arial" w:cs="Arial"/>
          <w:sz w:val="24"/>
          <w:szCs w:val="24"/>
          <w:lang w:val="en-US"/>
        </w:rPr>
      </w:pPr>
      <w:r w:rsidRPr="005B70A7">
        <w:rPr>
          <w:rFonts w:ascii="Arial" w:hAnsi="Arial" w:cs="Arial"/>
          <w:sz w:val="24"/>
          <w:szCs w:val="24"/>
          <w:lang w:val="en-US"/>
        </w:rPr>
        <w:t>Through this process, participants who indicated job titles or responsibilities involving team leadership, supervision of other developers, project management oversight, or decision-making authority over technical teams were classified as managers. Participants whose roles focused primarily on individual technical work, coding, and individual project contributions without supervisory responsibilities were classified as individual contributors. This classification approach ensures clear distinction between the two role categories for comparative analysis while accounting for the nuanced reality of software industry organizational structures.</w:t>
      </w:r>
    </w:p>
    <w:p w14:paraId="782F91CD" w14:textId="77777777" w:rsidR="005B70A7" w:rsidRDefault="005B70A7" w:rsidP="005B70A7">
      <w:pPr>
        <w:autoSpaceDE w:val="0"/>
        <w:autoSpaceDN w:val="0"/>
        <w:adjustRightInd w:val="0"/>
        <w:spacing w:after="0" w:line="240" w:lineRule="auto"/>
        <w:jc w:val="both"/>
        <w:rPr>
          <w:rFonts w:ascii="Arial" w:hAnsi="Arial" w:cs="Arial"/>
          <w:sz w:val="24"/>
          <w:szCs w:val="24"/>
          <w:lang w:val="en-US"/>
        </w:rPr>
      </w:pPr>
    </w:p>
    <w:p w14:paraId="48350DEE" w14:textId="009FA727" w:rsidR="003D4D7F" w:rsidRDefault="00B54684" w:rsidP="004C1660">
      <w:pPr>
        <w:autoSpaceDE w:val="0"/>
        <w:autoSpaceDN w:val="0"/>
        <w:adjustRightInd w:val="0"/>
        <w:spacing w:after="0" w:line="240" w:lineRule="auto"/>
        <w:ind w:firstLine="708"/>
        <w:jc w:val="both"/>
        <w:rPr>
          <w:rFonts w:ascii="Arial" w:hAnsi="Arial" w:cs="Arial"/>
          <w:sz w:val="24"/>
          <w:szCs w:val="24"/>
          <w:lang w:val="en-US"/>
        </w:rPr>
      </w:pPr>
      <w:r w:rsidRPr="00B54684">
        <w:rPr>
          <w:rFonts w:ascii="Arial" w:hAnsi="Arial" w:cs="Arial"/>
          <w:sz w:val="24"/>
          <w:szCs w:val="24"/>
          <w:lang w:val="en-US"/>
        </w:rPr>
        <w:t xml:space="preserve">The survey </w:t>
      </w:r>
      <w:r>
        <w:rPr>
          <w:rFonts w:ascii="Arial" w:hAnsi="Arial" w:cs="Arial"/>
          <w:sz w:val="24"/>
          <w:szCs w:val="24"/>
          <w:lang w:val="en-US"/>
        </w:rPr>
        <w:t xml:space="preserve">that </w:t>
      </w:r>
      <w:proofErr w:type="spellStart"/>
      <w:r w:rsidR="00954D02">
        <w:rPr>
          <w:rFonts w:ascii="Arial" w:hAnsi="Arial" w:cs="Arial"/>
          <w:sz w:val="24"/>
          <w:szCs w:val="24"/>
          <w:lang w:val="en-US"/>
        </w:rPr>
        <w:t>Vizcaíno</w:t>
      </w:r>
      <w:proofErr w:type="spellEnd"/>
      <w:r w:rsidR="00954D02">
        <w:rPr>
          <w:rFonts w:ascii="Arial" w:hAnsi="Arial" w:cs="Arial"/>
          <w:sz w:val="24"/>
          <w:szCs w:val="24"/>
          <w:lang w:val="en-US"/>
        </w:rPr>
        <w:t xml:space="preserve"> and Garcés (2024) collected </w:t>
      </w:r>
      <w:r w:rsidRPr="00B54684">
        <w:rPr>
          <w:rFonts w:ascii="Arial" w:hAnsi="Arial" w:cs="Arial"/>
          <w:sz w:val="24"/>
          <w:szCs w:val="24"/>
          <w:lang w:val="en-US"/>
        </w:rPr>
        <w:t>was sent to the first participants on September 26, 2024, and they were given until October 31 of the same year to respond. The objective was to attain 100 responses per country to ensure sufficient statistical power for role-based comparisons across demographic groups, with Mexico being the only country to exceed that number</w:t>
      </w:r>
      <w:r w:rsidR="00995184">
        <w:rPr>
          <w:rFonts w:ascii="Arial" w:hAnsi="Arial" w:cs="Arial"/>
          <w:sz w:val="24"/>
          <w:szCs w:val="24"/>
          <w:lang w:val="en-US"/>
        </w:rPr>
        <w:t xml:space="preserve">. </w:t>
      </w:r>
      <w:r w:rsidRPr="00B54684">
        <w:rPr>
          <w:rFonts w:ascii="Arial" w:hAnsi="Arial" w:cs="Arial"/>
          <w:sz w:val="24"/>
          <w:szCs w:val="24"/>
          <w:lang w:val="en-US"/>
        </w:rPr>
        <w:t>Despite not meeting the initial goal for all countries, the number of responses obtained from the other countries was considered sufficient to analyze trends and patterns in role-based differences.</w:t>
      </w:r>
    </w:p>
    <w:p w14:paraId="71001EA4" w14:textId="77777777" w:rsidR="003D4D7F" w:rsidRDefault="003D4D7F" w:rsidP="00395BF3">
      <w:pPr>
        <w:autoSpaceDE w:val="0"/>
        <w:autoSpaceDN w:val="0"/>
        <w:adjustRightInd w:val="0"/>
        <w:spacing w:after="0" w:line="240" w:lineRule="auto"/>
        <w:jc w:val="both"/>
        <w:rPr>
          <w:rFonts w:ascii="Arial" w:hAnsi="Arial" w:cs="Arial"/>
          <w:sz w:val="24"/>
          <w:szCs w:val="24"/>
          <w:lang w:val="en-US"/>
        </w:rPr>
      </w:pPr>
    </w:p>
    <w:p w14:paraId="2D5F8B02" w14:textId="47D94BAA" w:rsidR="00236D7B" w:rsidRDefault="00AD464C" w:rsidP="00236D7B">
      <w:pPr>
        <w:autoSpaceDE w:val="0"/>
        <w:autoSpaceDN w:val="0"/>
        <w:adjustRightInd w:val="0"/>
        <w:spacing w:after="0" w:line="240" w:lineRule="auto"/>
        <w:ind w:firstLine="708"/>
        <w:jc w:val="both"/>
        <w:rPr>
          <w:rFonts w:ascii="Arial" w:hAnsi="Arial" w:cs="Arial"/>
          <w:sz w:val="24"/>
          <w:szCs w:val="24"/>
          <w:lang w:val="en-US"/>
        </w:rPr>
      </w:pPr>
      <w:r>
        <w:rPr>
          <w:rFonts w:ascii="Arial" w:hAnsi="Arial" w:cs="Arial"/>
          <w:sz w:val="24"/>
          <w:szCs w:val="24"/>
          <w:lang w:val="en-US"/>
        </w:rPr>
        <w:t>Detailed</w:t>
      </w:r>
      <w:r w:rsidR="00236D7B" w:rsidRPr="00236D7B">
        <w:rPr>
          <w:rFonts w:ascii="Arial" w:hAnsi="Arial" w:cs="Arial"/>
          <w:sz w:val="24"/>
          <w:szCs w:val="24"/>
          <w:lang w:val="en-US"/>
        </w:rPr>
        <w:t xml:space="preserve"> data cleaning procedures were implemented to ensure validity for </w:t>
      </w:r>
      <w:r w:rsidR="00EF617B">
        <w:rPr>
          <w:rFonts w:ascii="Arial" w:hAnsi="Arial" w:cs="Arial"/>
          <w:sz w:val="24"/>
          <w:szCs w:val="24"/>
          <w:lang w:val="en-US"/>
        </w:rPr>
        <w:t>the</w:t>
      </w:r>
      <w:r w:rsidR="00236D7B" w:rsidRPr="00236D7B">
        <w:rPr>
          <w:rFonts w:ascii="Arial" w:hAnsi="Arial" w:cs="Arial"/>
          <w:sz w:val="24"/>
          <w:szCs w:val="24"/>
          <w:lang w:val="en-US"/>
        </w:rPr>
        <w:t xml:space="preserve"> analysis. Some responses were received from people who had not worked onsite for at least 2 years, despite this requirement being stated in the survey header, so these were discarded to maintain the integrity of </w:t>
      </w:r>
      <w:r w:rsidR="00EF617B">
        <w:rPr>
          <w:rFonts w:ascii="Arial" w:hAnsi="Arial" w:cs="Arial"/>
          <w:sz w:val="24"/>
          <w:szCs w:val="24"/>
          <w:lang w:val="en-US"/>
        </w:rPr>
        <w:t>the</w:t>
      </w:r>
      <w:r w:rsidR="00236D7B" w:rsidRPr="00236D7B">
        <w:rPr>
          <w:rFonts w:ascii="Arial" w:hAnsi="Arial" w:cs="Arial"/>
          <w:sz w:val="24"/>
          <w:szCs w:val="24"/>
          <w:lang w:val="en-US"/>
        </w:rPr>
        <w:t xml:space="preserve"> comparisons. Additionally, incomplete surveys lacking sufficient data for role classification or key outcome measures were removed. The final dataset included 232 responses with clear role classifications: 57 managers (24.8%) and 175 individual contributors (75.2%), distributed across Argentina (36), Colombia (42), Spain (56), and Mexico (98).</w:t>
      </w:r>
    </w:p>
    <w:p w14:paraId="487F34AF" w14:textId="77777777" w:rsidR="00395BF3" w:rsidRDefault="00395BF3" w:rsidP="00395BF3">
      <w:pPr>
        <w:autoSpaceDE w:val="0"/>
        <w:autoSpaceDN w:val="0"/>
        <w:adjustRightInd w:val="0"/>
        <w:spacing w:after="0" w:line="240" w:lineRule="auto"/>
        <w:jc w:val="both"/>
        <w:rPr>
          <w:rFonts w:ascii="Arial" w:hAnsi="Arial" w:cs="Arial"/>
          <w:b/>
          <w:bCs/>
          <w:sz w:val="24"/>
          <w:szCs w:val="24"/>
          <w:lang w:val="en-US"/>
        </w:rPr>
      </w:pPr>
    </w:p>
    <w:p w14:paraId="73EF37CD" w14:textId="699040AA" w:rsidR="00E144F3" w:rsidRDefault="00E144F3" w:rsidP="00E144F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4.2</w:t>
      </w:r>
      <w:r w:rsidRPr="00395BF3">
        <w:rPr>
          <w:rFonts w:ascii="Arial" w:hAnsi="Arial" w:cs="Arial"/>
          <w:b/>
          <w:bCs/>
          <w:sz w:val="24"/>
          <w:szCs w:val="24"/>
          <w:lang w:val="en-US"/>
        </w:rPr>
        <w:t xml:space="preserve"> </w:t>
      </w:r>
      <w:r>
        <w:rPr>
          <w:rFonts w:ascii="Arial" w:hAnsi="Arial" w:cs="Arial"/>
          <w:b/>
          <w:bCs/>
          <w:sz w:val="24"/>
          <w:szCs w:val="24"/>
          <w:lang w:val="en-US"/>
        </w:rPr>
        <w:t>Variables and Measurement</w:t>
      </w:r>
    </w:p>
    <w:p w14:paraId="4C28CC21" w14:textId="77777777" w:rsidR="00E144F3" w:rsidRDefault="00E144F3" w:rsidP="00E144F3">
      <w:pPr>
        <w:autoSpaceDE w:val="0"/>
        <w:autoSpaceDN w:val="0"/>
        <w:adjustRightInd w:val="0"/>
        <w:spacing w:after="0" w:line="240" w:lineRule="auto"/>
        <w:jc w:val="both"/>
        <w:rPr>
          <w:rFonts w:ascii="Arial" w:hAnsi="Arial" w:cs="Arial"/>
          <w:b/>
          <w:bCs/>
          <w:sz w:val="24"/>
          <w:szCs w:val="24"/>
          <w:lang w:val="en-US"/>
        </w:rPr>
      </w:pPr>
    </w:p>
    <w:p w14:paraId="64DD8745" w14:textId="24695CF7" w:rsidR="00E144F3" w:rsidRDefault="00FF2A4F" w:rsidP="00E144F3">
      <w:pPr>
        <w:autoSpaceDE w:val="0"/>
        <w:autoSpaceDN w:val="0"/>
        <w:adjustRightInd w:val="0"/>
        <w:spacing w:after="0" w:line="240" w:lineRule="auto"/>
        <w:jc w:val="both"/>
        <w:rPr>
          <w:rFonts w:ascii="Arial" w:hAnsi="Arial" w:cs="Arial"/>
          <w:sz w:val="24"/>
          <w:szCs w:val="24"/>
          <w:lang w:val="en-US"/>
        </w:rPr>
      </w:pPr>
      <w:r w:rsidRPr="00FF2A4F">
        <w:rPr>
          <w:rFonts w:ascii="Arial" w:hAnsi="Arial" w:cs="Arial"/>
          <w:sz w:val="24"/>
          <w:szCs w:val="24"/>
          <w:lang w:val="en-US"/>
        </w:rPr>
        <w:t>The study examines how demographic and organizational factors interact with leadership roles to influence performance, motivation, and stress levels, with particular emphasis on role-based comparisons.</w:t>
      </w:r>
    </w:p>
    <w:p w14:paraId="236E76D0" w14:textId="77777777" w:rsidR="00FF2A4F" w:rsidRPr="00E144F3" w:rsidRDefault="00FF2A4F" w:rsidP="00E144F3">
      <w:pPr>
        <w:autoSpaceDE w:val="0"/>
        <w:autoSpaceDN w:val="0"/>
        <w:adjustRightInd w:val="0"/>
        <w:spacing w:after="0" w:line="240" w:lineRule="auto"/>
        <w:jc w:val="both"/>
        <w:rPr>
          <w:rFonts w:ascii="Arial" w:hAnsi="Arial" w:cs="Arial"/>
          <w:sz w:val="24"/>
          <w:szCs w:val="24"/>
          <w:lang w:val="en-US"/>
        </w:rPr>
      </w:pPr>
    </w:p>
    <w:p w14:paraId="17CAA6E2" w14:textId="237F9502" w:rsidR="00E144F3" w:rsidRPr="00E144F3" w:rsidRDefault="00E144F3" w:rsidP="00E144F3">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Independent Variables:</w:t>
      </w:r>
    </w:p>
    <w:p w14:paraId="3A8C1958" w14:textId="3C67B55A" w:rsidR="002231B3" w:rsidRPr="002231B3" w:rsidRDefault="002231B3" w:rsidP="002231B3">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00F24CE9">
        <w:rPr>
          <w:rFonts w:ascii="Arial" w:hAnsi="Arial" w:cs="Arial"/>
          <w:b/>
          <w:bCs/>
          <w:sz w:val="24"/>
          <w:szCs w:val="24"/>
          <w:lang w:val="en-US"/>
        </w:rPr>
        <w:t>Leadership Role</w:t>
      </w:r>
      <w:r w:rsidR="00F24CE9">
        <w:rPr>
          <w:b/>
          <w:bCs/>
          <w:lang w:val="en-US"/>
        </w:rPr>
        <w:t xml:space="preserve"> </w:t>
      </w:r>
      <w:r w:rsidR="00F24CE9" w:rsidRPr="00F24CE9">
        <w:rPr>
          <w:rFonts w:ascii="Arial" w:hAnsi="Arial" w:cs="Arial"/>
          <w:b/>
          <w:bCs/>
          <w:sz w:val="24"/>
          <w:szCs w:val="24"/>
          <w:lang w:val="en-US"/>
        </w:rPr>
        <w:t>(Primary Focus):</w:t>
      </w:r>
      <w:r w:rsidR="00F24CE9" w:rsidRPr="00F24CE9">
        <w:rPr>
          <w:rFonts w:ascii="Arial" w:hAnsi="Arial" w:cs="Arial"/>
          <w:sz w:val="24"/>
          <w:szCs w:val="24"/>
          <w:lang w:val="en-US"/>
        </w:rPr>
        <w:t xml:space="preserve"> Managerial (1) vs. Individual Contributors (0)</w:t>
      </w:r>
    </w:p>
    <w:p w14:paraId="5AEAE538" w14:textId="423CAB6A" w:rsidR="002231B3" w:rsidRPr="002231B3" w:rsidRDefault="003A059F" w:rsidP="002231B3">
      <w:pPr>
        <w:pStyle w:val="ListParagraph"/>
        <w:numPr>
          <w:ilvl w:val="0"/>
          <w:numId w:val="19"/>
        </w:numPr>
        <w:autoSpaceDE w:val="0"/>
        <w:autoSpaceDN w:val="0"/>
        <w:adjustRightInd w:val="0"/>
        <w:spacing w:after="0" w:line="240" w:lineRule="auto"/>
        <w:jc w:val="both"/>
        <w:rPr>
          <w:rFonts w:ascii="Arial" w:hAnsi="Arial" w:cs="Arial"/>
          <w:sz w:val="24"/>
          <w:szCs w:val="24"/>
          <w:lang w:val="en-US"/>
        </w:rPr>
      </w:pPr>
      <w:r w:rsidRPr="003A059F">
        <w:rPr>
          <w:rFonts w:ascii="Arial" w:hAnsi="Arial" w:cs="Arial"/>
          <w:b/>
          <w:bCs/>
          <w:sz w:val="24"/>
          <w:szCs w:val="24"/>
          <w:lang w:val="en-US"/>
        </w:rPr>
        <w:t>Remote Work Level:</w:t>
      </w:r>
      <w:r w:rsidRPr="003A059F">
        <w:rPr>
          <w:rFonts w:ascii="Arial" w:hAnsi="Arial" w:cs="Arial"/>
          <w:sz w:val="24"/>
          <w:szCs w:val="24"/>
          <w:lang w:val="en-US"/>
        </w:rPr>
        <w:t xml:space="preserve"> Following </w:t>
      </w:r>
      <w:proofErr w:type="spellStart"/>
      <w:r w:rsidRPr="00CD4595">
        <w:rPr>
          <w:rFonts w:ascii="Arial" w:hAnsi="Arial" w:cs="Arial"/>
          <w:sz w:val="24"/>
          <w:szCs w:val="24"/>
          <w:lang w:val="en-US"/>
        </w:rPr>
        <w:t>Šmite</w:t>
      </w:r>
      <w:proofErr w:type="spellEnd"/>
      <w:r w:rsidRPr="00CD4595">
        <w:rPr>
          <w:rFonts w:ascii="Arial" w:hAnsi="Arial" w:cs="Arial"/>
          <w:sz w:val="24"/>
          <w:szCs w:val="24"/>
          <w:lang w:val="en-US"/>
        </w:rPr>
        <w:t xml:space="preserve"> et al. (2021) terminology</w:t>
      </w:r>
      <w:r w:rsidRPr="003A059F">
        <w:rPr>
          <w:rFonts w:ascii="Arial" w:hAnsi="Arial" w:cs="Arial"/>
          <w:sz w:val="24"/>
          <w:szCs w:val="24"/>
          <w:lang w:val="en-US"/>
        </w:rPr>
        <w:t xml:space="preserve">, we classified participants as either "office-first" (low remote work, primarily office-based with occasional remote work) or "remote-first" (high remote work, primarily remote-based with occasional office visits) </w:t>
      </w:r>
      <w:r w:rsidR="002231B3" w:rsidRPr="1F1470BD">
        <w:rPr>
          <w:rFonts w:ascii="Arial" w:hAnsi="Arial" w:cs="Arial"/>
          <w:sz w:val="24"/>
          <w:szCs w:val="24"/>
          <w:lang w:val="en-US"/>
        </w:rPr>
        <w:t>Remote Work Level: High (Alto) vs. Low (</w:t>
      </w:r>
      <w:commentRangeStart w:id="2"/>
      <w:r w:rsidR="002231B3" w:rsidRPr="1F1470BD">
        <w:rPr>
          <w:rFonts w:ascii="Arial" w:hAnsi="Arial" w:cs="Arial"/>
          <w:sz w:val="24"/>
          <w:szCs w:val="24"/>
          <w:lang w:val="en-US"/>
        </w:rPr>
        <w:t>Bajo)</w:t>
      </w:r>
      <w:commentRangeEnd w:id="2"/>
      <w:r w:rsidR="002231B3">
        <w:rPr>
          <w:rStyle w:val="CommentReference"/>
        </w:rPr>
        <w:commentReference w:id="2"/>
      </w:r>
    </w:p>
    <w:p w14:paraId="1E90D9EA" w14:textId="688E0731" w:rsidR="00FC3242" w:rsidRPr="00FC3242" w:rsidRDefault="00FC3242" w:rsidP="00FC3242">
      <w:pPr>
        <w:pStyle w:val="ListParagraph"/>
        <w:numPr>
          <w:ilvl w:val="0"/>
          <w:numId w:val="19"/>
        </w:numPr>
        <w:rPr>
          <w:rFonts w:ascii="Arial" w:hAnsi="Arial" w:cs="Arial"/>
          <w:sz w:val="24"/>
          <w:szCs w:val="24"/>
          <w:lang w:val="en-US"/>
        </w:rPr>
      </w:pPr>
      <w:r w:rsidRPr="0011674C">
        <w:rPr>
          <w:rFonts w:ascii="Arial" w:hAnsi="Arial" w:cs="Arial"/>
          <w:b/>
          <w:bCs/>
          <w:sz w:val="24"/>
          <w:szCs w:val="24"/>
          <w:lang w:val="en-US"/>
        </w:rPr>
        <w:lastRenderedPageBreak/>
        <w:t>Gender</w:t>
      </w:r>
      <w:r w:rsidRPr="1F1470BD">
        <w:rPr>
          <w:rFonts w:ascii="Arial" w:hAnsi="Arial" w:cs="Arial"/>
          <w:sz w:val="24"/>
          <w:szCs w:val="24"/>
          <w:lang w:val="en-US"/>
        </w:rPr>
        <w:t>: Male vs. Female</w:t>
      </w:r>
    </w:p>
    <w:p w14:paraId="49A42874" w14:textId="77777777" w:rsidR="002231B3" w:rsidRPr="002231B3" w:rsidRDefault="002231B3" w:rsidP="002231B3">
      <w:pPr>
        <w:pStyle w:val="ListParagraph"/>
        <w:autoSpaceDE w:val="0"/>
        <w:autoSpaceDN w:val="0"/>
        <w:adjustRightInd w:val="0"/>
        <w:spacing w:after="0" w:line="240" w:lineRule="auto"/>
        <w:jc w:val="both"/>
        <w:rPr>
          <w:rFonts w:ascii="Arial" w:hAnsi="Arial" w:cs="Arial"/>
          <w:sz w:val="24"/>
          <w:szCs w:val="24"/>
          <w:lang w:val="en-US"/>
        </w:rPr>
      </w:pPr>
    </w:p>
    <w:p w14:paraId="157A9218" w14:textId="6D9D92AE" w:rsidR="00E144F3" w:rsidRPr="00E144F3" w:rsidRDefault="00E144F3" w:rsidP="00E144F3">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Dependent Variables:</w:t>
      </w:r>
    </w:p>
    <w:p w14:paraId="458537F6"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sz w:val="24"/>
          <w:szCs w:val="24"/>
          <w:lang w:val="en-US"/>
        </w:rPr>
        <w:t>The dependent variables were organized into three main categories based on established frameworks from previous qualitative research conducted with Colombian software developers through focus groups in Bogotá and Medellín (</w:t>
      </w:r>
      <w:proofErr w:type="spellStart"/>
      <w:r w:rsidRPr="00377082">
        <w:rPr>
          <w:rFonts w:ascii="Arial" w:hAnsi="Arial" w:cs="Arial"/>
          <w:sz w:val="24"/>
          <w:szCs w:val="24"/>
          <w:lang w:val="en-US"/>
        </w:rPr>
        <w:t>Castrillón</w:t>
      </w:r>
      <w:proofErr w:type="spellEnd"/>
      <w:r w:rsidRPr="00377082">
        <w:rPr>
          <w:rFonts w:ascii="Arial" w:hAnsi="Arial" w:cs="Arial"/>
          <w:sz w:val="24"/>
          <w:szCs w:val="24"/>
          <w:lang w:val="en-US"/>
        </w:rPr>
        <w:t xml:space="preserve"> &amp; Acevedo, 2024):</w:t>
      </w:r>
    </w:p>
    <w:p w14:paraId="22C0BBCD"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Performance metrics</w:t>
      </w:r>
      <w:r w:rsidRPr="00377082">
        <w:rPr>
          <w:rFonts w:ascii="Arial" w:hAnsi="Arial" w:cs="Arial"/>
          <w:sz w:val="24"/>
          <w:szCs w:val="24"/>
          <w:lang w:val="en-US"/>
        </w:rPr>
        <w:t xml:space="preserve"> include: Performance, Team Productivity, Team Milestones, Concentration, Knowledge Exchange, Communication with Peers, Communication with Boss, Employee Engagement, Leadership Problems, Agile Methodology Effectiveness, Task Assignment, Confidence Between Team Members, Collaboration Between Team Members, Qualified Personnel, Project Management Problems, Confidence to Ask Questions, Knowledge About Role, and Shared Leadership.</w:t>
      </w:r>
    </w:p>
    <w:p w14:paraId="56F15C5F"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Stress metrics</w:t>
      </w:r>
      <w:r w:rsidRPr="00377082">
        <w:rPr>
          <w:rFonts w:ascii="Arial" w:hAnsi="Arial" w:cs="Arial"/>
          <w:sz w:val="24"/>
          <w:szCs w:val="24"/>
          <w:lang w:val="en-US"/>
        </w:rPr>
        <w:t xml:space="preserve"> include: Stress Level, Frustration, Task Pressure, Coordination Issues, Confidence Level, Flexibility, Communication Issues, Team Trust, Time Management, Amount of Hours Worked, and Anger Reactions.</w:t>
      </w:r>
    </w:p>
    <w:p w14:paraId="04718B7F"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Motivation metrics</w:t>
      </w:r>
      <w:r w:rsidRPr="00377082">
        <w:rPr>
          <w:rFonts w:ascii="Arial" w:hAnsi="Arial" w:cs="Arial"/>
          <w:sz w:val="24"/>
          <w:szCs w:val="24"/>
          <w:lang w:val="en-US"/>
        </w:rPr>
        <w:t xml:space="preserve"> include: Motivation, Comfort, Trust in Superior, Problem Solving, Work Enjoyment, Work Interest, Company Appreciation, Work-Life Balance, Feedback, Boredom, Attention to Others, Job Loss Fear, Work Environment, Team Influence, Personal Relationships, Autonomy, Conflict Relationships, Belonging, and Creativity.</w:t>
      </w:r>
    </w:p>
    <w:p w14:paraId="13013898" w14:textId="6FD71C79"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sz w:val="24"/>
          <w:szCs w:val="24"/>
          <w:lang w:val="en-US"/>
        </w:rPr>
        <w:t xml:space="preserve">These metric definitions were derived from the comprehensive factor analysis conducted by </w:t>
      </w:r>
      <w:r w:rsidR="000754F3" w:rsidRPr="00377082">
        <w:rPr>
          <w:rFonts w:ascii="Arial" w:hAnsi="Arial" w:cs="Arial"/>
          <w:sz w:val="24"/>
          <w:szCs w:val="24"/>
          <w:lang w:val="en-US"/>
        </w:rPr>
        <w:t>Castrillon</w:t>
      </w:r>
      <w:r w:rsidRPr="00377082">
        <w:rPr>
          <w:rFonts w:ascii="Arial" w:hAnsi="Arial" w:cs="Arial"/>
          <w:sz w:val="24"/>
          <w:szCs w:val="24"/>
          <w:lang w:val="en-US"/>
        </w:rPr>
        <w:t xml:space="preserve"> &amp; Acevedo (2024), who identified 83 distinct factors affecting software developer experiences across different work modalities through extensive qualitative research with Colombian professionals. Complete definitions for all dependent variables are provided in Annex F, ensuring that our quantitative measures align with the experiences and terminology used by developers in the </w:t>
      </w:r>
      <w:proofErr w:type="spellStart"/>
      <w:r w:rsidRPr="00377082">
        <w:rPr>
          <w:rFonts w:ascii="Arial" w:hAnsi="Arial" w:cs="Arial"/>
          <w:sz w:val="24"/>
          <w:szCs w:val="24"/>
          <w:lang w:val="en-US"/>
        </w:rPr>
        <w:t>Iberoamerican</w:t>
      </w:r>
      <w:proofErr w:type="spellEnd"/>
      <w:r w:rsidRPr="00377082">
        <w:rPr>
          <w:rFonts w:ascii="Arial" w:hAnsi="Arial" w:cs="Arial"/>
          <w:sz w:val="24"/>
          <w:szCs w:val="24"/>
          <w:lang w:val="en-US"/>
        </w:rPr>
        <w:t xml:space="preserve"> context.</w:t>
      </w:r>
    </w:p>
    <w:p w14:paraId="5B26E7BC" w14:textId="77777777" w:rsidR="00FC7594" w:rsidRPr="00FC7594" w:rsidRDefault="00FC7594" w:rsidP="00FC7594">
      <w:pPr>
        <w:pStyle w:val="ListParagraph"/>
        <w:autoSpaceDE w:val="0"/>
        <w:autoSpaceDN w:val="0"/>
        <w:adjustRightInd w:val="0"/>
        <w:spacing w:after="0" w:line="240" w:lineRule="auto"/>
        <w:jc w:val="both"/>
        <w:rPr>
          <w:rFonts w:ascii="Arial" w:hAnsi="Arial" w:cs="Arial"/>
          <w:b/>
          <w:bCs/>
          <w:sz w:val="24"/>
          <w:szCs w:val="24"/>
          <w:lang w:val="en-US"/>
        </w:rPr>
      </w:pPr>
    </w:p>
    <w:p w14:paraId="49CA0C3D" w14:textId="373B6B42" w:rsidR="00E144F3" w:rsidRPr="00DF0633" w:rsidRDefault="00A250A3" w:rsidP="00DF063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3</w:t>
      </w:r>
      <w:r w:rsidR="00E144F3" w:rsidRPr="00DF0633">
        <w:rPr>
          <w:rFonts w:ascii="Arial" w:hAnsi="Arial" w:cs="Arial"/>
          <w:b/>
          <w:bCs/>
          <w:sz w:val="24"/>
          <w:szCs w:val="24"/>
          <w:lang w:val="en-US"/>
        </w:rPr>
        <w:t>.</w:t>
      </w:r>
      <w:r w:rsidR="00DF0633">
        <w:rPr>
          <w:rFonts w:ascii="Arial" w:hAnsi="Arial" w:cs="Arial"/>
          <w:b/>
          <w:bCs/>
          <w:sz w:val="24"/>
          <w:szCs w:val="24"/>
          <w:lang w:val="en-US"/>
        </w:rPr>
        <w:t>3</w:t>
      </w:r>
      <w:r w:rsidR="00E144F3" w:rsidRPr="00DF0633">
        <w:rPr>
          <w:rFonts w:ascii="Arial" w:hAnsi="Arial" w:cs="Arial"/>
          <w:b/>
          <w:bCs/>
          <w:sz w:val="24"/>
          <w:szCs w:val="24"/>
          <w:lang w:val="en-US"/>
        </w:rPr>
        <w:t xml:space="preserve"> Data Analysis Approach</w:t>
      </w:r>
    </w:p>
    <w:p w14:paraId="0847EB27" w14:textId="77777777" w:rsidR="00E144F3" w:rsidRDefault="00E144F3" w:rsidP="00E144F3">
      <w:pPr>
        <w:autoSpaceDE w:val="0"/>
        <w:autoSpaceDN w:val="0"/>
        <w:adjustRightInd w:val="0"/>
        <w:spacing w:after="0" w:line="240" w:lineRule="auto"/>
        <w:jc w:val="both"/>
        <w:rPr>
          <w:rFonts w:ascii="Arial" w:hAnsi="Arial" w:cs="Arial"/>
          <w:b/>
          <w:bCs/>
          <w:sz w:val="24"/>
          <w:szCs w:val="24"/>
          <w:lang w:val="en-US"/>
        </w:rPr>
      </w:pPr>
    </w:p>
    <w:p w14:paraId="3E46CF12" w14:textId="442626A1" w:rsidR="00D6500A" w:rsidRPr="00A250A3" w:rsidRDefault="00A250A3" w:rsidP="00D6500A">
      <w:pPr>
        <w:autoSpaceDE w:val="0"/>
        <w:autoSpaceDN w:val="0"/>
        <w:adjustRightInd w:val="0"/>
        <w:spacing w:after="0" w:line="240" w:lineRule="auto"/>
        <w:jc w:val="both"/>
        <w:rPr>
          <w:rFonts w:ascii="Arial" w:hAnsi="Arial" w:cs="Arial"/>
          <w:sz w:val="24"/>
          <w:szCs w:val="24"/>
          <w:lang w:val="en-US"/>
        </w:rPr>
      </w:pPr>
      <w:r w:rsidRPr="00A250A3">
        <w:rPr>
          <w:rFonts w:ascii="Arial" w:hAnsi="Arial" w:cs="Arial"/>
          <w:sz w:val="24"/>
          <w:szCs w:val="24"/>
          <w:lang w:val="en-US"/>
        </w:rPr>
        <w:t>The data analysis focuses primarily on role</w:t>
      </w:r>
      <w:r>
        <w:rPr>
          <w:rFonts w:ascii="Arial" w:hAnsi="Arial" w:cs="Arial"/>
          <w:sz w:val="24"/>
          <w:szCs w:val="24"/>
          <w:lang w:val="en-US"/>
        </w:rPr>
        <w:t xml:space="preserve"> </w:t>
      </w:r>
      <w:r w:rsidRPr="00A250A3">
        <w:rPr>
          <w:rFonts w:ascii="Arial" w:hAnsi="Arial" w:cs="Arial"/>
          <w:sz w:val="24"/>
          <w:szCs w:val="24"/>
          <w:lang w:val="en-US"/>
        </w:rPr>
        <w:t xml:space="preserve">based comparisons while examining how demographic variables </w:t>
      </w:r>
      <w:r w:rsidR="00490593">
        <w:rPr>
          <w:rFonts w:ascii="Arial" w:hAnsi="Arial" w:cs="Arial"/>
          <w:sz w:val="24"/>
          <w:szCs w:val="24"/>
          <w:lang w:val="en-US"/>
        </w:rPr>
        <w:t>affect</w:t>
      </w:r>
      <w:r>
        <w:rPr>
          <w:rFonts w:ascii="Arial" w:hAnsi="Arial" w:cs="Arial"/>
          <w:sz w:val="24"/>
          <w:szCs w:val="24"/>
          <w:lang w:val="en-US"/>
        </w:rPr>
        <w:t xml:space="preserve"> </w:t>
      </w:r>
      <w:r w:rsidRPr="00A250A3">
        <w:rPr>
          <w:rFonts w:ascii="Arial" w:hAnsi="Arial" w:cs="Arial"/>
          <w:sz w:val="24"/>
          <w:szCs w:val="24"/>
          <w:lang w:val="en-US"/>
        </w:rPr>
        <w:t xml:space="preserve">these differences: </w:t>
      </w:r>
      <w:r w:rsidR="00D6500A" w:rsidRPr="00A250A3">
        <w:rPr>
          <w:rFonts w:ascii="Arial" w:hAnsi="Arial" w:cs="Arial"/>
          <w:sz w:val="24"/>
          <w:szCs w:val="24"/>
          <w:lang w:val="en-US"/>
        </w:rPr>
        <w:t>The data analysis includes multiple complementary methods:</w:t>
      </w:r>
    </w:p>
    <w:p w14:paraId="3D82AB99" w14:textId="77777777" w:rsidR="00D6500A" w:rsidRPr="00D6500A" w:rsidRDefault="00D6500A" w:rsidP="00D6500A">
      <w:pPr>
        <w:autoSpaceDE w:val="0"/>
        <w:autoSpaceDN w:val="0"/>
        <w:adjustRightInd w:val="0"/>
        <w:spacing w:after="0" w:line="240" w:lineRule="auto"/>
        <w:jc w:val="both"/>
        <w:rPr>
          <w:rFonts w:ascii="Arial" w:hAnsi="Arial" w:cs="Arial"/>
          <w:b/>
          <w:bCs/>
          <w:sz w:val="24"/>
          <w:szCs w:val="24"/>
          <w:lang w:val="en-US"/>
        </w:rPr>
      </w:pPr>
    </w:p>
    <w:p w14:paraId="41E36DE7" w14:textId="42FBC809"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T-tests:</w:t>
      </w:r>
      <w:r w:rsidRPr="00EF7A92">
        <w:rPr>
          <w:rFonts w:ascii="Arial" w:hAnsi="Arial" w:cs="Arial"/>
          <w:sz w:val="24"/>
          <w:szCs w:val="24"/>
          <w:lang w:val="en-US"/>
        </w:rPr>
        <w:t xml:space="preserve"> Comparing means between managerial and individual contributor roles for all variables</w:t>
      </w:r>
      <w:r w:rsidR="0084204B">
        <w:rPr>
          <w:rFonts w:ascii="Arial" w:hAnsi="Arial" w:cs="Arial"/>
          <w:sz w:val="24"/>
          <w:szCs w:val="24"/>
          <w:lang w:val="en-US"/>
        </w:rPr>
        <w:t>.</w:t>
      </w:r>
    </w:p>
    <w:p w14:paraId="4CFC03B8" w14:textId="49FF0EBE"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Remote Work Impact by Role:</w:t>
      </w:r>
      <w:r w:rsidRPr="00EF7A92">
        <w:rPr>
          <w:rFonts w:ascii="Arial" w:hAnsi="Arial" w:cs="Arial"/>
          <w:sz w:val="24"/>
          <w:szCs w:val="24"/>
          <w:lang w:val="en-US"/>
        </w:rPr>
        <w:t xml:space="preserve"> Analyzing how high vs. low remote work affects each role differently using separate t-tests for managers and individual contributors</w:t>
      </w:r>
      <w:r w:rsidR="0084204B">
        <w:rPr>
          <w:rFonts w:ascii="Arial" w:hAnsi="Arial" w:cs="Arial"/>
          <w:sz w:val="24"/>
          <w:szCs w:val="24"/>
          <w:lang w:val="en-US"/>
        </w:rPr>
        <w:t>.</w:t>
      </w:r>
    </w:p>
    <w:p w14:paraId="7B278AA6" w14:textId="63D79B60"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lastRenderedPageBreak/>
        <w:t>Demographic Interaction Analysis:</w:t>
      </w:r>
      <w:r w:rsidRPr="00EF7A92">
        <w:rPr>
          <w:rFonts w:ascii="Arial" w:hAnsi="Arial" w:cs="Arial"/>
          <w:sz w:val="24"/>
          <w:szCs w:val="24"/>
          <w:lang w:val="en-US"/>
        </w:rPr>
        <w:t xml:space="preserve"> Examining how country, gender, and other variables interact with leadership roles to influence outcomes</w:t>
      </w:r>
      <w:r w:rsidR="0084204B">
        <w:rPr>
          <w:rFonts w:ascii="Arial" w:hAnsi="Arial" w:cs="Arial"/>
          <w:sz w:val="24"/>
          <w:szCs w:val="24"/>
          <w:lang w:val="en-US"/>
        </w:rPr>
        <w:t>.</w:t>
      </w:r>
    </w:p>
    <w:p w14:paraId="36FEF638" w14:textId="152233F9"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ANOVA for Multi-Group Comparisons:</w:t>
      </w:r>
      <w:r w:rsidRPr="00EF7A92">
        <w:rPr>
          <w:rFonts w:ascii="Arial" w:hAnsi="Arial" w:cs="Arial"/>
          <w:sz w:val="24"/>
          <w:szCs w:val="24"/>
          <w:lang w:val="en-US"/>
        </w:rPr>
        <w:t xml:space="preserve"> Analyzing role differences across multiple demographic categories simultaneously</w:t>
      </w:r>
      <w:r w:rsidR="0084204B">
        <w:rPr>
          <w:rFonts w:ascii="Arial" w:hAnsi="Arial" w:cs="Arial"/>
          <w:sz w:val="24"/>
          <w:szCs w:val="24"/>
          <w:lang w:val="en-US"/>
        </w:rPr>
        <w:t>.</w:t>
      </w:r>
    </w:p>
    <w:p w14:paraId="35155FF1" w14:textId="2C7DC8EB" w:rsidR="00D6500A" w:rsidRPr="00D6500A"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Effect Size Calculations:</w:t>
      </w:r>
      <w:r w:rsidRPr="00EF7A92">
        <w:rPr>
          <w:rFonts w:ascii="Arial" w:hAnsi="Arial" w:cs="Arial"/>
          <w:sz w:val="24"/>
          <w:szCs w:val="24"/>
          <w:lang w:val="en-US"/>
        </w:rPr>
        <w:t xml:space="preserve"> Determining practical significance of role-based differences using Cohen's d</w:t>
      </w:r>
      <w:r w:rsidR="00D80886">
        <w:rPr>
          <w:rFonts w:ascii="Arial" w:hAnsi="Arial" w:cs="Arial"/>
          <w:sz w:val="24"/>
          <w:szCs w:val="24"/>
          <w:lang w:val="en-US"/>
        </w:rPr>
        <w:t>.</w:t>
      </w:r>
    </w:p>
    <w:p w14:paraId="1E54D3B8" w14:textId="091C9EE8" w:rsidR="00E144F3" w:rsidRPr="00D6500A" w:rsidRDefault="00D6500A" w:rsidP="00D6500A">
      <w:pPr>
        <w:autoSpaceDE w:val="0"/>
        <w:autoSpaceDN w:val="0"/>
        <w:adjustRightInd w:val="0"/>
        <w:spacing w:after="0" w:line="240" w:lineRule="auto"/>
        <w:jc w:val="both"/>
        <w:rPr>
          <w:rFonts w:ascii="Arial" w:hAnsi="Arial" w:cs="Arial"/>
          <w:sz w:val="24"/>
          <w:szCs w:val="24"/>
          <w:lang w:val="en-US"/>
        </w:rPr>
      </w:pPr>
      <w:r w:rsidRPr="00D6500A">
        <w:rPr>
          <w:rFonts w:ascii="Arial" w:hAnsi="Arial" w:cs="Arial"/>
          <w:sz w:val="24"/>
          <w:szCs w:val="24"/>
          <w:lang w:val="en-US"/>
        </w:rPr>
        <w:t>The analysis was conducted using Python with specialized libraries for statistical analysis, including Pandas, NumPy, SciPy, and Seaborn.</w:t>
      </w:r>
      <w:r w:rsidR="001F13C8">
        <w:rPr>
          <w:rFonts w:ascii="Arial" w:hAnsi="Arial" w:cs="Arial"/>
          <w:sz w:val="24"/>
          <w:szCs w:val="24"/>
          <w:lang w:val="en-US"/>
        </w:rPr>
        <w:t xml:space="preserve"> </w:t>
      </w:r>
      <w:r w:rsidR="004630A1" w:rsidRPr="004630A1">
        <w:rPr>
          <w:rFonts w:ascii="Arial" w:hAnsi="Arial" w:cs="Arial"/>
          <w:sz w:val="24"/>
          <w:szCs w:val="24"/>
          <w:lang w:val="en-US"/>
        </w:rPr>
        <w:t>For each demographic group, we performed separate analyses of role-based differences to identify group-specific patterns, with particular emphasis on understanding how managerial versus individual contributor experiences vary across genders, and remote work levels.</w:t>
      </w:r>
    </w:p>
    <w:p w14:paraId="4A091567" w14:textId="77777777" w:rsidR="00D6500A" w:rsidRDefault="00D6500A" w:rsidP="00D6500A">
      <w:pPr>
        <w:autoSpaceDE w:val="0"/>
        <w:autoSpaceDN w:val="0"/>
        <w:adjustRightInd w:val="0"/>
        <w:spacing w:after="0" w:line="240" w:lineRule="auto"/>
        <w:jc w:val="both"/>
        <w:rPr>
          <w:rFonts w:ascii="Arial" w:hAnsi="Arial" w:cs="Arial"/>
          <w:b/>
          <w:bCs/>
          <w:sz w:val="24"/>
          <w:szCs w:val="24"/>
          <w:lang w:val="en-US"/>
        </w:rPr>
      </w:pPr>
    </w:p>
    <w:p w14:paraId="2AAEA5B9" w14:textId="119398F5" w:rsidR="00E144F3" w:rsidRPr="007F5D24" w:rsidRDefault="00157435" w:rsidP="00E144F3">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4</w:t>
      </w:r>
      <w:r w:rsidR="00E144F3">
        <w:rPr>
          <w:rFonts w:ascii="Arial" w:hAnsi="Arial" w:cs="Arial"/>
          <w:b/>
          <w:bCs/>
          <w:sz w:val="28"/>
          <w:szCs w:val="28"/>
          <w:lang w:val="en-US"/>
        </w:rPr>
        <w:t xml:space="preserve">. </w:t>
      </w:r>
      <w:r w:rsidR="00DF0633">
        <w:rPr>
          <w:rFonts w:ascii="Arial" w:hAnsi="Arial" w:cs="Arial"/>
          <w:b/>
          <w:bCs/>
          <w:sz w:val="28"/>
          <w:szCs w:val="28"/>
          <w:lang w:val="en-US"/>
        </w:rPr>
        <w:t>RESULTS</w:t>
      </w:r>
    </w:p>
    <w:p w14:paraId="07BA4D3F" w14:textId="77777777" w:rsidR="00395BF3" w:rsidRDefault="00395BF3" w:rsidP="00395BF3">
      <w:pPr>
        <w:autoSpaceDE w:val="0"/>
        <w:autoSpaceDN w:val="0"/>
        <w:adjustRightInd w:val="0"/>
        <w:spacing w:after="0" w:line="240" w:lineRule="auto"/>
        <w:jc w:val="both"/>
        <w:rPr>
          <w:rFonts w:ascii="Arial" w:hAnsi="Arial" w:cs="Arial"/>
          <w:b/>
          <w:bCs/>
          <w:sz w:val="24"/>
          <w:szCs w:val="24"/>
          <w:lang w:val="en-US"/>
        </w:rPr>
      </w:pPr>
    </w:p>
    <w:p w14:paraId="399E3415" w14:textId="336FE22A" w:rsidR="00E97388" w:rsidRPr="00E97388" w:rsidRDefault="0052277B" w:rsidP="00E144F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w:t>
      </w:r>
      <w:r w:rsidR="00E97388" w:rsidRPr="00E97388">
        <w:rPr>
          <w:rFonts w:ascii="Arial" w:hAnsi="Arial" w:cs="Arial"/>
          <w:b/>
          <w:bCs/>
          <w:sz w:val="24"/>
          <w:szCs w:val="24"/>
          <w:lang w:val="en-US"/>
        </w:rPr>
        <w:t xml:space="preserve">.1 </w:t>
      </w:r>
      <w:r w:rsidR="007218B6">
        <w:rPr>
          <w:rFonts w:ascii="Arial" w:hAnsi="Arial" w:cs="Arial"/>
          <w:b/>
          <w:bCs/>
          <w:sz w:val="24"/>
          <w:szCs w:val="24"/>
          <w:lang w:val="en-US"/>
        </w:rPr>
        <w:t xml:space="preserve">Role Based </w:t>
      </w:r>
      <w:r w:rsidR="00B160AC">
        <w:rPr>
          <w:rFonts w:ascii="Arial" w:hAnsi="Arial" w:cs="Arial"/>
          <w:b/>
          <w:bCs/>
          <w:sz w:val="24"/>
          <w:szCs w:val="24"/>
          <w:lang w:val="en-US"/>
        </w:rPr>
        <w:t>D</w:t>
      </w:r>
      <w:r w:rsidR="007218B6">
        <w:rPr>
          <w:rFonts w:ascii="Arial" w:hAnsi="Arial" w:cs="Arial"/>
          <w:b/>
          <w:bCs/>
          <w:sz w:val="24"/>
          <w:szCs w:val="24"/>
          <w:lang w:val="en-US"/>
        </w:rPr>
        <w:t xml:space="preserve">ifferences in Remote Work </w:t>
      </w:r>
      <w:r w:rsidR="00B160AC">
        <w:rPr>
          <w:rFonts w:ascii="Arial" w:hAnsi="Arial" w:cs="Arial"/>
          <w:b/>
          <w:bCs/>
          <w:sz w:val="24"/>
          <w:szCs w:val="24"/>
          <w:lang w:val="en-US"/>
        </w:rPr>
        <w:t>Experience</w:t>
      </w:r>
    </w:p>
    <w:p w14:paraId="62963E9D" w14:textId="77777777" w:rsidR="00917AD2" w:rsidRDefault="00917AD2" w:rsidP="00917AD2">
      <w:pPr>
        <w:autoSpaceDE w:val="0"/>
        <w:autoSpaceDN w:val="0"/>
        <w:adjustRightInd w:val="0"/>
        <w:spacing w:after="0" w:line="240" w:lineRule="auto"/>
        <w:ind w:firstLine="708"/>
        <w:jc w:val="both"/>
        <w:rPr>
          <w:rFonts w:ascii="Arial" w:hAnsi="Arial" w:cs="Arial"/>
          <w:sz w:val="24"/>
          <w:szCs w:val="24"/>
          <w:lang w:val="en-US"/>
        </w:rPr>
      </w:pPr>
    </w:p>
    <w:p w14:paraId="7C4081ED" w14:textId="02FA9797" w:rsidR="00917AD2" w:rsidRDefault="0037757E" w:rsidP="00917AD2">
      <w:pPr>
        <w:autoSpaceDE w:val="0"/>
        <w:autoSpaceDN w:val="0"/>
        <w:adjustRightInd w:val="0"/>
        <w:spacing w:after="0" w:line="240" w:lineRule="auto"/>
        <w:ind w:firstLine="708"/>
        <w:jc w:val="both"/>
        <w:rPr>
          <w:rFonts w:ascii="Arial" w:hAnsi="Arial" w:cs="Arial"/>
          <w:sz w:val="24"/>
          <w:szCs w:val="24"/>
          <w:lang w:val="en-US"/>
        </w:rPr>
      </w:pPr>
      <w:r w:rsidRPr="1F1470BD">
        <w:rPr>
          <w:rFonts w:ascii="Arial" w:hAnsi="Arial" w:cs="Arial"/>
          <w:sz w:val="24"/>
          <w:szCs w:val="24"/>
          <w:lang w:val="en-US"/>
        </w:rPr>
        <w:t xml:space="preserve">The analysis focuses </w:t>
      </w:r>
      <w:r w:rsidR="00917AD2" w:rsidRPr="00917AD2">
        <w:rPr>
          <w:rFonts w:ascii="Arial" w:hAnsi="Arial" w:cs="Arial"/>
          <w:sz w:val="24"/>
          <w:szCs w:val="24"/>
          <w:lang w:val="en-US"/>
        </w:rPr>
        <w:t xml:space="preserve">on how managerial and individual contributor roles experience remote work differently across demographic groups in four </w:t>
      </w:r>
      <w:proofErr w:type="spellStart"/>
      <w:r w:rsidR="00917AD2" w:rsidRPr="00917AD2">
        <w:rPr>
          <w:rFonts w:ascii="Arial" w:hAnsi="Arial" w:cs="Arial"/>
          <w:sz w:val="24"/>
          <w:szCs w:val="24"/>
          <w:lang w:val="en-US"/>
        </w:rPr>
        <w:t>Iberoamerican</w:t>
      </w:r>
      <w:proofErr w:type="spellEnd"/>
      <w:r w:rsidR="00917AD2" w:rsidRPr="00917AD2">
        <w:rPr>
          <w:rFonts w:ascii="Arial" w:hAnsi="Arial" w:cs="Arial"/>
          <w:sz w:val="24"/>
          <w:szCs w:val="24"/>
          <w:lang w:val="en-US"/>
        </w:rPr>
        <w:t xml:space="preserve"> countries. The data reveals significant role-based disparities in remote work outcomes, with distinct patterns emerging across demographic variables.</w:t>
      </w:r>
    </w:p>
    <w:p w14:paraId="16D31E61" w14:textId="77777777" w:rsidR="00917AD2" w:rsidRDefault="00917AD2" w:rsidP="006D1152">
      <w:pPr>
        <w:autoSpaceDE w:val="0"/>
        <w:autoSpaceDN w:val="0"/>
        <w:adjustRightInd w:val="0"/>
        <w:spacing w:after="0" w:line="240" w:lineRule="auto"/>
        <w:jc w:val="both"/>
        <w:rPr>
          <w:rFonts w:ascii="Arial" w:hAnsi="Arial" w:cs="Arial"/>
          <w:sz w:val="24"/>
          <w:szCs w:val="24"/>
          <w:lang w:val="en-US"/>
        </w:rPr>
      </w:pPr>
    </w:p>
    <w:p w14:paraId="1AB4A1F3" w14:textId="4583AC8F" w:rsidR="00917AD2" w:rsidRPr="007E58C5" w:rsidRDefault="00AF5724" w:rsidP="006D1152">
      <w:pPr>
        <w:autoSpaceDE w:val="0"/>
        <w:autoSpaceDN w:val="0"/>
        <w:adjustRightInd w:val="0"/>
        <w:spacing w:after="0" w:line="240" w:lineRule="auto"/>
        <w:jc w:val="both"/>
        <w:rPr>
          <w:rFonts w:ascii="Arial" w:hAnsi="Arial" w:cs="Arial"/>
          <w:b/>
          <w:bCs/>
          <w:sz w:val="24"/>
          <w:szCs w:val="24"/>
          <w:lang w:val="en-US"/>
        </w:rPr>
      </w:pPr>
      <w:r w:rsidRPr="001E7596">
        <w:rPr>
          <w:rFonts w:ascii="Arial" w:hAnsi="Arial" w:cs="Arial"/>
          <w:b/>
          <w:bCs/>
          <w:sz w:val="24"/>
          <w:szCs w:val="24"/>
          <w:lang w:val="en-US"/>
        </w:rPr>
        <w:t xml:space="preserve">4.1.1 </w:t>
      </w:r>
      <w:r w:rsidRPr="007E58C5">
        <w:rPr>
          <w:rFonts w:ascii="Arial" w:hAnsi="Arial" w:cs="Arial"/>
          <w:b/>
          <w:bCs/>
          <w:sz w:val="24"/>
          <w:szCs w:val="24"/>
          <w:lang w:val="en-US"/>
        </w:rPr>
        <w:t>Demographic Distribution by Leadership Role</w:t>
      </w:r>
    </w:p>
    <w:p w14:paraId="02AEA72D" w14:textId="77777777" w:rsidR="00B01B6F" w:rsidRPr="00AF5724" w:rsidRDefault="00B01B6F" w:rsidP="006D1152">
      <w:pPr>
        <w:autoSpaceDE w:val="0"/>
        <w:autoSpaceDN w:val="0"/>
        <w:adjustRightInd w:val="0"/>
        <w:spacing w:after="0" w:line="240" w:lineRule="auto"/>
        <w:jc w:val="both"/>
        <w:rPr>
          <w:rFonts w:ascii="Arial" w:hAnsi="Arial" w:cs="Arial"/>
          <w:b/>
          <w:bCs/>
          <w:sz w:val="24"/>
          <w:szCs w:val="24"/>
          <w:lang w:val="en-US"/>
        </w:rPr>
      </w:pPr>
    </w:p>
    <w:p w14:paraId="6B0B9466" w14:textId="77777777" w:rsidR="00FC44C6" w:rsidRDefault="00FC44C6" w:rsidP="00FC44C6">
      <w:pPr>
        <w:autoSpaceDE w:val="0"/>
        <w:autoSpaceDN w:val="0"/>
        <w:adjustRightInd w:val="0"/>
        <w:spacing w:after="0" w:line="240" w:lineRule="auto"/>
        <w:ind w:firstLine="708"/>
        <w:jc w:val="both"/>
        <w:rPr>
          <w:rFonts w:ascii="Arial" w:hAnsi="Arial" w:cs="Arial"/>
          <w:sz w:val="24"/>
          <w:szCs w:val="24"/>
          <w:lang w:val="en-US"/>
        </w:rPr>
      </w:pPr>
      <w:r w:rsidRPr="00FC44C6">
        <w:rPr>
          <w:rFonts w:ascii="Arial" w:hAnsi="Arial" w:cs="Arial"/>
          <w:sz w:val="24"/>
          <w:szCs w:val="24"/>
          <w:lang w:val="en-US"/>
        </w:rPr>
        <w:t>The sample of 232 participants demonstrates good representation for role-based analysis. Leadership roles include 57 managers (24.8%) and 175 individual contributors (75.2%), reflecting typical organizational structures in the software industry. This distribution provides sufficient power for statistical comparisons while representing realistic organizational hierarchies.</w:t>
      </w:r>
    </w:p>
    <w:p w14:paraId="64853D7F" w14:textId="77777777" w:rsidR="00FC44C6" w:rsidRPr="00FC44C6" w:rsidRDefault="00FC44C6" w:rsidP="00FC44C6">
      <w:pPr>
        <w:autoSpaceDE w:val="0"/>
        <w:autoSpaceDN w:val="0"/>
        <w:adjustRightInd w:val="0"/>
        <w:spacing w:after="0" w:line="240" w:lineRule="auto"/>
        <w:jc w:val="both"/>
        <w:rPr>
          <w:rFonts w:ascii="Arial" w:hAnsi="Arial" w:cs="Arial"/>
          <w:sz w:val="24"/>
          <w:szCs w:val="24"/>
          <w:lang w:val="en-US"/>
        </w:rPr>
      </w:pPr>
    </w:p>
    <w:p w14:paraId="42A00061" w14:textId="3649011F" w:rsidR="006D1152" w:rsidRDefault="00FC44C6" w:rsidP="00FC44C6">
      <w:pPr>
        <w:autoSpaceDE w:val="0"/>
        <w:autoSpaceDN w:val="0"/>
        <w:adjustRightInd w:val="0"/>
        <w:spacing w:after="0" w:line="240" w:lineRule="auto"/>
        <w:ind w:firstLine="708"/>
        <w:jc w:val="both"/>
        <w:rPr>
          <w:rFonts w:ascii="Arial" w:hAnsi="Arial" w:cs="Arial"/>
          <w:sz w:val="24"/>
          <w:szCs w:val="24"/>
          <w:lang w:val="en-US"/>
        </w:rPr>
      </w:pPr>
      <w:r w:rsidRPr="00FC44C6">
        <w:rPr>
          <w:rFonts w:ascii="Arial" w:hAnsi="Arial" w:cs="Arial"/>
          <w:sz w:val="24"/>
          <w:szCs w:val="24"/>
          <w:lang w:val="en-US"/>
        </w:rPr>
        <w:t>Remote work level distribution shows 194 participants (83.6%) in high remote work and 38 participants (16.4%) in low remote work. Country distribution includes Argentina (15.5%), Colombia (18.1%), Spain (24.1%), and Mexico (42.2%). Gender distribution shows 184 males (79.3%) and 47 females (20.2%), with role-gender combinations providing adequate representation for interaction analysis except for female managers, where sample size was insufficient for reliable statistical inference.</w:t>
      </w:r>
    </w:p>
    <w:p w14:paraId="1073CD57" w14:textId="77777777" w:rsidR="009022E9" w:rsidRPr="007B4782" w:rsidRDefault="009022E9" w:rsidP="00E144F3">
      <w:pPr>
        <w:autoSpaceDE w:val="0"/>
        <w:autoSpaceDN w:val="0"/>
        <w:adjustRightInd w:val="0"/>
        <w:spacing w:after="0" w:line="240" w:lineRule="auto"/>
        <w:jc w:val="both"/>
        <w:rPr>
          <w:rFonts w:ascii="Arial" w:hAnsi="Arial" w:cs="Arial"/>
          <w:sz w:val="24"/>
          <w:szCs w:val="24"/>
          <w:lang w:val="en-US"/>
        </w:rPr>
      </w:pPr>
    </w:p>
    <w:p w14:paraId="2271AD28" w14:textId="3162CE51" w:rsidR="009022E9" w:rsidRPr="00CD5ABE" w:rsidRDefault="004D5D07" w:rsidP="00E144F3">
      <w:pPr>
        <w:autoSpaceDE w:val="0"/>
        <w:autoSpaceDN w:val="0"/>
        <w:adjustRightInd w:val="0"/>
        <w:spacing w:after="0" w:line="240" w:lineRule="auto"/>
        <w:jc w:val="both"/>
        <w:rPr>
          <w:rFonts w:ascii="Arial" w:hAnsi="Arial" w:cs="Arial"/>
          <w:b/>
          <w:bCs/>
          <w:sz w:val="24"/>
          <w:szCs w:val="24"/>
          <w:lang w:val="en-US"/>
        </w:rPr>
      </w:pPr>
      <w:r w:rsidRPr="00CD5ABE">
        <w:rPr>
          <w:rFonts w:ascii="Arial" w:hAnsi="Arial" w:cs="Arial"/>
          <w:b/>
          <w:bCs/>
          <w:sz w:val="24"/>
          <w:szCs w:val="24"/>
          <w:lang w:val="en-US"/>
        </w:rPr>
        <w:t>4</w:t>
      </w:r>
      <w:r w:rsidR="009022E9" w:rsidRPr="00CD5ABE">
        <w:rPr>
          <w:rFonts w:ascii="Arial" w:hAnsi="Arial" w:cs="Arial"/>
          <w:b/>
          <w:bCs/>
          <w:sz w:val="24"/>
          <w:szCs w:val="24"/>
          <w:lang w:val="en-US"/>
        </w:rPr>
        <w:t>.1.2 Overall Metrics by Leadership Role</w:t>
      </w:r>
    </w:p>
    <w:p w14:paraId="26BB7D26" w14:textId="77777777" w:rsidR="007B4782" w:rsidRPr="002D242D" w:rsidRDefault="007B4782" w:rsidP="00E144F3">
      <w:pPr>
        <w:autoSpaceDE w:val="0"/>
        <w:autoSpaceDN w:val="0"/>
        <w:adjustRightInd w:val="0"/>
        <w:spacing w:after="0" w:line="240" w:lineRule="auto"/>
        <w:jc w:val="both"/>
        <w:rPr>
          <w:rFonts w:ascii="Arial" w:hAnsi="Arial" w:cs="Arial"/>
          <w:b/>
          <w:bCs/>
          <w:sz w:val="24"/>
          <w:szCs w:val="24"/>
          <w:highlight w:val="yellow"/>
          <w:lang w:val="en-US"/>
        </w:rPr>
      </w:pPr>
    </w:p>
    <w:p w14:paraId="283B4B6F"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sz w:val="24"/>
          <w:szCs w:val="24"/>
          <w:lang w:val="en-US"/>
        </w:rPr>
        <w:t>Initial analysis revealed significant differences in how managers and individual contributors experience their work environment, independent of remote work level. The analysis across performance, stress, and motivation metrics shows distinct patterns between the two role groups.</w:t>
      </w:r>
    </w:p>
    <w:p w14:paraId="05C99840"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Performance Metrics</w:t>
      </w:r>
      <w:r w:rsidRPr="00D509D2">
        <w:rPr>
          <w:rFonts w:ascii="Arial" w:hAnsi="Arial" w:cs="Arial"/>
          <w:sz w:val="24"/>
          <w:szCs w:val="24"/>
          <w:lang w:val="en-US"/>
        </w:rPr>
        <w:t xml:space="preserve">: Only one significant difference emerged in performance metrics between managers and individual contributors. Managers reported significantly higher scores in Personal Relationships Performance (3.67 vs. </w:t>
      </w:r>
      <w:r w:rsidRPr="00D509D2">
        <w:rPr>
          <w:rFonts w:ascii="Arial" w:hAnsi="Arial" w:cs="Arial"/>
          <w:sz w:val="24"/>
          <w:szCs w:val="24"/>
          <w:lang w:val="en-US"/>
        </w:rPr>
        <w:lastRenderedPageBreak/>
        <w:t>3.34, p=0.037), suggesting that managers perceive their interpersonal work relationships as more effective than individual contributors do. Other performance metrics, including Team Productivity, Team Milestones, and overall Performance, showed no significant differences between roles.</w:t>
      </w:r>
    </w:p>
    <w:p w14:paraId="21E28833"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Stress Metrics:</w:t>
      </w:r>
      <w:r w:rsidRPr="00D509D2">
        <w:rPr>
          <w:rFonts w:ascii="Arial" w:hAnsi="Arial" w:cs="Arial"/>
          <w:sz w:val="24"/>
          <w:szCs w:val="24"/>
          <w:lang w:val="en-US"/>
        </w:rPr>
        <w:t xml:space="preserve"> The stress category revealed the most pronounced role-based differences. Managers reported significantly higher Communication Issues (3.44 vs. 3.02, p=0.003) and Stress Level (2.61 vs. 2.25, p=0.047) compared to individual contributors. Conversely, individual contributors showed significantly higher Confidence Level (3.61 vs. 3.35, p=0.038). These findings suggest that managerial roles inherently involve more communication-related challenges and stress, while individual contributors maintain higher confidence levels in their work capabilities.</w:t>
      </w:r>
    </w:p>
    <w:p w14:paraId="0A8FC1CE"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Motivation Metrics:</w:t>
      </w:r>
      <w:r w:rsidRPr="00D509D2">
        <w:rPr>
          <w:rFonts w:ascii="Arial" w:hAnsi="Arial" w:cs="Arial"/>
          <w:sz w:val="24"/>
          <w:szCs w:val="24"/>
          <w:lang w:val="en-US"/>
        </w:rPr>
        <w:t xml:space="preserve"> In motivation-related factors, individual contributors reported significantly better Work Environment perceptions (3.40 vs. 3.09, p=0.032) compared to managers. All other motivation metrics, including overall Motivation, Work Enjoyment, and Autonomy, showed no significant differences between roles, indicating that baseline motivation levels are similar across leadership positions.</w:t>
      </w:r>
    </w:p>
    <w:p w14:paraId="480AB4EE" w14:textId="77777777" w:rsidR="00D509D2" w:rsidRDefault="00D509D2" w:rsidP="00D509D2">
      <w:pPr>
        <w:spacing w:after="160" w:line="278" w:lineRule="auto"/>
        <w:rPr>
          <w:rFonts w:ascii="Arial" w:hAnsi="Arial" w:cs="Arial"/>
          <w:b/>
          <w:bCs/>
          <w:sz w:val="24"/>
          <w:szCs w:val="24"/>
          <w:lang w:val="en-US"/>
        </w:rPr>
      </w:pPr>
      <w:r w:rsidRPr="00D509D2">
        <w:rPr>
          <w:rFonts w:ascii="Arial" w:hAnsi="Arial" w:cs="Arial"/>
          <w:b/>
          <w:bCs/>
          <w:sz w:val="24"/>
          <w:szCs w:val="24"/>
          <w:lang w:val="en-US"/>
        </w:rPr>
        <w:t>Summary of Baseline Role Differences:</w:t>
      </w:r>
    </w:p>
    <w:p w14:paraId="0BF4B466" w14:textId="24793600" w:rsidR="007E58C5" w:rsidRPr="007E58C5" w:rsidRDefault="007E58C5" w:rsidP="00D509D2">
      <w:pPr>
        <w:spacing w:after="160" w:line="278" w:lineRule="auto"/>
        <w:rPr>
          <w:rFonts w:ascii="Arial" w:hAnsi="Arial" w:cs="Arial"/>
          <w:lang w:val="en-US"/>
        </w:rPr>
      </w:pPr>
      <w:r w:rsidRPr="00B54372">
        <w:rPr>
          <w:rFonts w:ascii="Arial" w:hAnsi="Arial" w:cs="Arial"/>
          <w:b/>
          <w:bCs/>
          <w:lang w:val="en-US"/>
        </w:rPr>
        <w:t xml:space="preserve">Table 1: </w:t>
      </w:r>
      <w:r>
        <w:rPr>
          <w:rFonts w:ascii="Arial" w:hAnsi="Arial" w:cs="Arial"/>
          <w:b/>
          <w:bCs/>
          <w:lang w:val="en-US"/>
        </w:rPr>
        <w:t>Significant</w:t>
      </w:r>
      <w:r w:rsidR="004D4FEE">
        <w:rPr>
          <w:rFonts w:ascii="Arial" w:hAnsi="Arial" w:cs="Arial"/>
          <w:b/>
          <w:bCs/>
          <w:lang w:val="en-US"/>
        </w:rPr>
        <w:t xml:space="preserve"> baseline</w:t>
      </w:r>
      <w:r>
        <w:rPr>
          <w:rFonts w:ascii="Arial" w:hAnsi="Arial" w:cs="Arial"/>
          <w:b/>
          <w:bCs/>
          <w:lang w:val="en-US"/>
        </w:rPr>
        <w:t xml:space="preserve"> differences between </w:t>
      </w:r>
      <w:r w:rsidR="004D4FEE">
        <w:rPr>
          <w:rFonts w:ascii="Arial" w:hAnsi="Arial" w:cs="Arial"/>
          <w:b/>
          <w:bCs/>
          <w:lang w:val="en-US"/>
        </w:rPr>
        <w:t>Managers and Individual Contributors</w:t>
      </w:r>
    </w:p>
    <w:tbl>
      <w:tblPr>
        <w:tblStyle w:val="PlainTable1"/>
        <w:tblW w:w="0" w:type="auto"/>
        <w:tblLook w:val="04A0" w:firstRow="1" w:lastRow="0" w:firstColumn="1" w:lastColumn="0" w:noHBand="0" w:noVBand="1"/>
      </w:tblPr>
      <w:tblGrid>
        <w:gridCol w:w="1684"/>
        <w:gridCol w:w="3514"/>
        <w:gridCol w:w="3296"/>
      </w:tblGrid>
      <w:tr w:rsidR="00834CB5" w:rsidRPr="00834CB5" w14:paraId="54A7EC5F" w14:textId="77777777" w:rsidTr="00834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3F2B"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proofErr w:type="spellStart"/>
            <w:r w:rsidRPr="00834CB5">
              <w:rPr>
                <w:rFonts w:ascii="Arial" w:hAnsi="Arial" w:cs="Arial"/>
                <w:sz w:val="24"/>
                <w:szCs w:val="24"/>
                <w:lang w:val="es-419"/>
              </w:rPr>
              <w:t>Category</w:t>
            </w:r>
            <w:proofErr w:type="spellEnd"/>
          </w:p>
        </w:tc>
        <w:tc>
          <w:tcPr>
            <w:tcW w:w="0" w:type="auto"/>
            <w:hideMark/>
          </w:tcPr>
          <w:p w14:paraId="0A3A5700" w14:textId="77777777" w:rsidR="00834CB5" w:rsidRPr="00834CB5" w:rsidRDefault="00834CB5" w:rsidP="00834CB5">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Significant</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Differences</w:t>
            </w:r>
            <w:proofErr w:type="spellEnd"/>
          </w:p>
        </w:tc>
        <w:tc>
          <w:tcPr>
            <w:tcW w:w="0" w:type="auto"/>
            <w:hideMark/>
          </w:tcPr>
          <w:p w14:paraId="7B285092" w14:textId="77777777" w:rsidR="00834CB5" w:rsidRPr="00834CB5" w:rsidRDefault="00834CB5" w:rsidP="00834CB5">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Direction</w:t>
            </w:r>
            <w:proofErr w:type="spellEnd"/>
          </w:p>
        </w:tc>
      </w:tr>
      <w:tr w:rsidR="00834CB5" w:rsidRPr="00834CB5" w14:paraId="3E0225D0"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3D1C0"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Performance</w:t>
            </w:r>
          </w:p>
        </w:tc>
        <w:tc>
          <w:tcPr>
            <w:tcW w:w="0" w:type="auto"/>
            <w:hideMark/>
          </w:tcPr>
          <w:p w14:paraId="7E329966"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Personal </w:t>
            </w:r>
            <w:proofErr w:type="spellStart"/>
            <w:r w:rsidRPr="00834CB5">
              <w:rPr>
                <w:rFonts w:ascii="Arial" w:hAnsi="Arial" w:cs="Arial"/>
                <w:sz w:val="24"/>
                <w:szCs w:val="24"/>
                <w:lang w:val="es-419"/>
              </w:rPr>
              <w:t>Relationships</w:t>
            </w:r>
            <w:proofErr w:type="spellEnd"/>
            <w:r w:rsidRPr="00834CB5">
              <w:rPr>
                <w:rFonts w:ascii="Arial" w:hAnsi="Arial" w:cs="Arial"/>
                <w:sz w:val="24"/>
                <w:szCs w:val="24"/>
                <w:lang w:val="es-419"/>
              </w:rPr>
              <w:t xml:space="preserve"> Performance</w:t>
            </w:r>
          </w:p>
        </w:tc>
        <w:tc>
          <w:tcPr>
            <w:tcW w:w="0" w:type="auto"/>
            <w:hideMark/>
          </w:tcPr>
          <w:p w14:paraId="7633D869"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3039F4FA" w14:textId="77777777" w:rsidTr="00834CB5">
        <w:tc>
          <w:tcPr>
            <w:cnfStyle w:val="001000000000" w:firstRow="0" w:lastRow="0" w:firstColumn="1" w:lastColumn="0" w:oddVBand="0" w:evenVBand="0" w:oddHBand="0" w:evenHBand="0" w:firstRowFirstColumn="0" w:firstRowLastColumn="0" w:lastRowFirstColumn="0" w:lastRowLastColumn="0"/>
            <w:tcW w:w="0" w:type="auto"/>
            <w:hideMark/>
          </w:tcPr>
          <w:p w14:paraId="7371652A"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6042FCD5"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Communication</w:t>
            </w:r>
            <w:proofErr w:type="spellEnd"/>
            <w:r w:rsidRPr="00834CB5">
              <w:rPr>
                <w:rFonts w:ascii="Arial" w:hAnsi="Arial" w:cs="Arial"/>
                <w:sz w:val="24"/>
                <w:szCs w:val="24"/>
                <w:lang w:val="es-419"/>
              </w:rPr>
              <w:t xml:space="preserve"> Issues</w:t>
            </w:r>
          </w:p>
        </w:tc>
        <w:tc>
          <w:tcPr>
            <w:tcW w:w="0" w:type="auto"/>
            <w:hideMark/>
          </w:tcPr>
          <w:p w14:paraId="04EA6BE5"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1833508B"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7EAEB"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257C19E1"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Stress </w:t>
            </w:r>
            <w:proofErr w:type="spellStart"/>
            <w:r w:rsidRPr="00834CB5">
              <w:rPr>
                <w:rFonts w:ascii="Arial" w:hAnsi="Arial" w:cs="Arial"/>
                <w:sz w:val="24"/>
                <w:szCs w:val="24"/>
                <w:lang w:val="es-419"/>
              </w:rPr>
              <w:t>Level</w:t>
            </w:r>
            <w:proofErr w:type="spellEnd"/>
          </w:p>
        </w:tc>
        <w:tc>
          <w:tcPr>
            <w:tcW w:w="0" w:type="auto"/>
            <w:hideMark/>
          </w:tcPr>
          <w:p w14:paraId="24F9A4C8"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71D19643" w14:textId="77777777" w:rsidTr="00834CB5">
        <w:tc>
          <w:tcPr>
            <w:cnfStyle w:val="001000000000" w:firstRow="0" w:lastRow="0" w:firstColumn="1" w:lastColumn="0" w:oddVBand="0" w:evenVBand="0" w:oddHBand="0" w:evenHBand="0" w:firstRowFirstColumn="0" w:firstRowLastColumn="0" w:lastRowFirstColumn="0" w:lastRowLastColumn="0"/>
            <w:tcW w:w="0" w:type="auto"/>
            <w:hideMark/>
          </w:tcPr>
          <w:p w14:paraId="03A5ADB4"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060597A1"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Confidence</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Level</w:t>
            </w:r>
            <w:proofErr w:type="spellEnd"/>
          </w:p>
        </w:tc>
        <w:tc>
          <w:tcPr>
            <w:tcW w:w="0" w:type="auto"/>
            <w:hideMark/>
          </w:tcPr>
          <w:p w14:paraId="1F96A8AC"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Individual </w:t>
            </w:r>
            <w:proofErr w:type="spellStart"/>
            <w:r w:rsidRPr="00834CB5">
              <w:rPr>
                <w:rFonts w:ascii="Arial" w:hAnsi="Arial" w:cs="Arial"/>
                <w:sz w:val="24"/>
                <w:szCs w:val="24"/>
                <w:lang w:val="es-419"/>
              </w:rPr>
              <w:t>Contributors</w:t>
            </w:r>
            <w:proofErr w:type="spellEnd"/>
            <w:r w:rsidRPr="00834CB5">
              <w:rPr>
                <w:rFonts w:ascii="Arial" w:hAnsi="Arial" w:cs="Arial"/>
                <w:sz w:val="24"/>
                <w:szCs w:val="24"/>
                <w:lang w:val="es-419"/>
              </w:rPr>
              <w:t xml:space="preserve"> &gt; Managers</w:t>
            </w:r>
          </w:p>
        </w:tc>
      </w:tr>
      <w:tr w:rsidR="00834CB5" w:rsidRPr="00834CB5" w14:paraId="13F3C96D"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E88FF"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proofErr w:type="spellStart"/>
            <w:r w:rsidRPr="00834CB5">
              <w:rPr>
                <w:rFonts w:ascii="Arial" w:hAnsi="Arial" w:cs="Arial"/>
                <w:sz w:val="24"/>
                <w:szCs w:val="24"/>
                <w:lang w:val="es-419"/>
              </w:rPr>
              <w:t>Motivation</w:t>
            </w:r>
            <w:proofErr w:type="spellEnd"/>
          </w:p>
        </w:tc>
        <w:tc>
          <w:tcPr>
            <w:tcW w:w="0" w:type="auto"/>
            <w:hideMark/>
          </w:tcPr>
          <w:p w14:paraId="615A4D77"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Work</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Environment</w:t>
            </w:r>
            <w:proofErr w:type="spellEnd"/>
          </w:p>
        </w:tc>
        <w:tc>
          <w:tcPr>
            <w:tcW w:w="0" w:type="auto"/>
            <w:hideMark/>
          </w:tcPr>
          <w:p w14:paraId="605ABC39"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Individual </w:t>
            </w:r>
            <w:proofErr w:type="spellStart"/>
            <w:r w:rsidRPr="00834CB5">
              <w:rPr>
                <w:rFonts w:ascii="Arial" w:hAnsi="Arial" w:cs="Arial"/>
                <w:sz w:val="24"/>
                <w:szCs w:val="24"/>
                <w:lang w:val="es-419"/>
              </w:rPr>
              <w:t>Contributors</w:t>
            </w:r>
            <w:proofErr w:type="spellEnd"/>
            <w:r w:rsidRPr="00834CB5">
              <w:rPr>
                <w:rFonts w:ascii="Arial" w:hAnsi="Arial" w:cs="Arial"/>
                <w:sz w:val="24"/>
                <w:szCs w:val="24"/>
                <w:lang w:val="es-419"/>
              </w:rPr>
              <w:t xml:space="preserve"> &gt; Managers</w:t>
            </w:r>
          </w:p>
        </w:tc>
      </w:tr>
    </w:tbl>
    <w:p w14:paraId="5225F8A2" w14:textId="77777777" w:rsidR="00834CB5" w:rsidRDefault="00834CB5" w:rsidP="00AB09DE">
      <w:pPr>
        <w:autoSpaceDE w:val="0"/>
        <w:autoSpaceDN w:val="0"/>
        <w:adjustRightInd w:val="0"/>
        <w:spacing w:after="0" w:line="240" w:lineRule="auto"/>
        <w:jc w:val="both"/>
        <w:rPr>
          <w:rFonts w:ascii="Arial" w:hAnsi="Arial" w:cs="Arial"/>
          <w:sz w:val="24"/>
          <w:szCs w:val="24"/>
          <w:lang w:val="en-US"/>
        </w:rPr>
      </w:pPr>
    </w:p>
    <w:p w14:paraId="759ED565" w14:textId="364F04DE" w:rsidR="00530ECC" w:rsidRDefault="00530ECC" w:rsidP="00530ECC">
      <w:pPr>
        <w:autoSpaceDE w:val="0"/>
        <w:autoSpaceDN w:val="0"/>
        <w:adjustRightInd w:val="0"/>
        <w:spacing w:after="0" w:line="240" w:lineRule="auto"/>
        <w:jc w:val="both"/>
        <w:rPr>
          <w:rFonts w:ascii="Arial" w:hAnsi="Arial" w:cs="Arial"/>
          <w:sz w:val="24"/>
          <w:szCs w:val="24"/>
          <w:lang w:val="en-US"/>
        </w:rPr>
      </w:pPr>
      <w:r w:rsidRPr="00530ECC">
        <w:rPr>
          <w:rFonts w:ascii="Arial" w:hAnsi="Arial" w:cs="Arial"/>
          <w:sz w:val="24"/>
          <w:szCs w:val="24"/>
          <w:lang w:val="en-US"/>
        </w:rPr>
        <w:t>These baseline differences establish that managers face inherently higher stress and communication challenges while maintaining better interpersonal performance relationships. Individual contributors, conversely, report higher confidence levels and better work environment perceptions. These fundamental role-based differences provide important context for understanding how remote work affects each group differently, as explored in subsequent analyses.</w:t>
      </w:r>
    </w:p>
    <w:p w14:paraId="4C09531C" w14:textId="77777777" w:rsidR="00530ECC" w:rsidRDefault="00530ECC" w:rsidP="00530ECC">
      <w:pPr>
        <w:spacing w:after="0" w:line="278" w:lineRule="auto"/>
        <w:rPr>
          <w:rFonts w:ascii="Arial" w:hAnsi="Arial" w:cs="Arial"/>
          <w:i/>
          <w:iCs/>
          <w:sz w:val="24"/>
          <w:szCs w:val="24"/>
          <w:lang w:val="en-US"/>
        </w:rPr>
      </w:pPr>
    </w:p>
    <w:p w14:paraId="4B27C5B9" w14:textId="00678D3E" w:rsidR="00530ECC" w:rsidRPr="00530ECC" w:rsidRDefault="00530ECC" w:rsidP="00530ECC">
      <w:pPr>
        <w:spacing w:after="0" w:line="278" w:lineRule="auto"/>
        <w:rPr>
          <w:rFonts w:ascii="Arial" w:hAnsi="Arial" w:cs="Arial"/>
          <w:sz w:val="24"/>
          <w:szCs w:val="24"/>
          <w:lang w:val="en-US"/>
        </w:rPr>
      </w:pPr>
      <w:r w:rsidRPr="00AB181A">
        <w:rPr>
          <w:rFonts w:ascii="Arial" w:hAnsi="Arial" w:cs="Arial"/>
          <w:i/>
          <w:iCs/>
          <w:sz w:val="24"/>
          <w:szCs w:val="24"/>
          <w:lang w:val="en-US"/>
        </w:rPr>
        <w:t xml:space="preserve">Note: Complete statistical results for all </w:t>
      </w:r>
      <w:r w:rsidR="00CD5ABE">
        <w:rPr>
          <w:rFonts w:ascii="Arial" w:hAnsi="Arial" w:cs="Arial"/>
          <w:i/>
          <w:iCs/>
          <w:sz w:val="24"/>
          <w:szCs w:val="24"/>
          <w:lang w:val="en-US"/>
        </w:rPr>
        <w:t>3 category</w:t>
      </w:r>
      <w:r w:rsidRPr="00AB181A">
        <w:rPr>
          <w:rFonts w:ascii="Arial" w:hAnsi="Arial" w:cs="Arial"/>
          <w:i/>
          <w:iCs/>
          <w:sz w:val="24"/>
          <w:szCs w:val="24"/>
          <w:lang w:val="en-US"/>
        </w:rPr>
        <w:t xml:space="preserve"> metrics are provided in Annex </w:t>
      </w:r>
      <w:r w:rsidR="00CD5ABE">
        <w:rPr>
          <w:rFonts w:ascii="Arial" w:hAnsi="Arial" w:cs="Arial"/>
          <w:i/>
          <w:iCs/>
          <w:sz w:val="24"/>
          <w:szCs w:val="24"/>
          <w:lang w:val="en-US"/>
        </w:rPr>
        <w:t>A</w:t>
      </w:r>
      <w:r w:rsidRPr="00AB181A">
        <w:rPr>
          <w:rFonts w:ascii="Arial" w:hAnsi="Arial" w:cs="Arial"/>
          <w:i/>
          <w:iCs/>
          <w:sz w:val="24"/>
          <w:szCs w:val="24"/>
          <w:lang w:val="en-US"/>
        </w:rPr>
        <w:t>.</w:t>
      </w:r>
    </w:p>
    <w:p w14:paraId="57AC5BAB" w14:textId="77777777" w:rsidR="00530ECC" w:rsidRDefault="00530ECC" w:rsidP="00530ECC">
      <w:pPr>
        <w:autoSpaceDE w:val="0"/>
        <w:autoSpaceDN w:val="0"/>
        <w:adjustRightInd w:val="0"/>
        <w:spacing w:after="0" w:line="240" w:lineRule="auto"/>
        <w:jc w:val="both"/>
        <w:rPr>
          <w:rFonts w:ascii="Arial" w:hAnsi="Arial" w:cs="Arial"/>
          <w:b/>
          <w:bCs/>
          <w:sz w:val="24"/>
          <w:szCs w:val="24"/>
          <w:lang w:val="en-US"/>
        </w:rPr>
      </w:pPr>
    </w:p>
    <w:p w14:paraId="308DAA9F" w14:textId="6352AC0A" w:rsidR="00332A18" w:rsidRPr="00063259" w:rsidRDefault="00F33FA7" w:rsidP="00AB09DE">
      <w:pPr>
        <w:autoSpaceDE w:val="0"/>
        <w:autoSpaceDN w:val="0"/>
        <w:adjustRightInd w:val="0"/>
        <w:spacing w:after="0" w:line="240" w:lineRule="auto"/>
        <w:jc w:val="both"/>
        <w:rPr>
          <w:rFonts w:ascii="Arial" w:hAnsi="Arial" w:cs="Arial"/>
          <w:b/>
          <w:bCs/>
          <w:sz w:val="24"/>
          <w:szCs w:val="24"/>
          <w:lang w:val="en-US"/>
        </w:rPr>
      </w:pPr>
      <w:r w:rsidRPr="00063259">
        <w:rPr>
          <w:rFonts w:ascii="Arial" w:hAnsi="Arial" w:cs="Arial"/>
          <w:b/>
          <w:bCs/>
          <w:sz w:val="24"/>
          <w:szCs w:val="24"/>
          <w:lang w:val="en-US"/>
        </w:rPr>
        <w:lastRenderedPageBreak/>
        <w:t>4.</w:t>
      </w:r>
      <w:r w:rsidR="00ED5086" w:rsidRPr="00063259">
        <w:rPr>
          <w:rFonts w:ascii="Arial" w:hAnsi="Arial" w:cs="Arial"/>
          <w:b/>
          <w:bCs/>
          <w:sz w:val="24"/>
          <w:szCs w:val="24"/>
          <w:lang w:val="en-US"/>
        </w:rPr>
        <w:t xml:space="preserve">2 </w:t>
      </w:r>
      <w:r w:rsidR="00B810C4" w:rsidRPr="00063259">
        <w:rPr>
          <w:rFonts w:ascii="Arial" w:hAnsi="Arial" w:cs="Arial"/>
          <w:b/>
          <w:bCs/>
          <w:sz w:val="24"/>
          <w:szCs w:val="24"/>
          <w:lang w:val="en-US"/>
        </w:rPr>
        <w:t>Remote Work Impact by Leadership Role</w:t>
      </w:r>
    </w:p>
    <w:p w14:paraId="27E84EFD" w14:textId="77777777" w:rsidR="00AB09DE" w:rsidRPr="00063259" w:rsidRDefault="00AB09DE" w:rsidP="00AB09DE">
      <w:pPr>
        <w:spacing w:after="0" w:line="278" w:lineRule="auto"/>
        <w:rPr>
          <w:rFonts w:ascii="Arial" w:hAnsi="Arial" w:cs="Arial"/>
          <w:b/>
          <w:bCs/>
          <w:sz w:val="24"/>
          <w:szCs w:val="24"/>
          <w:lang w:val="en-US"/>
        </w:rPr>
      </w:pPr>
    </w:p>
    <w:p w14:paraId="4A9CF2C3" w14:textId="79ED83DB" w:rsidR="00AB181A" w:rsidRPr="00063259" w:rsidRDefault="00AB181A" w:rsidP="00E846CE">
      <w:pPr>
        <w:autoSpaceDE w:val="0"/>
        <w:autoSpaceDN w:val="0"/>
        <w:adjustRightInd w:val="0"/>
        <w:spacing w:after="0" w:line="240" w:lineRule="auto"/>
        <w:ind w:firstLine="708"/>
        <w:jc w:val="both"/>
        <w:rPr>
          <w:rFonts w:ascii="Arial" w:hAnsi="Arial" w:cs="Arial"/>
          <w:sz w:val="24"/>
          <w:szCs w:val="24"/>
          <w:lang w:val="en-US"/>
        </w:rPr>
      </w:pPr>
      <w:r w:rsidRPr="001E7596">
        <w:rPr>
          <w:rFonts w:ascii="Arial" w:hAnsi="Arial" w:cs="Arial"/>
          <w:sz w:val="24"/>
          <w:szCs w:val="24"/>
          <w:lang w:val="en-US"/>
        </w:rPr>
        <w:t xml:space="preserve">The most significant finding of our study is that remote work affects managerial and individual contributor roles dramatically differently, with managers deriving substantially greater </w:t>
      </w:r>
      <w:r w:rsidRPr="00AB181A">
        <w:rPr>
          <w:rFonts w:ascii="Arial" w:hAnsi="Arial" w:cs="Arial"/>
          <w:sz w:val="24"/>
          <w:szCs w:val="24"/>
          <w:lang w:val="en-US"/>
        </w:rPr>
        <w:t>benefits across multiple dimensions.</w:t>
      </w:r>
    </w:p>
    <w:p w14:paraId="661D1D4D" w14:textId="77777777" w:rsidR="00E846CE" w:rsidRPr="001E7596" w:rsidRDefault="00E846CE" w:rsidP="00E846CE">
      <w:pPr>
        <w:autoSpaceDE w:val="0"/>
        <w:autoSpaceDN w:val="0"/>
        <w:adjustRightInd w:val="0"/>
        <w:spacing w:after="0" w:line="240" w:lineRule="auto"/>
        <w:ind w:firstLine="708"/>
        <w:jc w:val="both"/>
        <w:rPr>
          <w:rFonts w:ascii="Arial" w:hAnsi="Arial" w:cs="Arial"/>
          <w:sz w:val="24"/>
          <w:szCs w:val="24"/>
          <w:lang w:val="en-US"/>
        </w:rPr>
      </w:pPr>
    </w:p>
    <w:p w14:paraId="021A0573" w14:textId="77777777" w:rsidR="00AB181A" w:rsidRPr="00AB181A" w:rsidRDefault="00AB181A" w:rsidP="00E846CE">
      <w:pPr>
        <w:autoSpaceDE w:val="0"/>
        <w:autoSpaceDN w:val="0"/>
        <w:adjustRightInd w:val="0"/>
        <w:spacing w:after="0" w:line="240" w:lineRule="auto"/>
        <w:jc w:val="both"/>
        <w:rPr>
          <w:rFonts w:ascii="Arial" w:hAnsi="Arial" w:cs="Arial"/>
          <w:b/>
          <w:bCs/>
          <w:sz w:val="24"/>
          <w:szCs w:val="24"/>
          <w:lang w:val="en-US"/>
        </w:rPr>
      </w:pPr>
      <w:r w:rsidRPr="00AB181A">
        <w:rPr>
          <w:rFonts w:ascii="Arial" w:hAnsi="Arial" w:cs="Arial"/>
          <w:b/>
          <w:bCs/>
          <w:sz w:val="24"/>
          <w:szCs w:val="24"/>
          <w:lang w:val="en-US"/>
        </w:rPr>
        <w:t>4.2.1 Remote Work Effects on Managers</w:t>
      </w:r>
    </w:p>
    <w:p w14:paraId="596AA6AA" w14:textId="77777777" w:rsidR="00E846CE" w:rsidRPr="00063259" w:rsidRDefault="00E846CE" w:rsidP="00E846CE">
      <w:pPr>
        <w:autoSpaceDE w:val="0"/>
        <w:autoSpaceDN w:val="0"/>
        <w:adjustRightInd w:val="0"/>
        <w:spacing w:after="0" w:line="240" w:lineRule="auto"/>
        <w:jc w:val="both"/>
        <w:rPr>
          <w:rFonts w:ascii="Arial" w:hAnsi="Arial" w:cs="Arial"/>
          <w:sz w:val="24"/>
          <w:szCs w:val="24"/>
          <w:lang w:val="en-US"/>
        </w:rPr>
      </w:pPr>
    </w:p>
    <w:p w14:paraId="3B4FC1C1" w14:textId="7E74944F" w:rsidR="00AB181A" w:rsidRPr="00063259" w:rsidRDefault="00AB181A" w:rsidP="00E846CE">
      <w:pPr>
        <w:autoSpaceDE w:val="0"/>
        <w:autoSpaceDN w:val="0"/>
        <w:adjustRightInd w:val="0"/>
        <w:spacing w:after="0" w:line="240" w:lineRule="auto"/>
        <w:jc w:val="both"/>
        <w:rPr>
          <w:rFonts w:ascii="Arial" w:hAnsi="Arial" w:cs="Arial"/>
          <w:sz w:val="24"/>
          <w:szCs w:val="24"/>
          <w:lang w:val="en-US"/>
        </w:rPr>
      </w:pPr>
      <w:r w:rsidRPr="00AB181A">
        <w:rPr>
          <w:rFonts w:ascii="Arial" w:hAnsi="Arial" w:cs="Arial"/>
          <w:sz w:val="24"/>
          <w:szCs w:val="24"/>
          <w:lang w:val="en-US"/>
        </w:rPr>
        <w:t>Managers</w:t>
      </w:r>
      <w:r w:rsidRPr="00AB181A">
        <w:rPr>
          <w:rFonts w:ascii="Arial" w:hAnsi="Arial" w:cs="Arial"/>
          <w:b/>
          <w:bCs/>
          <w:sz w:val="24"/>
          <w:szCs w:val="24"/>
          <w:lang w:val="en-US"/>
        </w:rPr>
        <w:t xml:space="preserve"> </w:t>
      </w:r>
      <w:r w:rsidRPr="00AB181A">
        <w:rPr>
          <w:rFonts w:ascii="Arial" w:hAnsi="Arial" w:cs="Arial"/>
          <w:sz w:val="24"/>
          <w:szCs w:val="24"/>
          <w:lang w:val="en-US"/>
        </w:rPr>
        <w:t>experience dramatic benefits from remote work across multiple dimensions. The most significant positive effects include:</w:t>
      </w:r>
    </w:p>
    <w:p w14:paraId="7082F9A4" w14:textId="77777777" w:rsidR="00E846CE" w:rsidRPr="00AB181A" w:rsidRDefault="00E846CE" w:rsidP="00E846CE">
      <w:pPr>
        <w:autoSpaceDE w:val="0"/>
        <w:autoSpaceDN w:val="0"/>
        <w:adjustRightInd w:val="0"/>
        <w:spacing w:after="0" w:line="240" w:lineRule="auto"/>
        <w:jc w:val="both"/>
        <w:rPr>
          <w:rFonts w:ascii="Arial" w:hAnsi="Arial" w:cs="Arial"/>
          <w:sz w:val="24"/>
          <w:szCs w:val="24"/>
          <w:lang w:val="en-US"/>
        </w:rPr>
      </w:pPr>
    </w:p>
    <w:p w14:paraId="7DC8CCB3"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t>Major Positive Effects for Managers in Remote-First Environments:</w:t>
      </w:r>
    </w:p>
    <w:p w14:paraId="1B61D9BA" w14:textId="77777777" w:rsidR="00AB181A" w:rsidRPr="008226D3" w:rsidRDefault="00AB181A" w:rsidP="008226D3">
      <w:pPr>
        <w:pStyle w:val="ListParagraph"/>
        <w:numPr>
          <w:ilvl w:val="0"/>
          <w:numId w:val="48"/>
        </w:numPr>
        <w:spacing w:after="160" w:line="278" w:lineRule="auto"/>
        <w:rPr>
          <w:rFonts w:ascii="Arial" w:hAnsi="Arial" w:cs="Arial"/>
          <w:sz w:val="24"/>
          <w:szCs w:val="24"/>
          <w:lang w:val="en-US"/>
        </w:rPr>
      </w:pPr>
      <w:r w:rsidRPr="008226D3">
        <w:rPr>
          <w:rFonts w:ascii="Arial" w:hAnsi="Arial" w:cs="Arial"/>
          <w:b/>
          <w:bCs/>
          <w:sz w:val="24"/>
          <w:szCs w:val="24"/>
          <w:lang w:val="en-US"/>
        </w:rPr>
        <w:t>Team Milestones:</w:t>
      </w:r>
      <w:r w:rsidRPr="008226D3">
        <w:rPr>
          <w:rFonts w:ascii="Arial" w:hAnsi="Arial" w:cs="Arial"/>
          <w:sz w:val="24"/>
          <w:szCs w:val="24"/>
          <w:lang w:val="en-US"/>
        </w:rPr>
        <w:t xml:space="preserve"> +1.34 points (p=0.0005) - Large effect indicating substantially better milestone achievement</w:t>
      </w:r>
    </w:p>
    <w:p w14:paraId="13EA813A" w14:textId="77777777" w:rsidR="00AB181A" w:rsidRPr="008226D3" w:rsidRDefault="00AB181A" w:rsidP="008226D3">
      <w:pPr>
        <w:pStyle w:val="ListParagraph"/>
        <w:numPr>
          <w:ilvl w:val="0"/>
          <w:numId w:val="48"/>
        </w:numPr>
        <w:spacing w:after="160" w:line="278" w:lineRule="auto"/>
        <w:rPr>
          <w:rFonts w:ascii="Arial" w:hAnsi="Arial" w:cs="Arial"/>
          <w:sz w:val="24"/>
          <w:szCs w:val="24"/>
          <w:lang w:val="en-US"/>
        </w:rPr>
      </w:pPr>
      <w:r w:rsidRPr="008226D3">
        <w:rPr>
          <w:rFonts w:ascii="Arial" w:hAnsi="Arial" w:cs="Arial"/>
          <w:b/>
          <w:bCs/>
          <w:sz w:val="24"/>
          <w:szCs w:val="24"/>
          <w:lang w:val="en-US"/>
        </w:rPr>
        <w:t>Motivation:</w:t>
      </w:r>
      <w:r w:rsidRPr="008226D3">
        <w:rPr>
          <w:rFonts w:ascii="Arial" w:hAnsi="Arial" w:cs="Arial"/>
          <w:sz w:val="24"/>
          <w:szCs w:val="24"/>
          <w:lang w:val="en-US"/>
        </w:rPr>
        <w:t xml:space="preserve"> +1.30 points (p&lt;0.0001) - Large effect showing enhanced personal motivation</w:t>
      </w:r>
    </w:p>
    <w:p w14:paraId="266C3A94" w14:textId="77777777" w:rsidR="00AB181A" w:rsidRPr="008226D3" w:rsidRDefault="00AB181A" w:rsidP="008226D3">
      <w:pPr>
        <w:pStyle w:val="ListParagraph"/>
        <w:numPr>
          <w:ilvl w:val="0"/>
          <w:numId w:val="48"/>
        </w:numPr>
        <w:spacing w:after="160" w:line="278" w:lineRule="auto"/>
        <w:rPr>
          <w:rFonts w:ascii="Arial" w:hAnsi="Arial" w:cs="Arial"/>
          <w:sz w:val="24"/>
          <w:szCs w:val="24"/>
          <w:lang w:val="en-US"/>
        </w:rPr>
      </w:pPr>
      <w:r w:rsidRPr="008226D3">
        <w:rPr>
          <w:rFonts w:ascii="Arial" w:hAnsi="Arial" w:cs="Arial"/>
          <w:b/>
          <w:bCs/>
          <w:sz w:val="24"/>
          <w:szCs w:val="24"/>
          <w:lang w:val="en-US"/>
        </w:rPr>
        <w:t>Problem Solving:</w:t>
      </w:r>
      <w:r w:rsidRPr="008226D3">
        <w:rPr>
          <w:rFonts w:ascii="Arial" w:hAnsi="Arial" w:cs="Arial"/>
          <w:sz w:val="24"/>
          <w:szCs w:val="24"/>
          <w:lang w:val="en-US"/>
        </w:rPr>
        <w:t xml:space="preserve"> +1.30 points (p=0.0013) - Large effect demonstrating improved problem-solving capabilities</w:t>
      </w:r>
    </w:p>
    <w:p w14:paraId="21101590" w14:textId="77777777" w:rsidR="00AB181A" w:rsidRPr="008226D3" w:rsidRDefault="00AB181A" w:rsidP="008226D3">
      <w:pPr>
        <w:pStyle w:val="ListParagraph"/>
        <w:numPr>
          <w:ilvl w:val="0"/>
          <w:numId w:val="48"/>
        </w:numPr>
        <w:spacing w:after="160" w:line="278" w:lineRule="auto"/>
        <w:rPr>
          <w:rFonts w:ascii="Arial" w:hAnsi="Arial" w:cs="Arial"/>
          <w:sz w:val="24"/>
          <w:szCs w:val="24"/>
          <w:lang w:val="en-US"/>
        </w:rPr>
      </w:pPr>
      <w:r w:rsidRPr="008226D3">
        <w:rPr>
          <w:rFonts w:ascii="Arial" w:hAnsi="Arial" w:cs="Arial"/>
          <w:b/>
          <w:bCs/>
          <w:sz w:val="24"/>
          <w:szCs w:val="24"/>
          <w:lang w:val="en-US"/>
        </w:rPr>
        <w:t>Team Productivity:</w:t>
      </w:r>
      <w:r w:rsidRPr="008226D3">
        <w:rPr>
          <w:rFonts w:ascii="Arial" w:hAnsi="Arial" w:cs="Arial"/>
          <w:sz w:val="24"/>
          <w:szCs w:val="24"/>
          <w:lang w:val="en-US"/>
        </w:rPr>
        <w:t xml:space="preserve"> +1.23 points (p=0.0135) - Large effect reflecting better team coordination</w:t>
      </w:r>
    </w:p>
    <w:p w14:paraId="0117E7F8" w14:textId="77777777" w:rsidR="00AB181A" w:rsidRPr="008226D3" w:rsidRDefault="00AB181A" w:rsidP="008226D3">
      <w:pPr>
        <w:pStyle w:val="ListParagraph"/>
        <w:numPr>
          <w:ilvl w:val="0"/>
          <w:numId w:val="48"/>
        </w:numPr>
        <w:spacing w:after="160" w:line="278" w:lineRule="auto"/>
        <w:rPr>
          <w:rFonts w:ascii="Arial" w:hAnsi="Arial" w:cs="Arial"/>
          <w:sz w:val="24"/>
          <w:szCs w:val="24"/>
          <w:lang w:val="en-US"/>
        </w:rPr>
      </w:pPr>
      <w:r w:rsidRPr="008226D3">
        <w:rPr>
          <w:rFonts w:ascii="Arial" w:hAnsi="Arial" w:cs="Arial"/>
          <w:b/>
          <w:bCs/>
          <w:sz w:val="24"/>
          <w:szCs w:val="24"/>
          <w:lang w:val="en-US"/>
        </w:rPr>
        <w:t>Feedback:</w:t>
      </w:r>
      <w:r w:rsidRPr="008226D3">
        <w:rPr>
          <w:rFonts w:ascii="Arial" w:hAnsi="Arial" w:cs="Arial"/>
          <w:sz w:val="24"/>
          <w:szCs w:val="24"/>
          <w:lang w:val="en-US"/>
        </w:rPr>
        <w:t xml:space="preserve"> +1.31 points (p&lt;0.0001) - Large effect indicating improved feedback processes</w:t>
      </w:r>
    </w:p>
    <w:p w14:paraId="0D2AC07B"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t>Major Reductions in Workplace Problems:</w:t>
      </w:r>
    </w:p>
    <w:p w14:paraId="3C26E8AE" w14:textId="77777777" w:rsidR="00AB181A" w:rsidRPr="00AB181A" w:rsidRDefault="00AB181A" w:rsidP="008226D3">
      <w:pPr>
        <w:pStyle w:val="ListParagraph"/>
        <w:numPr>
          <w:ilvl w:val="0"/>
          <w:numId w:val="48"/>
        </w:numPr>
        <w:spacing w:after="160" w:line="278" w:lineRule="auto"/>
        <w:rPr>
          <w:rFonts w:ascii="Arial" w:hAnsi="Arial" w:cs="Arial"/>
          <w:sz w:val="24"/>
          <w:szCs w:val="24"/>
          <w:lang w:val="en-US"/>
        </w:rPr>
      </w:pPr>
      <w:r w:rsidRPr="00AB181A">
        <w:rPr>
          <w:rFonts w:ascii="Arial" w:hAnsi="Arial" w:cs="Arial"/>
          <w:b/>
          <w:bCs/>
          <w:sz w:val="24"/>
          <w:szCs w:val="24"/>
          <w:lang w:val="en-US"/>
        </w:rPr>
        <w:t>Coordination Issues:</w:t>
      </w:r>
      <w:r w:rsidRPr="00AB181A">
        <w:rPr>
          <w:rFonts w:ascii="Arial" w:hAnsi="Arial" w:cs="Arial"/>
          <w:sz w:val="24"/>
          <w:szCs w:val="24"/>
          <w:lang w:val="en-US"/>
        </w:rPr>
        <w:t xml:space="preserve"> -1.04 points (p=0.0053) - Large reduction in coordination difficulties</w:t>
      </w:r>
    </w:p>
    <w:p w14:paraId="3BB930D1" w14:textId="77777777" w:rsidR="00AB181A" w:rsidRPr="00AB181A" w:rsidRDefault="00AB181A" w:rsidP="008226D3">
      <w:pPr>
        <w:pStyle w:val="ListParagraph"/>
        <w:numPr>
          <w:ilvl w:val="0"/>
          <w:numId w:val="48"/>
        </w:numPr>
        <w:spacing w:after="160" w:line="278" w:lineRule="auto"/>
        <w:rPr>
          <w:rFonts w:ascii="Arial" w:hAnsi="Arial" w:cs="Arial"/>
          <w:sz w:val="24"/>
          <w:szCs w:val="24"/>
          <w:lang w:val="en-US"/>
        </w:rPr>
      </w:pPr>
      <w:r w:rsidRPr="00AB181A">
        <w:rPr>
          <w:rFonts w:ascii="Arial" w:hAnsi="Arial" w:cs="Arial"/>
          <w:b/>
          <w:bCs/>
          <w:sz w:val="24"/>
          <w:szCs w:val="24"/>
          <w:lang w:val="en-US"/>
        </w:rPr>
        <w:t>Communication Issues:</w:t>
      </w:r>
      <w:r w:rsidRPr="00AB181A">
        <w:rPr>
          <w:rFonts w:ascii="Arial" w:hAnsi="Arial" w:cs="Arial"/>
          <w:sz w:val="24"/>
          <w:szCs w:val="24"/>
          <w:lang w:val="en-US"/>
        </w:rPr>
        <w:t xml:space="preserve"> -0.94 points (p=0.0003) - Large reduction in communication problems</w:t>
      </w:r>
    </w:p>
    <w:p w14:paraId="4A929CBD" w14:textId="77777777" w:rsidR="00AB181A" w:rsidRPr="00AB181A" w:rsidRDefault="00AB181A" w:rsidP="008226D3">
      <w:pPr>
        <w:pStyle w:val="ListParagraph"/>
        <w:numPr>
          <w:ilvl w:val="0"/>
          <w:numId w:val="48"/>
        </w:numPr>
        <w:spacing w:after="160" w:line="278" w:lineRule="auto"/>
        <w:rPr>
          <w:rFonts w:ascii="Arial" w:hAnsi="Arial" w:cs="Arial"/>
          <w:sz w:val="24"/>
          <w:szCs w:val="24"/>
          <w:lang w:val="en-US"/>
        </w:rPr>
      </w:pPr>
      <w:r w:rsidRPr="00AB181A">
        <w:rPr>
          <w:rFonts w:ascii="Arial" w:hAnsi="Arial" w:cs="Arial"/>
          <w:b/>
          <w:bCs/>
          <w:sz w:val="24"/>
          <w:szCs w:val="24"/>
          <w:lang w:val="en-US"/>
        </w:rPr>
        <w:t>Frustration:</w:t>
      </w:r>
      <w:r w:rsidRPr="00AB181A">
        <w:rPr>
          <w:rFonts w:ascii="Arial" w:hAnsi="Arial" w:cs="Arial"/>
          <w:sz w:val="24"/>
          <w:szCs w:val="24"/>
          <w:lang w:val="en-US"/>
        </w:rPr>
        <w:t xml:space="preserve"> -0.85 points (p=0.0167) - Large reduction in workplace frustration</w:t>
      </w:r>
    </w:p>
    <w:p w14:paraId="7593DE31" w14:textId="77777777" w:rsidR="00AB181A" w:rsidRPr="00AB181A" w:rsidRDefault="00AB181A" w:rsidP="008226D3">
      <w:pPr>
        <w:pStyle w:val="ListParagraph"/>
        <w:numPr>
          <w:ilvl w:val="0"/>
          <w:numId w:val="48"/>
        </w:numPr>
        <w:spacing w:after="160" w:line="278" w:lineRule="auto"/>
        <w:rPr>
          <w:rFonts w:ascii="Arial" w:hAnsi="Arial" w:cs="Arial"/>
          <w:sz w:val="24"/>
          <w:szCs w:val="24"/>
          <w:lang w:val="en-US"/>
        </w:rPr>
      </w:pPr>
      <w:r w:rsidRPr="00AB181A">
        <w:rPr>
          <w:rFonts w:ascii="Arial" w:hAnsi="Arial" w:cs="Arial"/>
          <w:b/>
          <w:bCs/>
          <w:sz w:val="24"/>
          <w:szCs w:val="24"/>
          <w:lang w:val="en-US"/>
        </w:rPr>
        <w:t>Project Management Problems:</w:t>
      </w:r>
      <w:r w:rsidRPr="00AB181A">
        <w:rPr>
          <w:rFonts w:ascii="Arial" w:hAnsi="Arial" w:cs="Arial"/>
          <w:sz w:val="24"/>
          <w:szCs w:val="24"/>
          <w:lang w:val="en-US"/>
        </w:rPr>
        <w:t xml:space="preserve"> -0.83 points (p=0.0020) - Large reduction in project management difficulties</w:t>
      </w:r>
    </w:p>
    <w:p w14:paraId="44BFEE58" w14:textId="75AF4AE0" w:rsidR="00AB181A" w:rsidRPr="00AB181A" w:rsidRDefault="00AB181A" w:rsidP="00AB181A">
      <w:pPr>
        <w:spacing w:after="160" w:line="278" w:lineRule="auto"/>
        <w:rPr>
          <w:rFonts w:ascii="Arial" w:hAnsi="Arial" w:cs="Arial"/>
          <w:sz w:val="24"/>
          <w:szCs w:val="24"/>
          <w:lang w:val="en-US"/>
        </w:rPr>
      </w:pPr>
      <w:r w:rsidRPr="00AB181A">
        <w:rPr>
          <w:rFonts w:ascii="Arial" w:hAnsi="Arial" w:cs="Arial"/>
          <w:i/>
          <w:iCs/>
          <w:sz w:val="24"/>
          <w:szCs w:val="24"/>
          <w:lang w:val="en-US"/>
        </w:rPr>
        <w:t xml:space="preserve">Note: Complete statistical results for all 47 metrics are provided in Annex </w:t>
      </w:r>
      <w:r w:rsidR="00530ECC">
        <w:rPr>
          <w:rFonts w:ascii="Arial" w:hAnsi="Arial" w:cs="Arial"/>
          <w:i/>
          <w:iCs/>
          <w:sz w:val="24"/>
          <w:szCs w:val="24"/>
          <w:lang w:val="en-US"/>
        </w:rPr>
        <w:t>B</w:t>
      </w:r>
      <w:r w:rsidRPr="00AB181A">
        <w:rPr>
          <w:rFonts w:ascii="Arial" w:hAnsi="Arial" w:cs="Arial"/>
          <w:i/>
          <w:iCs/>
          <w:sz w:val="24"/>
          <w:szCs w:val="24"/>
          <w:lang w:val="en-US"/>
        </w:rPr>
        <w:t>.</w:t>
      </w:r>
    </w:p>
    <w:p w14:paraId="12277938" w14:textId="77777777" w:rsidR="00AB181A" w:rsidRPr="00AB181A" w:rsidRDefault="00AB181A" w:rsidP="00AB181A">
      <w:pPr>
        <w:spacing w:after="160" w:line="278" w:lineRule="auto"/>
        <w:rPr>
          <w:rFonts w:ascii="Arial" w:hAnsi="Arial" w:cs="Arial"/>
          <w:b/>
          <w:bCs/>
          <w:sz w:val="24"/>
          <w:szCs w:val="24"/>
          <w:lang w:val="en-US"/>
        </w:rPr>
      </w:pPr>
      <w:r w:rsidRPr="00AB181A">
        <w:rPr>
          <w:rFonts w:ascii="Arial" w:hAnsi="Arial" w:cs="Arial"/>
          <w:b/>
          <w:bCs/>
          <w:sz w:val="24"/>
          <w:szCs w:val="24"/>
          <w:lang w:val="en-US"/>
        </w:rPr>
        <w:t>4.2.2 Remote Work Effects on Individual Contributors</w:t>
      </w:r>
    </w:p>
    <w:p w14:paraId="0F620541"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sz w:val="24"/>
          <w:szCs w:val="24"/>
          <w:lang w:val="en-US"/>
        </w:rPr>
        <w:t>Individual contributors benefit from remote work, but their gains are more modest and focused on personal well-being rather than team outcomes:</w:t>
      </w:r>
    </w:p>
    <w:p w14:paraId="3E705306"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t>Positive Effects for Individual Contributors in Remote-First Environments:</w:t>
      </w:r>
    </w:p>
    <w:p w14:paraId="762DE0CC" w14:textId="77777777" w:rsidR="00AB181A" w:rsidRPr="009170E9" w:rsidRDefault="00AB181A" w:rsidP="009170E9">
      <w:pPr>
        <w:pStyle w:val="ListParagraph"/>
        <w:numPr>
          <w:ilvl w:val="0"/>
          <w:numId w:val="48"/>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Comfort: </w:t>
      </w:r>
      <w:r w:rsidRPr="009170E9">
        <w:rPr>
          <w:rFonts w:ascii="Arial" w:hAnsi="Arial" w:cs="Arial"/>
          <w:sz w:val="24"/>
          <w:szCs w:val="24"/>
          <w:lang w:val="en-US"/>
        </w:rPr>
        <w:t>+0.59 points (p=0.0030) - Moderate increase in workplace comfort</w:t>
      </w:r>
    </w:p>
    <w:p w14:paraId="5915E739" w14:textId="77777777" w:rsidR="00AB181A" w:rsidRPr="009170E9" w:rsidRDefault="00AB181A" w:rsidP="009170E9">
      <w:pPr>
        <w:pStyle w:val="ListParagraph"/>
        <w:numPr>
          <w:ilvl w:val="0"/>
          <w:numId w:val="48"/>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Autonomy: </w:t>
      </w:r>
      <w:r w:rsidRPr="009170E9">
        <w:rPr>
          <w:rFonts w:ascii="Arial" w:hAnsi="Arial" w:cs="Arial"/>
          <w:sz w:val="24"/>
          <w:szCs w:val="24"/>
          <w:lang w:val="en-US"/>
        </w:rPr>
        <w:t>+0.39 points (p=0.0115) - Small but significant increase in autonomy</w:t>
      </w:r>
    </w:p>
    <w:p w14:paraId="38544BF3" w14:textId="77777777" w:rsidR="00AB181A" w:rsidRPr="009170E9" w:rsidRDefault="00AB181A" w:rsidP="009170E9">
      <w:pPr>
        <w:pStyle w:val="ListParagraph"/>
        <w:numPr>
          <w:ilvl w:val="0"/>
          <w:numId w:val="48"/>
        </w:numPr>
        <w:spacing w:after="160" w:line="278" w:lineRule="auto"/>
        <w:rPr>
          <w:rFonts w:ascii="Arial" w:hAnsi="Arial" w:cs="Arial"/>
          <w:b/>
          <w:bCs/>
          <w:sz w:val="24"/>
          <w:szCs w:val="24"/>
          <w:lang w:val="en-US"/>
        </w:rPr>
      </w:pPr>
      <w:r w:rsidRPr="009170E9">
        <w:rPr>
          <w:rFonts w:ascii="Arial" w:hAnsi="Arial" w:cs="Arial"/>
          <w:b/>
          <w:bCs/>
          <w:sz w:val="24"/>
          <w:szCs w:val="24"/>
          <w:lang w:val="en-US"/>
        </w:rPr>
        <w:lastRenderedPageBreak/>
        <w:t>Performance:</w:t>
      </w:r>
      <w:r w:rsidRPr="009170E9">
        <w:rPr>
          <w:rFonts w:ascii="Arial" w:hAnsi="Arial" w:cs="Arial"/>
          <w:sz w:val="24"/>
          <w:szCs w:val="24"/>
          <w:lang w:val="en-US"/>
        </w:rPr>
        <w:t xml:space="preserve"> +0.37 points (p=0.0256) - Small improvement in individual performance</w:t>
      </w:r>
    </w:p>
    <w:p w14:paraId="14F285BE" w14:textId="77777777" w:rsidR="00AB181A" w:rsidRPr="009170E9" w:rsidRDefault="00AB181A" w:rsidP="009170E9">
      <w:pPr>
        <w:pStyle w:val="ListParagraph"/>
        <w:numPr>
          <w:ilvl w:val="0"/>
          <w:numId w:val="48"/>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Creativity: </w:t>
      </w:r>
      <w:r w:rsidRPr="009170E9">
        <w:rPr>
          <w:rFonts w:ascii="Arial" w:hAnsi="Arial" w:cs="Arial"/>
          <w:sz w:val="24"/>
          <w:szCs w:val="24"/>
          <w:lang w:val="en-US"/>
        </w:rPr>
        <w:t>+0.34 points (p=0.0366) - Small enhancement in creative work</w:t>
      </w:r>
    </w:p>
    <w:p w14:paraId="3701830B" w14:textId="77777777" w:rsidR="00AB181A" w:rsidRPr="009170E9" w:rsidRDefault="00AB181A" w:rsidP="009170E9">
      <w:pPr>
        <w:pStyle w:val="ListParagraph"/>
        <w:numPr>
          <w:ilvl w:val="0"/>
          <w:numId w:val="48"/>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Confidence Level: </w:t>
      </w:r>
      <w:r w:rsidRPr="009170E9">
        <w:rPr>
          <w:rFonts w:ascii="Arial" w:hAnsi="Arial" w:cs="Arial"/>
          <w:sz w:val="24"/>
          <w:szCs w:val="24"/>
          <w:lang w:val="en-US"/>
        </w:rPr>
        <w:t>+0.34 points (p=0.0297) - Small increase in confidence</w:t>
      </w:r>
    </w:p>
    <w:p w14:paraId="500D1F9A" w14:textId="77777777" w:rsidR="00AB181A" w:rsidRPr="00AB181A" w:rsidRDefault="00AB181A" w:rsidP="00AB181A">
      <w:pPr>
        <w:spacing w:after="160" w:line="278" w:lineRule="auto"/>
        <w:rPr>
          <w:rFonts w:ascii="Arial" w:hAnsi="Arial" w:cs="Arial"/>
          <w:sz w:val="24"/>
          <w:szCs w:val="24"/>
          <w:lang w:val="es-419"/>
        </w:rPr>
      </w:pPr>
      <w:proofErr w:type="spellStart"/>
      <w:r w:rsidRPr="00AB181A">
        <w:rPr>
          <w:rFonts w:ascii="Arial" w:hAnsi="Arial" w:cs="Arial"/>
          <w:b/>
          <w:bCs/>
          <w:sz w:val="24"/>
          <w:szCs w:val="24"/>
          <w:lang w:val="es-419"/>
        </w:rPr>
        <w:t>Challenges</w:t>
      </w:r>
      <w:proofErr w:type="spellEnd"/>
      <w:r w:rsidRPr="00AB181A">
        <w:rPr>
          <w:rFonts w:ascii="Arial" w:hAnsi="Arial" w:cs="Arial"/>
          <w:b/>
          <w:bCs/>
          <w:sz w:val="24"/>
          <w:szCs w:val="24"/>
          <w:lang w:val="es-419"/>
        </w:rPr>
        <w:t xml:space="preserve"> </w:t>
      </w:r>
      <w:proofErr w:type="spellStart"/>
      <w:r w:rsidRPr="00AB181A">
        <w:rPr>
          <w:rFonts w:ascii="Arial" w:hAnsi="Arial" w:cs="Arial"/>
          <w:b/>
          <w:bCs/>
          <w:sz w:val="24"/>
          <w:szCs w:val="24"/>
          <w:lang w:val="es-419"/>
        </w:rPr>
        <w:t>for</w:t>
      </w:r>
      <w:proofErr w:type="spellEnd"/>
      <w:r w:rsidRPr="00AB181A">
        <w:rPr>
          <w:rFonts w:ascii="Arial" w:hAnsi="Arial" w:cs="Arial"/>
          <w:b/>
          <w:bCs/>
          <w:sz w:val="24"/>
          <w:szCs w:val="24"/>
          <w:lang w:val="es-419"/>
        </w:rPr>
        <w:t xml:space="preserve"> Individual </w:t>
      </w:r>
      <w:proofErr w:type="spellStart"/>
      <w:r w:rsidRPr="00AB181A">
        <w:rPr>
          <w:rFonts w:ascii="Arial" w:hAnsi="Arial" w:cs="Arial"/>
          <w:b/>
          <w:bCs/>
          <w:sz w:val="24"/>
          <w:szCs w:val="24"/>
          <w:lang w:val="es-419"/>
        </w:rPr>
        <w:t>Contributors</w:t>
      </w:r>
      <w:proofErr w:type="spellEnd"/>
      <w:r w:rsidRPr="00AB181A">
        <w:rPr>
          <w:rFonts w:ascii="Arial" w:hAnsi="Arial" w:cs="Arial"/>
          <w:b/>
          <w:bCs/>
          <w:sz w:val="24"/>
          <w:szCs w:val="24"/>
          <w:lang w:val="es-419"/>
        </w:rPr>
        <w:t>:</w:t>
      </w:r>
    </w:p>
    <w:p w14:paraId="22823249" w14:textId="77777777" w:rsidR="00AB181A" w:rsidRPr="009170E9" w:rsidRDefault="00AB181A" w:rsidP="009170E9">
      <w:pPr>
        <w:pStyle w:val="ListParagraph"/>
        <w:numPr>
          <w:ilvl w:val="0"/>
          <w:numId w:val="48"/>
        </w:numPr>
        <w:spacing w:after="160" w:line="278" w:lineRule="auto"/>
        <w:rPr>
          <w:rFonts w:ascii="Arial" w:hAnsi="Arial" w:cs="Arial"/>
          <w:sz w:val="24"/>
          <w:szCs w:val="24"/>
          <w:lang w:val="en-US"/>
        </w:rPr>
      </w:pPr>
      <w:r w:rsidRPr="009170E9">
        <w:rPr>
          <w:rFonts w:ascii="Arial" w:hAnsi="Arial" w:cs="Arial"/>
          <w:b/>
          <w:bCs/>
          <w:sz w:val="24"/>
          <w:szCs w:val="24"/>
          <w:lang w:val="en-US"/>
        </w:rPr>
        <w:t>Conflict Relationships:</w:t>
      </w:r>
      <w:r w:rsidRPr="009170E9">
        <w:rPr>
          <w:rFonts w:ascii="Arial" w:hAnsi="Arial" w:cs="Arial"/>
          <w:sz w:val="24"/>
          <w:szCs w:val="24"/>
          <w:lang w:val="en-US"/>
        </w:rPr>
        <w:t xml:space="preserve"> -0.29 points (p=0.049) - Small but significant increase in relationship conflicts</w:t>
      </w:r>
    </w:p>
    <w:p w14:paraId="77CFDE1A" w14:textId="33D41DAB" w:rsidR="00AB181A" w:rsidRPr="00AB181A" w:rsidRDefault="00AB181A" w:rsidP="00AB181A">
      <w:pPr>
        <w:spacing w:after="160" w:line="278" w:lineRule="auto"/>
        <w:rPr>
          <w:rFonts w:ascii="Arial" w:hAnsi="Arial" w:cs="Arial"/>
          <w:sz w:val="24"/>
          <w:szCs w:val="24"/>
          <w:lang w:val="en-US"/>
        </w:rPr>
      </w:pPr>
      <w:r w:rsidRPr="00AB181A">
        <w:rPr>
          <w:rFonts w:ascii="Arial" w:hAnsi="Arial" w:cs="Arial"/>
          <w:i/>
          <w:iCs/>
          <w:sz w:val="24"/>
          <w:szCs w:val="24"/>
          <w:lang w:val="en-US"/>
        </w:rPr>
        <w:t xml:space="preserve">Note: Complete statistical results comparing high vs. low remote work for individual contributors are provided in Annex </w:t>
      </w:r>
      <w:r w:rsidR="00530ECC">
        <w:rPr>
          <w:rFonts w:ascii="Arial" w:hAnsi="Arial" w:cs="Arial"/>
          <w:i/>
          <w:iCs/>
          <w:sz w:val="24"/>
          <w:szCs w:val="24"/>
          <w:lang w:val="en-US"/>
        </w:rPr>
        <w:t>C</w:t>
      </w:r>
      <w:r w:rsidRPr="00AB181A">
        <w:rPr>
          <w:rFonts w:ascii="Arial" w:hAnsi="Arial" w:cs="Arial"/>
          <w:i/>
          <w:iCs/>
          <w:sz w:val="24"/>
          <w:szCs w:val="24"/>
          <w:lang w:val="en-US"/>
        </w:rPr>
        <w:t>.</w:t>
      </w:r>
    </w:p>
    <w:p w14:paraId="7C888580" w14:textId="77777777" w:rsidR="00AB181A" w:rsidRPr="00AB181A" w:rsidRDefault="00AB181A" w:rsidP="00AB181A">
      <w:pPr>
        <w:spacing w:after="160" w:line="278" w:lineRule="auto"/>
        <w:rPr>
          <w:rFonts w:ascii="Arial" w:hAnsi="Arial" w:cs="Arial"/>
          <w:b/>
          <w:bCs/>
          <w:sz w:val="24"/>
          <w:szCs w:val="24"/>
          <w:lang w:val="en-US"/>
        </w:rPr>
      </w:pPr>
      <w:r w:rsidRPr="00AB181A">
        <w:rPr>
          <w:rFonts w:ascii="Arial" w:hAnsi="Arial" w:cs="Arial"/>
          <w:b/>
          <w:bCs/>
          <w:sz w:val="24"/>
          <w:szCs w:val="24"/>
          <w:lang w:val="en-US"/>
        </w:rPr>
        <w:t>4.2.3 Role-Based Comparative Analysis</w:t>
      </w:r>
    </w:p>
    <w:p w14:paraId="1C767BA9" w14:textId="1DD103D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sz w:val="24"/>
          <w:szCs w:val="24"/>
          <w:lang w:val="en-US"/>
        </w:rPr>
        <w:t>The analysis reveals a</w:t>
      </w:r>
      <w:r w:rsidR="00F67DDD">
        <w:rPr>
          <w:rFonts w:ascii="Arial" w:hAnsi="Arial" w:cs="Arial"/>
          <w:sz w:val="24"/>
          <w:szCs w:val="24"/>
          <w:lang w:val="en-US"/>
        </w:rPr>
        <w:t xml:space="preserve">n interesting </w:t>
      </w:r>
      <w:r w:rsidRPr="00AB181A">
        <w:rPr>
          <w:rFonts w:ascii="Arial" w:hAnsi="Arial" w:cs="Arial"/>
          <w:sz w:val="24"/>
          <w:szCs w:val="24"/>
          <w:lang w:val="en-US"/>
        </w:rPr>
        <w:t>pattern: managers experience remote work benefits that are 3-4 times larger in magnitude than those experienced by individual contributors. For managers, remote work creates substantial improvements in team coordination, motivation, and productivity metrics, while simultaneously reducing workplace problems and frustrations. Individual contributors, while still benefiting from remote work, experience much more modest gains focused primarily on personal well-being rather than team or organizational outcomes.</w:t>
      </w:r>
    </w:p>
    <w:p w14:paraId="0872B520" w14:textId="03BBC807" w:rsidR="00AB181A" w:rsidRPr="00AB181A" w:rsidRDefault="00AB181A" w:rsidP="00AB181A">
      <w:pPr>
        <w:spacing w:after="160" w:line="278" w:lineRule="auto"/>
        <w:rPr>
          <w:rFonts w:ascii="Arial" w:hAnsi="Arial" w:cs="Arial"/>
          <w:sz w:val="24"/>
          <w:szCs w:val="24"/>
          <w:lang w:val="es-419"/>
        </w:rPr>
      </w:pPr>
      <w:proofErr w:type="spellStart"/>
      <w:r w:rsidRPr="00AB181A">
        <w:rPr>
          <w:rFonts w:ascii="Arial" w:hAnsi="Arial" w:cs="Arial"/>
          <w:b/>
          <w:bCs/>
          <w:sz w:val="24"/>
          <w:szCs w:val="24"/>
          <w:lang w:val="es-419"/>
        </w:rPr>
        <w:t>Critical</w:t>
      </w:r>
      <w:proofErr w:type="spellEnd"/>
      <w:r w:rsidRPr="00AB181A">
        <w:rPr>
          <w:rFonts w:ascii="Arial" w:hAnsi="Arial" w:cs="Arial"/>
          <w:b/>
          <w:bCs/>
          <w:sz w:val="24"/>
          <w:szCs w:val="24"/>
          <w:lang w:val="es-419"/>
        </w:rPr>
        <w:t xml:space="preserve"> </w:t>
      </w:r>
      <w:proofErr w:type="spellStart"/>
      <w:r w:rsidRPr="00AB181A">
        <w:rPr>
          <w:rFonts w:ascii="Arial" w:hAnsi="Arial" w:cs="Arial"/>
          <w:b/>
          <w:bCs/>
          <w:sz w:val="24"/>
          <w:szCs w:val="24"/>
          <w:lang w:val="es-419"/>
        </w:rPr>
        <w:t>Differences</w:t>
      </w:r>
      <w:proofErr w:type="spellEnd"/>
      <w:r w:rsidRPr="00AB181A">
        <w:rPr>
          <w:rFonts w:ascii="Arial" w:hAnsi="Arial" w:cs="Arial"/>
          <w:b/>
          <w:bCs/>
          <w:sz w:val="24"/>
          <w:szCs w:val="24"/>
          <w:lang w:val="es-419"/>
        </w:rPr>
        <w:t>:</w:t>
      </w:r>
    </w:p>
    <w:p w14:paraId="339B3EFA" w14:textId="1648CA71" w:rsidR="00AB181A" w:rsidRPr="00AB181A" w:rsidRDefault="00AB181A" w:rsidP="00AB181A">
      <w:pPr>
        <w:numPr>
          <w:ilvl w:val="0"/>
          <w:numId w:val="47"/>
        </w:numPr>
        <w:spacing w:after="160" w:line="278" w:lineRule="auto"/>
        <w:rPr>
          <w:rFonts w:ascii="Arial" w:hAnsi="Arial" w:cs="Arial"/>
          <w:sz w:val="24"/>
          <w:szCs w:val="24"/>
          <w:lang w:val="en-US"/>
        </w:rPr>
      </w:pPr>
      <w:r w:rsidRPr="00AB181A">
        <w:rPr>
          <w:rFonts w:ascii="Arial" w:hAnsi="Arial" w:cs="Arial"/>
          <w:b/>
          <w:bCs/>
          <w:sz w:val="24"/>
          <w:szCs w:val="24"/>
          <w:lang w:val="en-US"/>
        </w:rPr>
        <w:t>Leadership Problems:</w:t>
      </w:r>
      <w:r w:rsidRPr="00AB181A">
        <w:rPr>
          <w:rFonts w:ascii="Arial" w:hAnsi="Arial" w:cs="Arial"/>
          <w:sz w:val="24"/>
          <w:szCs w:val="24"/>
          <w:lang w:val="en-US"/>
        </w:rPr>
        <w:t xml:space="preserve"> Individual contributors report significantly more leadership problems in remote environments (+0.30), while </w:t>
      </w:r>
      <w:proofErr w:type="spellStart"/>
      <w:r w:rsidR="00F125D4" w:rsidRPr="00AB181A">
        <w:rPr>
          <w:rFonts w:ascii="Arial" w:hAnsi="Arial" w:cs="Arial"/>
          <w:sz w:val="24"/>
          <w:szCs w:val="24"/>
          <w:lang w:val="en-US"/>
        </w:rPr>
        <w:t>managers</w:t>
      </w:r>
      <w:proofErr w:type="spellEnd"/>
      <w:r w:rsidR="00F85C92">
        <w:rPr>
          <w:rFonts w:ascii="Arial" w:hAnsi="Arial" w:cs="Arial"/>
          <w:sz w:val="24"/>
          <w:szCs w:val="24"/>
          <w:lang w:val="en-US"/>
        </w:rPr>
        <w:t xml:space="preserve"> </w:t>
      </w:r>
      <w:r w:rsidRPr="00AB181A">
        <w:rPr>
          <w:rFonts w:ascii="Arial" w:hAnsi="Arial" w:cs="Arial"/>
          <w:sz w:val="24"/>
          <w:szCs w:val="24"/>
          <w:lang w:val="en-US"/>
        </w:rPr>
        <w:t>report fewer leadership problems (-0.67), suggesting managers find remote leadership easier while individual contributors feel less supported.</w:t>
      </w:r>
    </w:p>
    <w:p w14:paraId="65CBD90E" w14:textId="77777777" w:rsidR="00AB181A" w:rsidRPr="00AB181A" w:rsidRDefault="00AB181A" w:rsidP="00AB181A">
      <w:pPr>
        <w:numPr>
          <w:ilvl w:val="0"/>
          <w:numId w:val="47"/>
        </w:numPr>
        <w:spacing w:after="160" w:line="278" w:lineRule="auto"/>
        <w:rPr>
          <w:rFonts w:ascii="Arial" w:hAnsi="Arial" w:cs="Arial"/>
          <w:sz w:val="24"/>
          <w:szCs w:val="24"/>
          <w:lang w:val="en-US"/>
        </w:rPr>
      </w:pPr>
      <w:r w:rsidRPr="00AB181A">
        <w:rPr>
          <w:rFonts w:ascii="Arial" w:hAnsi="Arial" w:cs="Arial"/>
          <w:b/>
          <w:bCs/>
          <w:sz w:val="24"/>
          <w:szCs w:val="24"/>
          <w:lang w:val="en-US"/>
        </w:rPr>
        <w:t>Team Coordination:</w:t>
      </w:r>
      <w:r w:rsidRPr="00AB181A">
        <w:rPr>
          <w:rFonts w:ascii="Arial" w:hAnsi="Arial" w:cs="Arial"/>
          <w:sz w:val="24"/>
          <w:szCs w:val="24"/>
          <w:lang w:val="en-US"/>
        </w:rPr>
        <w:t xml:space="preserve"> Managers report dramatically fewer coordination issues (-1.04) in remote work, while individual contributors show no significant improvement, indicating managers may be better equipped to handle remote coordination challenges.</w:t>
      </w:r>
    </w:p>
    <w:p w14:paraId="5852DEED" w14:textId="77777777" w:rsidR="00AB181A" w:rsidRPr="00AB181A" w:rsidRDefault="00AB181A" w:rsidP="00AB181A">
      <w:pPr>
        <w:numPr>
          <w:ilvl w:val="0"/>
          <w:numId w:val="47"/>
        </w:numPr>
        <w:spacing w:after="160" w:line="278" w:lineRule="auto"/>
        <w:rPr>
          <w:rFonts w:ascii="Arial" w:hAnsi="Arial" w:cs="Arial"/>
          <w:sz w:val="24"/>
          <w:szCs w:val="24"/>
          <w:lang w:val="en-US"/>
        </w:rPr>
      </w:pPr>
      <w:r w:rsidRPr="00AB181A">
        <w:rPr>
          <w:rFonts w:ascii="Arial" w:hAnsi="Arial" w:cs="Arial"/>
          <w:b/>
          <w:bCs/>
          <w:sz w:val="24"/>
          <w:szCs w:val="24"/>
          <w:lang w:val="en-US"/>
        </w:rPr>
        <w:t>Motivation and Performance:</w:t>
      </w:r>
      <w:r w:rsidRPr="00AB181A">
        <w:rPr>
          <w:rFonts w:ascii="Arial" w:hAnsi="Arial" w:cs="Arial"/>
          <w:sz w:val="24"/>
          <w:szCs w:val="24"/>
          <w:lang w:val="en-US"/>
        </w:rPr>
        <w:t xml:space="preserve"> Managers show large gains in motivation (+1.30) and team productivity (+1.23), while individual contributors show smaller performance gains (+0.37) and non-significant motivation changes.</w:t>
      </w:r>
    </w:p>
    <w:p w14:paraId="0A5E25B9" w14:textId="0A1FA51E" w:rsidR="00E61914" w:rsidRPr="00747507" w:rsidRDefault="00BC641D" w:rsidP="00EE37DF">
      <w:pPr>
        <w:spacing w:after="160" w:line="278" w:lineRule="auto"/>
        <w:rPr>
          <w:rFonts w:ascii="Arial" w:hAnsi="Arial" w:cs="Arial"/>
          <w:b/>
          <w:bCs/>
          <w:sz w:val="24"/>
          <w:szCs w:val="24"/>
          <w:lang w:val="en-US"/>
        </w:rPr>
      </w:pPr>
      <w:r w:rsidRPr="00BC641D">
        <w:rPr>
          <w:rFonts w:ascii="Arial" w:hAnsi="Arial" w:cs="Arial"/>
          <w:b/>
          <w:bCs/>
          <w:sz w:val="24"/>
          <w:szCs w:val="24"/>
          <w:lang w:val="en-US"/>
        </w:rPr>
        <w:t xml:space="preserve">4.3 </w:t>
      </w:r>
      <w:r>
        <w:rPr>
          <w:rFonts w:ascii="Arial" w:hAnsi="Arial" w:cs="Arial"/>
          <w:b/>
          <w:bCs/>
          <w:sz w:val="24"/>
          <w:szCs w:val="24"/>
          <w:lang w:val="en-US"/>
        </w:rPr>
        <w:t>Demographic Interactions with Leadership Roles</w:t>
      </w:r>
    </w:p>
    <w:p w14:paraId="44FF6BFD" w14:textId="4B7ACF96" w:rsidR="007D24AA" w:rsidRDefault="007D24AA" w:rsidP="00EE37DF">
      <w:pPr>
        <w:spacing w:after="160" w:line="278" w:lineRule="auto"/>
        <w:rPr>
          <w:rFonts w:ascii="Arial" w:hAnsi="Arial" w:cs="Arial"/>
          <w:b/>
          <w:bCs/>
          <w:sz w:val="24"/>
          <w:szCs w:val="24"/>
          <w:lang w:val="en-US"/>
        </w:rPr>
      </w:pPr>
      <w:r>
        <w:rPr>
          <w:rFonts w:ascii="Arial" w:hAnsi="Arial" w:cs="Arial"/>
          <w:b/>
          <w:bCs/>
          <w:sz w:val="24"/>
          <w:szCs w:val="24"/>
          <w:lang w:val="en-US"/>
        </w:rPr>
        <w:t>4.3.1 Gender Analysis</w:t>
      </w:r>
    </w:p>
    <w:p w14:paraId="72903350" w14:textId="0EF292B3"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lastRenderedPageBreak/>
        <w:t>Our gender analysis reveals significant variations in how remote work affects males and females in different leadership positions. This breakdown provides valuable insights into how gender and leadership roles interact to influence remote work experiences.</w:t>
      </w:r>
    </w:p>
    <w:p w14:paraId="210D7C66" w14:textId="1303208B" w:rsidR="00FE17AE" w:rsidRPr="00B54372" w:rsidRDefault="004E5D2C" w:rsidP="00FE17AE">
      <w:pPr>
        <w:spacing w:after="160" w:line="278" w:lineRule="auto"/>
        <w:rPr>
          <w:rFonts w:ascii="Arial" w:hAnsi="Arial" w:cs="Arial"/>
          <w:b/>
          <w:bCs/>
          <w:sz w:val="24"/>
          <w:szCs w:val="24"/>
          <w:lang w:val="en-US"/>
        </w:rPr>
      </w:pPr>
      <w:r>
        <w:rPr>
          <w:rFonts w:ascii="Arial" w:hAnsi="Arial" w:cs="Arial"/>
          <w:b/>
          <w:bCs/>
          <w:sz w:val="24"/>
          <w:szCs w:val="24"/>
          <w:lang w:val="en-US"/>
        </w:rPr>
        <w:t>4.3</w:t>
      </w:r>
      <w:r w:rsidR="00FE17AE" w:rsidRPr="00B54372">
        <w:rPr>
          <w:rFonts w:ascii="Arial" w:hAnsi="Arial" w:cs="Arial"/>
          <w:b/>
          <w:bCs/>
          <w:sz w:val="24"/>
          <w:szCs w:val="24"/>
          <w:lang w:val="en-US"/>
        </w:rPr>
        <w:t>.</w:t>
      </w:r>
      <w:r>
        <w:rPr>
          <w:rFonts w:ascii="Arial" w:hAnsi="Arial" w:cs="Arial"/>
          <w:b/>
          <w:bCs/>
          <w:sz w:val="24"/>
          <w:szCs w:val="24"/>
          <w:lang w:val="en-US"/>
        </w:rPr>
        <w:t>1</w:t>
      </w:r>
      <w:r w:rsidR="00FE17AE" w:rsidRPr="00B54372">
        <w:rPr>
          <w:rFonts w:ascii="Arial" w:hAnsi="Arial" w:cs="Arial"/>
          <w:b/>
          <w:bCs/>
          <w:sz w:val="24"/>
          <w:szCs w:val="24"/>
          <w:lang w:val="en-US"/>
        </w:rPr>
        <w:t>.1 Gender-Leadership Distribution</w:t>
      </w:r>
    </w:p>
    <w:p w14:paraId="1D6A241B" w14:textId="68715B54" w:rsidR="00FE17AE" w:rsidRPr="00B54372" w:rsidRDefault="00845BBF" w:rsidP="00FE17AE">
      <w:pPr>
        <w:spacing w:after="160" w:line="278" w:lineRule="auto"/>
        <w:rPr>
          <w:rFonts w:ascii="Arial" w:hAnsi="Arial" w:cs="Arial"/>
          <w:lang w:val="en-US"/>
        </w:rPr>
      </w:pPr>
      <w:r w:rsidRPr="00845BBF">
        <w:rPr>
          <w:rFonts w:ascii="Arial" w:hAnsi="Arial" w:cs="Arial"/>
          <w:b/>
          <w:bCs/>
          <w:lang w:val="en-US"/>
        </w:rPr>
        <w:t xml:space="preserve">Table </w:t>
      </w:r>
      <w:r>
        <w:rPr>
          <w:rFonts w:ascii="Arial" w:hAnsi="Arial" w:cs="Arial"/>
          <w:b/>
          <w:bCs/>
          <w:lang w:val="en-US"/>
        </w:rPr>
        <w:t>2</w:t>
      </w:r>
      <w:r w:rsidRPr="00845BBF">
        <w:rPr>
          <w:rFonts w:ascii="Arial" w:hAnsi="Arial" w:cs="Arial"/>
          <w:b/>
          <w:bCs/>
          <w:lang w:val="en-US"/>
        </w:rPr>
        <w:t>: Distribution of Participants by Gender and Leadership Role</w:t>
      </w:r>
    </w:p>
    <w:tbl>
      <w:tblPr>
        <w:tblStyle w:val="PlainTable1"/>
        <w:tblW w:w="0" w:type="auto"/>
        <w:tblLook w:val="04A0" w:firstRow="1" w:lastRow="0" w:firstColumn="1" w:lastColumn="0" w:noHBand="0" w:noVBand="1"/>
      </w:tblPr>
      <w:tblGrid>
        <w:gridCol w:w="987"/>
        <w:gridCol w:w="1244"/>
        <w:gridCol w:w="2600"/>
        <w:gridCol w:w="742"/>
      </w:tblGrid>
      <w:tr w:rsidR="00FE17AE" w:rsidRPr="00B54372" w14:paraId="5E39E87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7EB7D" w14:textId="77777777" w:rsidR="00FE17AE" w:rsidRPr="00883ADD" w:rsidRDefault="00FE17AE" w:rsidP="007E136D">
            <w:pPr>
              <w:spacing w:after="160" w:line="278" w:lineRule="auto"/>
              <w:rPr>
                <w:rFonts w:ascii="Arial" w:hAnsi="Arial" w:cs="Arial"/>
                <w:lang w:val="en-US"/>
              </w:rPr>
            </w:pPr>
            <w:r w:rsidRPr="00883ADD">
              <w:rPr>
                <w:rFonts w:ascii="Arial" w:hAnsi="Arial" w:cs="Arial"/>
                <w:lang w:val="en-US"/>
              </w:rPr>
              <w:t>Gender</w:t>
            </w:r>
          </w:p>
        </w:tc>
        <w:tc>
          <w:tcPr>
            <w:tcW w:w="0" w:type="auto"/>
            <w:hideMark/>
          </w:tcPr>
          <w:p w14:paraId="4111DF6B"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Managers</w:t>
            </w:r>
          </w:p>
        </w:tc>
        <w:tc>
          <w:tcPr>
            <w:tcW w:w="0" w:type="auto"/>
            <w:hideMark/>
          </w:tcPr>
          <w:p w14:paraId="65B4F0DF"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Pr>
                <w:rFonts w:ascii="Arial" w:hAnsi="Arial" w:cs="Arial"/>
                <w:lang w:val="es-419"/>
              </w:rPr>
              <w:t xml:space="preserve">Individual </w:t>
            </w:r>
            <w:r w:rsidRPr="00883ADD">
              <w:rPr>
                <w:rFonts w:ascii="Arial" w:hAnsi="Arial" w:cs="Arial"/>
                <w:lang w:val="en-US"/>
              </w:rPr>
              <w:t>contributors</w:t>
            </w:r>
          </w:p>
        </w:tc>
        <w:tc>
          <w:tcPr>
            <w:tcW w:w="0" w:type="auto"/>
            <w:hideMark/>
          </w:tcPr>
          <w:p w14:paraId="69899584"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Total</w:t>
            </w:r>
          </w:p>
        </w:tc>
      </w:tr>
      <w:tr w:rsidR="00FE17AE" w:rsidRPr="00B54372" w14:paraId="35CCB4C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8965D" w14:textId="77777777" w:rsidR="00FE17AE" w:rsidRPr="00B54372" w:rsidRDefault="00FE17AE" w:rsidP="007E136D">
            <w:pPr>
              <w:spacing w:after="160" w:line="278" w:lineRule="auto"/>
              <w:rPr>
                <w:rFonts w:ascii="Arial" w:hAnsi="Arial" w:cs="Arial"/>
                <w:lang w:val="es-419"/>
              </w:rPr>
            </w:pPr>
            <w:r>
              <w:rPr>
                <w:rFonts w:ascii="Arial" w:hAnsi="Arial" w:cs="Arial"/>
                <w:lang w:val="es-419"/>
              </w:rPr>
              <w:t>Male</w:t>
            </w:r>
          </w:p>
        </w:tc>
        <w:tc>
          <w:tcPr>
            <w:tcW w:w="0" w:type="auto"/>
            <w:hideMark/>
          </w:tcPr>
          <w:p w14:paraId="6ECD6C4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42</w:t>
            </w:r>
          </w:p>
        </w:tc>
        <w:tc>
          <w:tcPr>
            <w:tcW w:w="0" w:type="auto"/>
            <w:hideMark/>
          </w:tcPr>
          <w:p w14:paraId="59BF378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142</w:t>
            </w:r>
          </w:p>
        </w:tc>
        <w:tc>
          <w:tcPr>
            <w:tcW w:w="0" w:type="auto"/>
            <w:hideMark/>
          </w:tcPr>
          <w:p w14:paraId="17C32E1C"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184</w:t>
            </w:r>
          </w:p>
        </w:tc>
      </w:tr>
      <w:tr w:rsidR="00FE17AE" w:rsidRPr="00B54372" w14:paraId="1CBB835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93EF5A8" w14:textId="77777777" w:rsidR="00FE17AE" w:rsidRPr="00883ADD" w:rsidRDefault="00FE17AE" w:rsidP="007E136D">
            <w:pPr>
              <w:spacing w:after="160" w:line="278" w:lineRule="auto"/>
              <w:rPr>
                <w:rFonts w:ascii="Arial" w:hAnsi="Arial" w:cs="Arial"/>
                <w:lang w:val="en-US"/>
              </w:rPr>
            </w:pPr>
            <w:r w:rsidRPr="00883ADD">
              <w:rPr>
                <w:rFonts w:ascii="Arial" w:hAnsi="Arial" w:cs="Arial"/>
                <w:lang w:val="en-US"/>
              </w:rPr>
              <w:t>Female</w:t>
            </w:r>
          </w:p>
        </w:tc>
        <w:tc>
          <w:tcPr>
            <w:tcW w:w="0" w:type="auto"/>
            <w:hideMark/>
          </w:tcPr>
          <w:p w14:paraId="4F62E19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15</w:t>
            </w:r>
          </w:p>
        </w:tc>
        <w:tc>
          <w:tcPr>
            <w:tcW w:w="0" w:type="auto"/>
            <w:hideMark/>
          </w:tcPr>
          <w:p w14:paraId="1F74E9C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32</w:t>
            </w:r>
          </w:p>
        </w:tc>
        <w:tc>
          <w:tcPr>
            <w:tcW w:w="0" w:type="auto"/>
            <w:hideMark/>
          </w:tcPr>
          <w:p w14:paraId="6338FFD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47</w:t>
            </w:r>
          </w:p>
        </w:tc>
      </w:tr>
      <w:tr w:rsidR="00FE17AE" w:rsidRPr="00B54372" w14:paraId="060F2D0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A8F33" w14:textId="77777777" w:rsidR="00FE17AE" w:rsidRPr="00B54372" w:rsidRDefault="00FE17AE" w:rsidP="007E136D">
            <w:pPr>
              <w:spacing w:after="160" w:line="278" w:lineRule="auto"/>
              <w:rPr>
                <w:rFonts w:ascii="Arial" w:hAnsi="Arial" w:cs="Arial"/>
                <w:lang w:val="es-419"/>
              </w:rPr>
            </w:pPr>
            <w:r w:rsidRPr="00B54372">
              <w:rPr>
                <w:rFonts w:ascii="Arial" w:hAnsi="Arial" w:cs="Arial"/>
                <w:lang w:val="es-419"/>
              </w:rPr>
              <w:t>Total</w:t>
            </w:r>
          </w:p>
        </w:tc>
        <w:tc>
          <w:tcPr>
            <w:tcW w:w="0" w:type="auto"/>
            <w:hideMark/>
          </w:tcPr>
          <w:p w14:paraId="0A44754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57</w:t>
            </w:r>
          </w:p>
        </w:tc>
        <w:tc>
          <w:tcPr>
            <w:tcW w:w="0" w:type="auto"/>
            <w:hideMark/>
          </w:tcPr>
          <w:p w14:paraId="7F536E17"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174</w:t>
            </w:r>
          </w:p>
        </w:tc>
        <w:tc>
          <w:tcPr>
            <w:tcW w:w="0" w:type="auto"/>
            <w:hideMark/>
          </w:tcPr>
          <w:p w14:paraId="3EB377F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231</w:t>
            </w:r>
          </w:p>
        </w:tc>
      </w:tr>
    </w:tbl>
    <w:p w14:paraId="706549FC" w14:textId="77777777" w:rsidR="00883ADD" w:rsidRDefault="00883ADD" w:rsidP="00883ADD">
      <w:pPr>
        <w:spacing w:after="0" w:line="278" w:lineRule="auto"/>
        <w:rPr>
          <w:rFonts w:ascii="Arial" w:hAnsi="Arial" w:cs="Arial"/>
          <w:sz w:val="24"/>
          <w:szCs w:val="24"/>
        </w:rPr>
      </w:pPr>
    </w:p>
    <w:p w14:paraId="30E9F20E" w14:textId="5D786FC9"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t>The sample includes predominantly male participants (79.7%), with gender disparities more pronounced in management positions where males constitute 73.7% of managers compared to females at 26.3%. This distribution reflects typical gender imbalances in technical leadership roles in the software industry.</w:t>
      </w:r>
    </w:p>
    <w:p w14:paraId="19F7D2AA" w14:textId="01558855" w:rsidR="00FE17AE" w:rsidRPr="00B54372" w:rsidRDefault="0053463F" w:rsidP="00FE17AE">
      <w:pPr>
        <w:spacing w:after="160" w:line="278" w:lineRule="auto"/>
        <w:rPr>
          <w:rFonts w:ascii="Arial" w:hAnsi="Arial" w:cs="Arial"/>
          <w:b/>
          <w:bCs/>
          <w:sz w:val="24"/>
          <w:szCs w:val="24"/>
          <w:lang w:val="en-US"/>
        </w:rPr>
      </w:pPr>
      <w:r>
        <w:rPr>
          <w:rFonts w:ascii="Arial" w:hAnsi="Arial" w:cs="Arial"/>
          <w:b/>
          <w:bCs/>
          <w:sz w:val="24"/>
          <w:szCs w:val="24"/>
          <w:lang w:val="en-US"/>
        </w:rPr>
        <w:t>4</w:t>
      </w:r>
      <w:r w:rsidR="00FE17AE" w:rsidRPr="00B54372">
        <w:rPr>
          <w:rFonts w:ascii="Arial" w:hAnsi="Arial" w:cs="Arial"/>
          <w:b/>
          <w:bCs/>
          <w:sz w:val="24"/>
          <w:szCs w:val="24"/>
          <w:lang w:val="en-US"/>
        </w:rPr>
        <w:t>.</w:t>
      </w:r>
      <w:r>
        <w:rPr>
          <w:rFonts w:ascii="Arial" w:hAnsi="Arial" w:cs="Arial"/>
          <w:b/>
          <w:bCs/>
          <w:sz w:val="24"/>
          <w:szCs w:val="24"/>
          <w:lang w:val="en-US"/>
        </w:rPr>
        <w:t>3</w:t>
      </w:r>
      <w:r w:rsidR="00FE17AE" w:rsidRPr="00B54372">
        <w:rPr>
          <w:rFonts w:ascii="Arial" w:hAnsi="Arial" w:cs="Arial"/>
          <w:b/>
          <w:bCs/>
          <w:sz w:val="24"/>
          <w:szCs w:val="24"/>
          <w:lang w:val="en-US"/>
        </w:rPr>
        <w:t>.</w:t>
      </w:r>
      <w:r w:rsidR="006F7E6B">
        <w:rPr>
          <w:rFonts w:ascii="Arial" w:hAnsi="Arial" w:cs="Arial"/>
          <w:b/>
          <w:bCs/>
          <w:sz w:val="24"/>
          <w:szCs w:val="24"/>
          <w:lang w:val="en-US"/>
        </w:rPr>
        <w:t>1</w:t>
      </w:r>
      <w:r w:rsidR="00FE17AE" w:rsidRPr="00B54372">
        <w:rPr>
          <w:rFonts w:ascii="Arial" w:hAnsi="Arial" w:cs="Arial"/>
          <w:b/>
          <w:bCs/>
          <w:sz w:val="24"/>
          <w:szCs w:val="24"/>
          <w:lang w:val="en-US"/>
        </w:rPr>
        <w:t>.2 Remote Work Effects by Gender-Leadership Combinations</w:t>
      </w:r>
    </w:p>
    <w:p w14:paraId="5359737C" w14:textId="6481B752" w:rsidR="00FE17AE" w:rsidRPr="00B54372" w:rsidRDefault="00FE17AE" w:rsidP="00FE17AE">
      <w:pPr>
        <w:spacing w:after="160" w:line="278" w:lineRule="auto"/>
        <w:rPr>
          <w:rFonts w:ascii="Arial" w:hAnsi="Arial" w:cs="Arial"/>
          <w:lang w:val="en-US"/>
        </w:rPr>
      </w:pPr>
      <w:r w:rsidRPr="00B54372">
        <w:rPr>
          <w:rFonts w:ascii="Arial" w:hAnsi="Arial" w:cs="Arial"/>
          <w:b/>
          <w:bCs/>
          <w:lang w:val="en-US"/>
        </w:rPr>
        <w:t xml:space="preserve">Table </w:t>
      </w:r>
      <w:r w:rsidR="00845BBF">
        <w:rPr>
          <w:rFonts w:ascii="Arial" w:hAnsi="Arial" w:cs="Arial"/>
          <w:b/>
          <w:bCs/>
          <w:lang w:val="en-US"/>
        </w:rPr>
        <w:t>3</w:t>
      </w:r>
      <w:r w:rsidRPr="00B54372">
        <w:rPr>
          <w:rFonts w:ascii="Arial" w:hAnsi="Arial" w:cs="Arial"/>
          <w:b/>
          <w:bCs/>
          <w:lang w:val="en-US"/>
        </w:rPr>
        <w:t xml:space="preserve">: Performance </w:t>
      </w:r>
      <w:r>
        <w:rPr>
          <w:rFonts w:ascii="Arial" w:hAnsi="Arial" w:cs="Arial"/>
          <w:b/>
          <w:bCs/>
          <w:lang w:val="en-US"/>
        </w:rPr>
        <w:t xml:space="preserve">and Stress </w:t>
      </w:r>
      <w:r w:rsidRPr="00B54372">
        <w:rPr>
          <w:rFonts w:ascii="Arial" w:hAnsi="Arial" w:cs="Arial"/>
          <w:b/>
          <w:bCs/>
          <w:lang w:val="en-US"/>
        </w:rPr>
        <w:t>Metric Differences (High Remote - Low Remote) by Gender and Leadership Role</w:t>
      </w:r>
    </w:p>
    <w:tbl>
      <w:tblPr>
        <w:tblStyle w:val="PlainTable1"/>
        <w:tblW w:w="0" w:type="auto"/>
        <w:tblLook w:val="04A0" w:firstRow="1" w:lastRow="0" w:firstColumn="1" w:lastColumn="0" w:noHBand="0" w:noVBand="1"/>
      </w:tblPr>
      <w:tblGrid>
        <w:gridCol w:w="1709"/>
        <w:gridCol w:w="1385"/>
        <w:gridCol w:w="1930"/>
        <w:gridCol w:w="1471"/>
        <w:gridCol w:w="1999"/>
      </w:tblGrid>
      <w:tr w:rsidR="00FE17AE" w:rsidRPr="00B54372" w14:paraId="151BB92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050F0"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Metric</w:t>
            </w:r>
            <w:proofErr w:type="spellEnd"/>
          </w:p>
        </w:tc>
        <w:tc>
          <w:tcPr>
            <w:tcW w:w="0" w:type="auto"/>
            <w:hideMark/>
          </w:tcPr>
          <w:p w14:paraId="6C1DC873"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Male Managers</w:t>
            </w:r>
          </w:p>
        </w:tc>
        <w:tc>
          <w:tcPr>
            <w:tcW w:w="0" w:type="auto"/>
            <w:hideMark/>
          </w:tcPr>
          <w:p w14:paraId="4D9FC5A2"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 xml:space="preserve">Male </w:t>
            </w:r>
            <w:r>
              <w:rPr>
                <w:rFonts w:ascii="Arial" w:hAnsi="Arial" w:cs="Arial"/>
                <w:lang w:val="es-419"/>
              </w:rPr>
              <w:t xml:space="preserve">Individual </w:t>
            </w:r>
            <w:proofErr w:type="spellStart"/>
            <w:r>
              <w:rPr>
                <w:rFonts w:ascii="Arial" w:hAnsi="Arial" w:cs="Arial"/>
                <w:lang w:val="es-419"/>
              </w:rPr>
              <w:t>contributors</w:t>
            </w:r>
            <w:proofErr w:type="spellEnd"/>
          </w:p>
        </w:tc>
        <w:tc>
          <w:tcPr>
            <w:tcW w:w="0" w:type="auto"/>
            <w:hideMark/>
          </w:tcPr>
          <w:p w14:paraId="056DBA63"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Female</w:t>
            </w:r>
            <w:proofErr w:type="spellEnd"/>
            <w:r w:rsidRPr="00B54372">
              <w:rPr>
                <w:rFonts w:ascii="Arial" w:hAnsi="Arial" w:cs="Arial"/>
                <w:lang w:val="es-419"/>
              </w:rPr>
              <w:t xml:space="preserve"> Managers</w:t>
            </w:r>
          </w:p>
        </w:tc>
        <w:tc>
          <w:tcPr>
            <w:tcW w:w="0" w:type="auto"/>
            <w:hideMark/>
          </w:tcPr>
          <w:p w14:paraId="5D9415F8"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Female</w:t>
            </w:r>
            <w:proofErr w:type="spellEnd"/>
            <w:r w:rsidRPr="00B54372">
              <w:rPr>
                <w:rFonts w:ascii="Arial" w:hAnsi="Arial" w:cs="Arial"/>
                <w:lang w:val="es-419"/>
              </w:rPr>
              <w:t xml:space="preserve"> </w:t>
            </w:r>
            <w:r>
              <w:rPr>
                <w:rFonts w:ascii="Arial" w:hAnsi="Arial" w:cs="Arial"/>
                <w:lang w:val="es-419"/>
              </w:rPr>
              <w:t xml:space="preserve">Individual </w:t>
            </w:r>
            <w:proofErr w:type="spellStart"/>
            <w:r>
              <w:rPr>
                <w:rFonts w:ascii="Arial" w:hAnsi="Arial" w:cs="Arial"/>
                <w:lang w:val="es-419"/>
              </w:rPr>
              <w:t>contributors</w:t>
            </w:r>
            <w:proofErr w:type="spellEnd"/>
          </w:p>
        </w:tc>
      </w:tr>
      <w:tr w:rsidR="00FE17AE" w:rsidRPr="00651BD5" w14:paraId="2598DD3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B5394" w14:textId="77777777" w:rsidR="00FE17AE" w:rsidRPr="00B54372" w:rsidRDefault="00FE17AE" w:rsidP="007E136D">
            <w:pPr>
              <w:spacing w:after="160" w:line="278" w:lineRule="auto"/>
              <w:rPr>
                <w:rFonts w:ascii="Arial" w:hAnsi="Arial" w:cs="Arial"/>
                <w:lang w:val="es-419"/>
              </w:rPr>
            </w:pPr>
            <w:r w:rsidRPr="00B54372">
              <w:rPr>
                <w:rFonts w:ascii="Arial" w:hAnsi="Arial" w:cs="Arial"/>
                <w:lang w:val="es-419"/>
              </w:rPr>
              <w:t>Performance</w:t>
            </w:r>
          </w:p>
        </w:tc>
        <w:tc>
          <w:tcPr>
            <w:tcW w:w="0" w:type="auto"/>
            <w:hideMark/>
          </w:tcPr>
          <w:p w14:paraId="58E22E01"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+0.97*</w:t>
            </w:r>
          </w:p>
        </w:tc>
        <w:tc>
          <w:tcPr>
            <w:tcW w:w="0" w:type="auto"/>
            <w:hideMark/>
          </w:tcPr>
          <w:p w14:paraId="780BC30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14:paraId="76454472"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A5FBB1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r w:rsidR="00FE17AE" w:rsidRPr="00B54372" w14:paraId="7AC9E88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46C2102"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Team</w:t>
            </w:r>
            <w:proofErr w:type="spellEnd"/>
            <w:r w:rsidRPr="00B54372">
              <w:rPr>
                <w:rFonts w:ascii="Arial" w:hAnsi="Arial" w:cs="Arial"/>
                <w:lang w:val="es-419"/>
              </w:rPr>
              <w:t xml:space="preserve"> </w:t>
            </w:r>
            <w:proofErr w:type="spellStart"/>
            <w:r w:rsidRPr="00B54372">
              <w:rPr>
                <w:rFonts w:ascii="Arial" w:hAnsi="Arial" w:cs="Arial"/>
                <w:lang w:val="es-419"/>
              </w:rPr>
              <w:t>Productivity</w:t>
            </w:r>
            <w:proofErr w:type="spellEnd"/>
          </w:p>
        </w:tc>
        <w:tc>
          <w:tcPr>
            <w:tcW w:w="0" w:type="auto"/>
            <w:hideMark/>
          </w:tcPr>
          <w:p w14:paraId="733B3E3D"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+1.47*</w:t>
            </w:r>
          </w:p>
        </w:tc>
        <w:tc>
          <w:tcPr>
            <w:tcW w:w="0" w:type="auto"/>
            <w:hideMark/>
          </w:tcPr>
          <w:p w14:paraId="42CF9562"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+0.40*</w:t>
            </w:r>
          </w:p>
        </w:tc>
        <w:tc>
          <w:tcPr>
            <w:tcW w:w="0" w:type="auto"/>
            <w:hideMark/>
          </w:tcPr>
          <w:p w14:paraId="30A2A7BF"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6B0A0760"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-0.22</w:t>
            </w:r>
          </w:p>
        </w:tc>
      </w:tr>
      <w:tr w:rsidR="00FE17AE" w:rsidRPr="00651BD5" w14:paraId="1667170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A9095"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Team</w:t>
            </w:r>
            <w:proofErr w:type="spellEnd"/>
            <w:r w:rsidRPr="00B54372">
              <w:rPr>
                <w:rFonts w:ascii="Arial" w:hAnsi="Arial" w:cs="Arial"/>
                <w:lang w:val="es-419"/>
              </w:rPr>
              <w:t xml:space="preserve"> </w:t>
            </w:r>
            <w:proofErr w:type="spellStart"/>
            <w:r w:rsidRPr="00B54372">
              <w:rPr>
                <w:rFonts w:ascii="Arial" w:hAnsi="Arial" w:cs="Arial"/>
                <w:lang w:val="es-419"/>
              </w:rPr>
              <w:t>Milestones</w:t>
            </w:r>
            <w:proofErr w:type="spellEnd"/>
          </w:p>
        </w:tc>
        <w:tc>
          <w:tcPr>
            <w:tcW w:w="0" w:type="auto"/>
            <w:hideMark/>
          </w:tcPr>
          <w:p w14:paraId="77B9829C"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+1.36*</w:t>
            </w:r>
          </w:p>
        </w:tc>
        <w:tc>
          <w:tcPr>
            <w:tcW w:w="0" w:type="auto"/>
            <w:hideMark/>
          </w:tcPr>
          <w:p w14:paraId="22D49CC0"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+0.24</w:t>
            </w:r>
          </w:p>
        </w:tc>
        <w:tc>
          <w:tcPr>
            <w:tcW w:w="0" w:type="auto"/>
            <w:hideMark/>
          </w:tcPr>
          <w:p w14:paraId="518E31D0"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719DE0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+0.23</w:t>
            </w:r>
          </w:p>
        </w:tc>
      </w:tr>
      <w:tr w:rsidR="00FE17AE" w:rsidRPr="00B54372" w14:paraId="7886BFD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BEBE7CD"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Motivation</w:t>
            </w:r>
            <w:proofErr w:type="spellEnd"/>
          </w:p>
        </w:tc>
        <w:tc>
          <w:tcPr>
            <w:tcW w:w="0" w:type="auto"/>
            <w:hideMark/>
          </w:tcPr>
          <w:p w14:paraId="74285F0A"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+1.25*</w:t>
            </w:r>
          </w:p>
        </w:tc>
        <w:tc>
          <w:tcPr>
            <w:tcW w:w="0" w:type="auto"/>
            <w:hideMark/>
          </w:tcPr>
          <w:p w14:paraId="4BD2EBFB"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+0.35</w:t>
            </w:r>
          </w:p>
        </w:tc>
        <w:tc>
          <w:tcPr>
            <w:tcW w:w="0" w:type="auto"/>
            <w:hideMark/>
          </w:tcPr>
          <w:p w14:paraId="75B3E501"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11655BFD"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00FE17AE" w:rsidRPr="00651BD5" w14:paraId="3B5DD87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B8203"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Work</w:t>
            </w:r>
            <w:proofErr w:type="spellEnd"/>
            <w:r w:rsidRPr="00B54372">
              <w:rPr>
                <w:rFonts w:ascii="Arial" w:hAnsi="Arial" w:cs="Arial"/>
                <w:lang w:val="es-419"/>
              </w:rPr>
              <w:t xml:space="preserve"> </w:t>
            </w:r>
            <w:proofErr w:type="spellStart"/>
            <w:r w:rsidRPr="00B54372">
              <w:rPr>
                <w:rFonts w:ascii="Arial" w:hAnsi="Arial" w:cs="Arial"/>
                <w:lang w:val="es-419"/>
              </w:rPr>
              <w:t>Enjoyment</w:t>
            </w:r>
            <w:proofErr w:type="spellEnd"/>
          </w:p>
        </w:tc>
        <w:tc>
          <w:tcPr>
            <w:tcW w:w="0" w:type="auto"/>
            <w:hideMark/>
          </w:tcPr>
          <w:p w14:paraId="7137895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+1.31*</w:t>
            </w:r>
          </w:p>
        </w:tc>
        <w:tc>
          <w:tcPr>
            <w:tcW w:w="0" w:type="auto"/>
            <w:hideMark/>
          </w:tcPr>
          <w:p w14:paraId="7A9C25F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14:paraId="536A706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3566948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+0.04</w:t>
            </w:r>
          </w:p>
        </w:tc>
      </w:tr>
      <w:tr w:rsidR="00FE17AE" w:rsidRPr="00B54372" w14:paraId="2302252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A460EA5"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Creativity</w:t>
            </w:r>
            <w:proofErr w:type="spellEnd"/>
          </w:p>
        </w:tc>
        <w:tc>
          <w:tcPr>
            <w:tcW w:w="0" w:type="auto"/>
            <w:hideMark/>
          </w:tcPr>
          <w:p w14:paraId="0CAC9960"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+1.03</w:t>
            </w:r>
          </w:p>
        </w:tc>
        <w:tc>
          <w:tcPr>
            <w:tcW w:w="0" w:type="auto"/>
            <w:hideMark/>
          </w:tcPr>
          <w:p w14:paraId="5484ABA6"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+0.41*</w:t>
            </w:r>
          </w:p>
        </w:tc>
        <w:tc>
          <w:tcPr>
            <w:tcW w:w="0" w:type="auto"/>
            <w:hideMark/>
          </w:tcPr>
          <w:p w14:paraId="00B9ECDB"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77C03019"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00FE17AE" w:rsidRPr="00651BD5" w14:paraId="2E3B4B2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8D231"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Work-Life</w:t>
            </w:r>
            <w:proofErr w:type="spellEnd"/>
            <w:r w:rsidRPr="00B54372">
              <w:rPr>
                <w:rFonts w:ascii="Arial" w:hAnsi="Arial" w:cs="Arial"/>
                <w:lang w:val="es-419"/>
              </w:rPr>
              <w:t xml:space="preserve"> Balance</w:t>
            </w:r>
          </w:p>
        </w:tc>
        <w:tc>
          <w:tcPr>
            <w:tcW w:w="0" w:type="auto"/>
            <w:hideMark/>
          </w:tcPr>
          <w:p w14:paraId="7E846708"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+0.61</w:t>
            </w:r>
          </w:p>
        </w:tc>
        <w:tc>
          <w:tcPr>
            <w:tcW w:w="0" w:type="auto"/>
            <w:hideMark/>
          </w:tcPr>
          <w:p w14:paraId="387197D1"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hideMark/>
          </w:tcPr>
          <w:p w14:paraId="78D9F4C7"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C907DE9"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+0.41</w:t>
            </w:r>
          </w:p>
        </w:tc>
      </w:tr>
      <w:tr w:rsidR="00FE17AE" w:rsidRPr="00651BD5" w14:paraId="1A1476AC" w14:textId="77777777" w:rsidTr="007E136D">
        <w:tc>
          <w:tcPr>
            <w:cnfStyle w:val="001000000000" w:firstRow="0" w:lastRow="0" w:firstColumn="1" w:lastColumn="0" w:oddVBand="0" w:evenVBand="0" w:oddHBand="0" w:evenHBand="0" w:firstRowFirstColumn="0" w:firstRowLastColumn="0" w:lastRowFirstColumn="0" w:lastRowLastColumn="0"/>
            <w:tcW w:w="0" w:type="auto"/>
            <w:vAlign w:val="center"/>
          </w:tcPr>
          <w:p w14:paraId="33BF0C82" w14:textId="77777777" w:rsidR="00FE17AE" w:rsidRPr="00651BD5" w:rsidRDefault="00FE17AE" w:rsidP="007E136D">
            <w:pPr>
              <w:spacing w:after="160" w:line="278" w:lineRule="auto"/>
              <w:rPr>
                <w:rFonts w:ascii="Arial" w:hAnsi="Arial" w:cs="Arial"/>
                <w:lang w:val="es-419"/>
              </w:rPr>
            </w:pPr>
            <w:r w:rsidRPr="00B54372">
              <w:rPr>
                <w:rFonts w:ascii="Arial" w:hAnsi="Arial" w:cs="Arial"/>
                <w:lang w:val="es-419"/>
              </w:rPr>
              <w:lastRenderedPageBreak/>
              <w:t xml:space="preserve">Stress </w:t>
            </w:r>
            <w:proofErr w:type="spellStart"/>
            <w:r w:rsidRPr="00B54372">
              <w:rPr>
                <w:rFonts w:ascii="Arial" w:hAnsi="Arial" w:cs="Arial"/>
                <w:lang w:val="es-419"/>
              </w:rPr>
              <w:t>Level</w:t>
            </w:r>
            <w:proofErr w:type="spellEnd"/>
          </w:p>
        </w:tc>
        <w:tc>
          <w:tcPr>
            <w:tcW w:w="0" w:type="auto"/>
            <w:vAlign w:val="center"/>
          </w:tcPr>
          <w:p w14:paraId="434F9BF0"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-0.69</w:t>
            </w:r>
          </w:p>
        </w:tc>
        <w:tc>
          <w:tcPr>
            <w:tcW w:w="0" w:type="auto"/>
            <w:vAlign w:val="center"/>
          </w:tcPr>
          <w:p w14:paraId="601E0F51"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-0.11</w:t>
            </w:r>
          </w:p>
        </w:tc>
        <w:tc>
          <w:tcPr>
            <w:tcW w:w="0" w:type="auto"/>
            <w:vAlign w:val="center"/>
          </w:tcPr>
          <w:p w14:paraId="7C3E7B0D"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04039FC2"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+0.19</w:t>
            </w:r>
          </w:p>
        </w:tc>
      </w:tr>
      <w:tr w:rsidR="00FE17AE" w:rsidRPr="00651BD5" w14:paraId="2E17826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969DF" w14:textId="77777777" w:rsidR="00FE17AE" w:rsidRPr="00651BD5" w:rsidRDefault="00FE17AE" w:rsidP="007E136D">
            <w:pPr>
              <w:spacing w:after="160" w:line="278" w:lineRule="auto"/>
              <w:rPr>
                <w:rFonts w:ascii="Arial" w:hAnsi="Arial" w:cs="Arial"/>
                <w:lang w:val="es-419"/>
              </w:rPr>
            </w:pPr>
            <w:proofErr w:type="spellStart"/>
            <w:r w:rsidRPr="00B54372">
              <w:rPr>
                <w:rFonts w:ascii="Arial" w:hAnsi="Arial" w:cs="Arial"/>
                <w:lang w:val="es-419"/>
              </w:rPr>
              <w:t>Confidence</w:t>
            </w:r>
            <w:proofErr w:type="spellEnd"/>
            <w:r w:rsidRPr="00B54372">
              <w:rPr>
                <w:rFonts w:ascii="Arial" w:hAnsi="Arial" w:cs="Arial"/>
                <w:lang w:val="es-419"/>
              </w:rPr>
              <w:t xml:space="preserve"> </w:t>
            </w:r>
            <w:proofErr w:type="spellStart"/>
            <w:r w:rsidRPr="00B54372">
              <w:rPr>
                <w:rFonts w:ascii="Arial" w:hAnsi="Arial" w:cs="Arial"/>
                <w:lang w:val="es-419"/>
              </w:rPr>
              <w:t>Level</w:t>
            </w:r>
            <w:proofErr w:type="spellEnd"/>
          </w:p>
        </w:tc>
        <w:tc>
          <w:tcPr>
            <w:tcW w:w="0" w:type="auto"/>
            <w:vAlign w:val="center"/>
          </w:tcPr>
          <w:p w14:paraId="4FFF4B21"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+0.81*</w:t>
            </w:r>
          </w:p>
        </w:tc>
        <w:tc>
          <w:tcPr>
            <w:tcW w:w="0" w:type="auto"/>
            <w:vAlign w:val="center"/>
          </w:tcPr>
          <w:p w14:paraId="0FF216E5"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vAlign w:val="center"/>
          </w:tcPr>
          <w:p w14:paraId="556503DD"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1F5229BA"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+0.16</w:t>
            </w:r>
          </w:p>
        </w:tc>
      </w:tr>
      <w:tr w:rsidR="00FE17AE" w:rsidRPr="00651BD5" w14:paraId="051316BD" w14:textId="77777777" w:rsidTr="007E136D">
        <w:tc>
          <w:tcPr>
            <w:cnfStyle w:val="001000000000" w:firstRow="0" w:lastRow="0" w:firstColumn="1" w:lastColumn="0" w:oddVBand="0" w:evenVBand="0" w:oddHBand="0" w:evenHBand="0" w:firstRowFirstColumn="0" w:firstRowLastColumn="0" w:lastRowFirstColumn="0" w:lastRowLastColumn="0"/>
            <w:tcW w:w="0" w:type="auto"/>
            <w:vAlign w:val="center"/>
          </w:tcPr>
          <w:p w14:paraId="56F1E42F" w14:textId="77777777" w:rsidR="00FE17AE" w:rsidRPr="00651BD5" w:rsidRDefault="00FE17AE" w:rsidP="007E136D">
            <w:pPr>
              <w:spacing w:after="160" w:line="278" w:lineRule="auto"/>
              <w:rPr>
                <w:rFonts w:ascii="Arial" w:hAnsi="Arial" w:cs="Arial"/>
                <w:lang w:val="es-419"/>
              </w:rPr>
            </w:pPr>
            <w:proofErr w:type="spellStart"/>
            <w:r w:rsidRPr="00B54372">
              <w:rPr>
                <w:rFonts w:ascii="Arial" w:hAnsi="Arial" w:cs="Arial"/>
                <w:lang w:val="es-419"/>
              </w:rPr>
              <w:t>Task</w:t>
            </w:r>
            <w:proofErr w:type="spellEnd"/>
            <w:r w:rsidRPr="00B54372">
              <w:rPr>
                <w:rFonts w:ascii="Arial" w:hAnsi="Arial" w:cs="Arial"/>
                <w:lang w:val="es-419"/>
              </w:rPr>
              <w:t xml:space="preserve"> </w:t>
            </w:r>
            <w:proofErr w:type="spellStart"/>
            <w:r w:rsidRPr="00B54372">
              <w:rPr>
                <w:rFonts w:ascii="Arial" w:hAnsi="Arial" w:cs="Arial"/>
                <w:lang w:val="es-419"/>
              </w:rPr>
              <w:t>Pressure</w:t>
            </w:r>
            <w:proofErr w:type="spellEnd"/>
          </w:p>
        </w:tc>
        <w:tc>
          <w:tcPr>
            <w:tcW w:w="0" w:type="auto"/>
            <w:vAlign w:val="center"/>
          </w:tcPr>
          <w:p w14:paraId="18CBBF36"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-0.53</w:t>
            </w:r>
          </w:p>
        </w:tc>
        <w:tc>
          <w:tcPr>
            <w:tcW w:w="0" w:type="auto"/>
            <w:vAlign w:val="center"/>
          </w:tcPr>
          <w:p w14:paraId="5B732FD1"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-0.21</w:t>
            </w:r>
          </w:p>
        </w:tc>
        <w:tc>
          <w:tcPr>
            <w:tcW w:w="0" w:type="auto"/>
            <w:vAlign w:val="center"/>
          </w:tcPr>
          <w:p w14:paraId="6CFE3D6A"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7086F933"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bl>
    <w:p w14:paraId="485BF1DA" w14:textId="77777777" w:rsidR="00FE17AE" w:rsidRPr="00B54372" w:rsidRDefault="00FE17AE" w:rsidP="00FE17AE">
      <w:pPr>
        <w:spacing w:after="160" w:line="278" w:lineRule="auto"/>
        <w:rPr>
          <w:rFonts w:ascii="Arial" w:hAnsi="Arial" w:cs="Arial"/>
          <w:lang w:val="es-419"/>
        </w:rPr>
      </w:pPr>
      <w:r w:rsidRPr="00B54372">
        <w:rPr>
          <w:rFonts w:ascii="Arial" w:hAnsi="Arial" w:cs="Arial"/>
          <w:lang w:val="es-419"/>
        </w:rPr>
        <w:t>*</w:t>
      </w:r>
      <w:proofErr w:type="spellStart"/>
      <w:r w:rsidRPr="00B54372">
        <w:rPr>
          <w:rFonts w:ascii="Arial" w:hAnsi="Arial" w:cs="Arial"/>
          <w:lang w:val="es-419"/>
        </w:rPr>
        <w:t>Statistically</w:t>
      </w:r>
      <w:proofErr w:type="spellEnd"/>
      <w:r w:rsidRPr="00B54372">
        <w:rPr>
          <w:rFonts w:ascii="Arial" w:hAnsi="Arial" w:cs="Arial"/>
          <w:lang w:val="es-419"/>
        </w:rPr>
        <w:t xml:space="preserve"> </w:t>
      </w:r>
      <w:proofErr w:type="spellStart"/>
      <w:r w:rsidRPr="00B54372">
        <w:rPr>
          <w:rFonts w:ascii="Arial" w:hAnsi="Arial" w:cs="Arial"/>
          <w:lang w:val="es-419"/>
        </w:rPr>
        <w:t>significant</w:t>
      </w:r>
      <w:proofErr w:type="spellEnd"/>
      <w:r w:rsidRPr="00B54372">
        <w:rPr>
          <w:rFonts w:ascii="Arial" w:hAnsi="Arial" w:cs="Arial"/>
          <w:lang w:val="es-419"/>
        </w:rPr>
        <w:t xml:space="preserve"> at p&lt;0.05</w:t>
      </w:r>
    </w:p>
    <w:p w14:paraId="0A5A23F2" w14:textId="77777777"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t>Our analysis reveals several</w:t>
      </w:r>
      <w:r>
        <w:rPr>
          <w:rFonts w:ascii="Arial" w:hAnsi="Arial" w:cs="Arial"/>
          <w:sz w:val="24"/>
          <w:szCs w:val="24"/>
          <w:lang w:val="en-US"/>
        </w:rPr>
        <w:t xml:space="preserve"> interesting</w:t>
      </w:r>
      <w:r w:rsidRPr="00B54372">
        <w:rPr>
          <w:rFonts w:ascii="Arial" w:hAnsi="Arial" w:cs="Arial"/>
          <w:sz w:val="24"/>
          <w:szCs w:val="24"/>
          <w:lang w:val="en-US"/>
        </w:rPr>
        <w:t xml:space="preserve"> patterns in how remote work affects different gender-leadership combinations:</w:t>
      </w:r>
    </w:p>
    <w:p w14:paraId="3F21B608" w14:textId="77777777" w:rsidR="00FE17AE" w:rsidRPr="00B54372" w:rsidRDefault="00FE17AE" w:rsidP="00FE17AE">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Male Managers</w:t>
      </w:r>
      <w:r w:rsidRPr="00B54372">
        <w:rPr>
          <w:rFonts w:ascii="Arial" w:hAnsi="Arial" w:cs="Arial"/>
          <w:sz w:val="24"/>
          <w:szCs w:val="24"/>
          <w:lang w:val="en-US"/>
        </w:rPr>
        <w:t xml:space="preserve"> experience the strongest positive effects from remote work across nearly all metrics. For this group, remote work is associated with substantial improvements in performance (+0.97 points), team productivity (+1.47 points), and team milestones (+1.36 points). They also report the largest increases in motivation (+1.25 points) and work enjoyment (+1.31 points). These effects are statistically significant and notably stronger than those observed in other groups.</w:t>
      </w:r>
    </w:p>
    <w:p w14:paraId="0B5136D0" w14:textId="77777777" w:rsidR="00FE17AE" w:rsidRPr="00B54372" w:rsidRDefault="00FE17AE" w:rsidP="00FE17AE">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 xml:space="preserv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moderate positive effects from remote work, with significant improvements in performance (+0.48 points), team productivity (+0.40 points), work enjoyment (+0.48 points), and creativity (+0.41 points). While beneficial, these effects are consistently smaller in magnitude compared to those for male managers.</w:t>
      </w:r>
    </w:p>
    <w:p w14:paraId="45B07E3D" w14:textId="77777777" w:rsidR="00FE17AE" w:rsidRPr="00B54372" w:rsidRDefault="00FE17AE" w:rsidP="00FE17AE">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 xml:space="preserve">Female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mixed but generally positive effects from remote work. Their improvements in performance (+0.13 points), creativity (+0.34 points), and work-life balance (+0.41 points) are modest and not statistically significant. Interestingly, this is the only group showing a negative effect on team productivity (-0.22 points), suggesting potential challenges with team collaboration in remote settings.</w:t>
      </w:r>
    </w:p>
    <w:p w14:paraId="116A219F" w14:textId="760A4890" w:rsidR="00FE17AE" w:rsidRPr="00B24507" w:rsidRDefault="00FE17AE" w:rsidP="00EE37DF">
      <w:pPr>
        <w:numPr>
          <w:ilvl w:val="0"/>
          <w:numId w:val="27"/>
        </w:numPr>
        <w:spacing w:after="160" w:line="278" w:lineRule="auto"/>
        <w:rPr>
          <w:rFonts w:ascii="Arial" w:hAnsi="Arial" w:cs="Arial"/>
          <w:sz w:val="24"/>
          <w:szCs w:val="24"/>
          <w:lang w:val="en-US"/>
        </w:rPr>
      </w:pPr>
      <w:r w:rsidRPr="00B54372">
        <w:rPr>
          <w:rFonts w:ascii="Arial" w:hAnsi="Arial" w:cs="Arial"/>
          <w:b/>
          <w:bCs/>
          <w:sz w:val="24"/>
          <w:szCs w:val="24"/>
          <w:lang w:val="en-US"/>
        </w:rPr>
        <w:t>Female Managers</w:t>
      </w:r>
      <w:r w:rsidRPr="00B54372">
        <w:rPr>
          <w:rFonts w:ascii="Arial" w:hAnsi="Arial" w:cs="Arial"/>
          <w:sz w:val="24"/>
          <w:szCs w:val="24"/>
          <w:lang w:val="en-US"/>
        </w:rPr>
        <w:t xml:space="preserve"> had insufficient data for reliable statistical analysis, highlighting a gap in our understanding of how remote work affects women in leadership positions.</w:t>
      </w:r>
    </w:p>
    <w:p w14:paraId="434E71B7" w14:textId="67DDD9F5" w:rsidR="00EE37DF" w:rsidRPr="00646645" w:rsidRDefault="00747507" w:rsidP="00EE37DF">
      <w:pPr>
        <w:spacing w:after="160" w:line="278" w:lineRule="auto"/>
        <w:rPr>
          <w:rFonts w:ascii="Arial" w:hAnsi="Arial" w:cs="Arial"/>
          <w:b/>
          <w:bCs/>
          <w:sz w:val="24"/>
          <w:szCs w:val="24"/>
          <w:lang w:val="en-US"/>
        </w:rPr>
      </w:pPr>
      <w:r>
        <w:rPr>
          <w:rFonts w:ascii="Arial" w:hAnsi="Arial" w:cs="Arial"/>
          <w:b/>
          <w:bCs/>
          <w:sz w:val="24"/>
          <w:szCs w:val="24"/>
          <w:lang w:val="en-US"/>
        </w:rPr>
        <w:t>4</w:t>
      </w:r>
      <w:r w:rsidR="00EE37DF" w:rsidRPr="1F1470BD">
        <w:rPr>
          <w:rFonts w:ascii="Arial" w:hAnsi="Arial" w:cs="Arial"/>
          <w:b/>
          <w:bCs/>
          <w:sz w:val="24"/>
          <w:szCs w:val="24"/>
          <w:lang w:val="en-US"/>
        </w:rPr>
        <w:t>.3</w:t>
      </w:r>
      <w:r>
        <w:rPr>
          <w:rFonts w:ascii="Arial" w:hAnsi="Arial" w:cs="Arial"/>
          <w:b/>
          <w:bCs/>
          <w:sz w:val="24"/>
          <w:szCs w:val="24"/>
          <w:lang w:val="en-US"/>
        </w:rPr>
        <w:t>.</w:t>
      </w:r>
      <w:r w:rsidR="007D24AA">
        <w:rPr>
          <w:rFonts w:ascii="Arial" w:hAnsi="Arial" w:cs="Arial"/>
          <w:b/>
          <w:bCs/>
          <w:sz w:val="24"/>
          <w:szCs w:val="24"/>
          <w:lang w:val="en-US"/>
        </w:rPr>
        <w:t>2</w:t>
      </w:r>
      <w:r w:rsidR="00EE37DF" w:rsidRPr="1F1470BD">
        <w:rPr>
          <w:rFonts w:ascii="Arial" w:hAnsi="Arial" w:cs="Arial"/>
          <w:b/>
          <w:bCs/>
          <w:sz w:val="24"/>
          <w:szCs w:val="24"/>
          <w:lang w:val="en-US"/>
        </w:rPr>
        <w:t xml:space="preserve"> Country Analysis</w:t>
      </w:r>
    </w:p>
    <w:p w14:paraId="3C1EB808"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sz w:val="24"/>
          <w:szCs w:val="24"/>
          <w:lang w:val="en-US"/>
        </w:rPr>
        <w:t xml:space="preserve">Role-based differences manifest differently across </w:t>
      </w:r>
      <w:proofErr w:type="spellStart"/>
      <w:r w:rsidRPr="007D24AA">
        <w:rPr>
          <w:rFonts w:ascii="Arial" w:hAnsi="Arial" w:cs="Arial"/>
          <w:sz w:val="24"/>
          <w:szCs w:val="24"/>
          <w:lang w:val="en-US"/>
        </w:rPr>
        <w:t>Iberoamerican</w:t>
      </w:r>
      <w:proofErr w:type="spellEnd"/>
      <w:r w:rsidRPr="007D24AA">
        <w:rPr>
          <w:rFonts w:ascii="Arial" w:hAnsi="Arial" w:cs="Arial"/>
          <w:sz w:val="24"/>
          <w:szCs w:val="24"/>
          <w:lang w:val="en-US"/>
        </w:rPr>
        <w:t xml:space="preserve"> countries:</w:t>
      </w:r>
    </w:p>
    <w:p w14:paraId="0186D64A"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t>Spain:</w:t>
      </w:r>
      <w:r w:rsidRPr="007D24AA">
        <w:rPr>
          <w:rFonts w:ascii="Arial" w:hAnsi="Arial" w:cs="Arial"/>
          <w:sz w:val="24"/>
          <w:szCs w:val="24"/>
          <w:lang w:val="en-US"/>
        </w:rPr>
        <w:t xml:space="preserve"> Managers show particularly strong performance benefits (+0.50 points significant effect), while individual contributors show more modest gains.</w:t>
      </w:r>
    </w:p>
    <w:p w14:paraId="2CD77E05"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t>Mexico:</w:t>
      </w:r>
      <w:r w:rsidRPr="007D24AA">
        <w:rPr>
          <w:rFonts w:ascii="Arial" w:hAnsi="Arial" w:cs="Arial"/>
          <w:sz w:val="24"/>
          <w:szCs w:val="24"/>
          <w:lang w:val="en-US"/>
        </w:rPr>
        <w:t xml:space="preserve"> Both roles benefit from remote work, but managers show stronger motivation improvements (+0.80 points significant for overall sample, with managers driving this effect).</w:t>
      </w:r>
    </w:p>
    <w:p w14:paraId="620A54F1"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lastRenderedPageBreak/>
        <w:t>Argentina and Colombia:</w:t>
      </w:r>
      <w:r w:rsidRPr="007D24AA">
        <w:rPr>
          <w:rFonts w:ascii="Arial" w:hAnsi="Arial" w:cs="Arial"/>
          <w:sz w:val="24"/>
          <w:szCs w:val="24"/>
          <w:lang w:val="en-US"/>
        </w:rPr>
        <w:t xml:space="preserve"> Limited sample sizes within role categories prevent definitive conclusions, but trends suggest similar patterns of stronger managerial benefits.</w:t>
      </w:r>
    </w:p>
    <w:p w14:paraId="5D04CD4E" w14:textId="77777777" w:rsidR="00085117" w:rsidRPr="00FC650E" w:rsidRDefault="00085117" w:rsidP="00FC650E">
      <w:pPr>
        <w:autoSpaceDE w:val="0"/>
        <w:autoSpaceDN w:val="0"/>
        <w:adjustRightInd w:val="0"/>
        <w:spacing w:after="0" w:line="240" w:lineRule="auto"/>
        <w:jc w:val="both"/>
        <w:rPr>
          <w:rFonts w:ascii="Arial" w:hAnsi="Arial" w:cs="Arial"/>
          <w:b/>
          <w:bCs/>
          <w:sz w:val="24"/>
          <w:szCs w:val="24"/>
          <w:lang w:val="en-US"/>
        </w:rPr>
      </w:pPr>
    </w:p>
    <w:p w14:paraId="5A9B5A9D" w14:textId="09ED8F31" w:rsidR="004976BA" w:rsidRPr="004976BA" w:rsidRDefault="004B0324" w:rsidP="004976BA">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w:t>
      </w:r>
      <w:r w:rsidR="004976BA" w:rsidRPr="004976BA">
        <w:rPr>
          <w:rFonts w:ascii="Arial" w:hAnsi="Arial" w:cs="Arial"/>
          <w:b/>
          <w:bCs/>
          <w:sz w:val="24"/>
          <w:szCs w:val="24"/>
          <w:lang w:val="en-US"/>
        </w:rPr>
        <w:t>.</w:t>
      </w:r>
      <w:r>
        <w:rPr>
          <w:rFonts w:ascii="Arial" w:hAnsi="Arial" w:cs="Arial"/>
          <w:b/>
          <w:bCs/>
          <w:sz w:val="24"/>
          <w:szCs w:val="24"/>
          <w:lang w:val="en-US"/>
        </w:rPr>
        <w:t>4</w:t>
      </w:r>
      <w:r w:rsidR="004976BA" w:rsidRPr="004976BA">
        <w:rPr>
          <w:rFonts w:ascii="Arial" w:hAnsi="Arial" w:cs="Arial"/>
          <w:b/>
          <w:bCs/>
          <w:sz w:val="24"/>
          <w:szCs w:val="24"/>
          <w:lang w:val="en-US"/>
        </w:rPr>
        <w:t xml:space="preserve"> Summary of Key Findings</w:t>
      </w:r>
    </w:p>
    <w:p w14:paraId="14F027DB" w14:textId="77777777" w:rsidR="004976BA" w:rsidRPr="004976BA" w:rsidRDefault="004976BA" w:rsidP="00541FCE">
      <w:p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Our comprehensive analysis of remote work's impact on software developers reveals several important patterns:</w:t>
      </w:r>
    </w:p>
    <w:p w14:paraId="5C35C8D6" w14:textId="77777777" w:rsidR="004976BA" w:rsidRPr="004976BA" w:rsidRDefault="004976BA" w:rsidP="00541FCE">
      <w:pPr>
        <w:numPr>
          <w:ilvl w:val="0"/>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Overall Positive Impact:</w:t>
      </w:r>
      <w:r w:rsidRPr="004976BA">
        <w:rPr>
          <w:rFonts w:ascii="Arial" w:hAnsi="Arial" w:cs="Arial"/>
          <w:sz w:val="24"/>
          <w:szCs w:val="24"/>
          <w:lang w:val="en-US"/>
        </w:rPr>
        <w:t xml:space="preserve"> Remote work is generally associated with positive outcomes across multiple metrics, with high remote work participants reporting better performance, motivation, work enjoyment, and creativity compared to low remote work participants.</w:t>
      </w:r>
    </w:p>
    <w:p w14:paraId="16669023" w14:textId="033F71EE" w:rsidR="004976BA" w:rsidRPr="004976BA" w:rsidRDefault="004976BA" w:rsidP="00541FCE">
      <w:pPr>
        <w:numPr>
          <w:ilvl w:val="0"/>
          <w:numId w:val="2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Leadership Role Differences:</w:t>
      </w:r>
      <w:r w:rsidRPr="004976BA">
        <w:rPr>
          <w:rFonts w:ascii="Arial" w:hAnsi="Arial" w:cs="Arial"/>
          <w:sz w:val="24"/>
          <w:szCs w:val="24"/>
          <w:lang w:val="en-US"/>
        </w:rPr>
        <w:t xml:space="preserve"> Managers and </w:t>
      </w:r>
      <w:r w:rsidR="00C31995">
        <w:rPr>
          <w:rFonts w:ascii="Arial" w:hAnsi="Arial" w:cs="Arial"/>
          <w:sz w:val="24"/>
          <w:szCs w:val="24"/>
          <w:lang w:val="en-US"/>
        </w:rPr>
        <w:t>individual contributors</w:t>
      </w:r>
      <w:r w:rsidRPr="004976BA">
        <w:rPr>
          <w:rFonts w:ascii="Arial" w:hAnsi="Arial" w:cs="Arial"/>
          <w:sz w:val="24"/>
          <w:szCs w:val="24"/>
          <w:lang w:val="en-US"/>
        </w:rPr>
        <w:t xml:space="preserve"> experience remote work differently: </w:t>
      </w:r>
    </w:p>
    <w:p w14:paraId="77B452BF" w14:textId="77777777" w:rsidR="004976BA" w:rsidRPr="004976BA" w:rsidRDefault="004976BA" w:rsidP="001F31D0">
      <w:pPr>
        <w:numPr>
          <w:ilvl w:val="1"/>
          <w:numId w:val="55"/>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experience more substantial benefits in team productivity, team milestones, and motivation</w:t>
      </w:r>
    </w:p>
    <w:p w14:paraId="5BD766E4" w14:textId="77777777" w:rsidR="004976BA" w:rsidRPr="004976BA" w:rsidRDefault="004976BA" w:rsidP="001F31D0">
      <w:pPr>
        <w:numPr>
          <w:ilvl w:val="1"/>
          <w:numId w:val="55"/>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also report reduced frustration and task pressure in high remote work settings</w:t>
      </w:r>
    </w:p>
    <w:p w14:paraId="71931C41" w14:textId="5D87F6F2" w:rsidR="004976BA" w:rsidRPr="004976BA" w:rsidRDefault="00C31995" w:rsidP="001F31D0">
      <w:pPr>
        <w:numPr>
          <w:ilvl w:val="1"/>
          <w:numId w:val="5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Individual contributors</w:t>
      </w:r>
      <w:r w:rsidR="004976BA" w:rsidRPr="004976BA">
        <w:rPr>
          <w:rFonts w:ascii="Arial" w:hAnsi="Arial" w:cs="Arial"/>
          <w:sz w:val="24"/>
          <w:szCs w:val="24"/>
          <w:lang w:val="en-US"/>
        </w:rPr>
        <w:t xml:space="preserve"> see more modest benefits in performance and creativity</w:t>
      </w:r>
    </w:p>
    <w:p w14:paraId="33AFEB3E" w14:textId="28846A9D" w:rsidR="004976BA" w:rsidRPr="004976BA" w:rsidRDefault="004976BA" w:rsidP="001F31D0">
      <w:pPr>
        <w:numPr>
          <w:ilvl w:val="1"/>
          <w:numId w:val="55"/>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Coordination issues show opposite effects: </w:t>
      </w:r>
      <w:proofErr w:type="spellStart"/>
      <w:r w:rsidRPr="004976BA">
        <w:rPr>
          <w:rFonts w:ascii="Arial" w:hAnsi="Arial" w:cs="Arial"/>
          <w:sz w:val="24"/>
          <w:szCs w:val="24"/>
          <w:lang w:val="en-US"/>
        </w:rPr>
        <w:t>managers</w:t>
      </w:r>
      <w:proofErr w:type="spellEnd"/>
      <w:r w:rsidRPr="004976BA">
        <w:rPr>
          <w:rFonts w:ascii="Arial" w:hAnsi="Arial" w:cs="Arial"/>
          <w:sz w:val="24"/>
          <w:szCs w:val="24"/>
          <w:lang w:val="en-US"/>
        </w:rPr>
        <w:t xml:space="preserve"> report fewer issues with high remote work, while </w:t>
      </w:r>
      <w:r w:rsidR="00C31995">
        <w:rPr>
          <w:rFonts w:ascii="Arial" w:hAnsi="Arial" w:cs="Arial"/>
          <w:sz w:val="24"/>
          <w:szCs w:val="24"/>
          <w:lang w:val="en-US"/>
        </w:rPr>
        <w:t>individual contributors</w:t>
      </w:r>
      <w:r w:rsidRPr="004976BA">
        <w:rPr>
          <w:rFonts w:ascii="Arial" w:hAnsi="Arial" w:cs="Arial"/>
          <w:sz w:val="24"/>
          <w:szCs w:val="24"/>
          <w:lang w:val="en-US"/>
        </w:rPr>
        <w:t xml:space="preserve"> report</w:t>
      </w:r>
      <w:r w:rsidR="00E63FF9">
        <w:rPr>
          <w:rFonts w:ascii="Arial" w:hAnsi="Arial" w:cs="Arial"/>
          <w:sz w:val="24"/>
          <w:szCs w:val="24"/>
          <w:lang w:val="en-US"/>
        </w:rPr>
        <w:t xml:space="preserve"> the same or</w:t>
      </w:r>
      <w:r w:rsidRPr="004976BA">
        <w:rPr>
          <w:rFonts w:ascii="Arial" w:hAnsi="Arial" w:cs="Arial"/>
          <w:sz w:val="24"/>
          <w:szCs w:val="24"/>
          <w:lang w:val="en-US"/>
        </w:rPr>
        <w:t xml:space="preserve"> more</w:t>
      </w:r>
    </w:p>
    <w:p w14:paraId="2D60783D" w14:textId="77777777" w:rsidR="004976BA" w:rsidRPr="004976BA" w:rsidRDefault="004976BA" w:rsidP="00541FCE">
      <w:pPr>
        <w:numPr>
          <w:ilvl w:val="0"/>
          <w:numId w:val="28"/>
        </w:numPr>
        <w:autoSpaceDE w:val="0"/>
        <w:autoSpaceDN w:val="0"/>
        <w:adjustRightInd w:val="0"/>
        <w:spacing w:after="0" w:line="240" w:lineRule="auto"/>
        <w:jc w:val="both"/>
        <w:rPr>
          <w:rFonts w:ascii="Arial" w:hAnsi="Arial" w:cs="Arial"/>
          <w:b/>
          <w:bCs/>
          <w:sz w:val="24"/>
          <w:szCs w:val="24"/>
          <w:lang w:val="es-419"/>
        </w:rPr>
      </w:pPr>
      <w:r w:rsidRPr="004976BA">
        <w:rPr>
          <w:rFonts w:ascii="Arial" w:hAnsi="Arial" w:cs="Arial"/>
          <w:b/>
          <w:bCs/>
          <w:sz w:val="24"/>
          <w:szCs w:val="24"/>
          <w:lang w:val="es-419"/>
        </w:rPr>
        <w:t xml:space="preserve">Country </w:t>
      </w:r>
      <w:proofErr w:type="spellStart"/>
      <w:r w:rsidRPr="004976BA">
        <w:rPr>
          <w:rFonts w:ascii="Arial" w:hAnsi="Arial" w:cs="Arial"/>
          <w:b/>
          <w:bCs/>
          <w:sz w:val="24"/>
          <w:szCs w:val="24"/>
          <w:lang w:val="es-419"/>
        </w:rPr>
        <w:t>Differences</w:t>
      </w:r>
      <w:proofErr w:type="spellEnd"/>
      <w:r w:rsidRPr="004976BA">
        <w:rPr>
          <w:rFonts w:ascii="Arial" w:hAnsi="Arial" w:cs="Arial"/>
          <w:b/>
          <w:bCs/>
          <w:sz w:val="24"/>
          <w:szCs w:val="24"/>
          <w:lang w:val="es-419"/>
        </w:rPr>
        <w:t xml:space="preserve">: </w:t>
      </w:r>
    </w:p>
    <w:p w14:paraId="68F18F1B" w14:textId="503E3C1D" w:rsidR="004976BA" w:rsidRPr="004976BA" w:rsidRDefault="004976BA" w:rsidP="001F31D0">
      <w:pPr>
        <w:numPr>
          <w:ilvl w:val="1"/>
          <w:numId w:val="54"/>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Spain shows significant improvements in performance with high remote work</w:t>
      </w:r>
      <w:r w:rsidR="004B3A14">
        <w:rPr>
          <w:rFonts w:ascii="Arial" w:hAnsi="Arial" w:cs="Arial"/>
          <w:sz w:val="24"/>
          <w:szCs w:val="24"/>
          <w:lang w:val="en-US"/>
        </w:rPr>
        <w:t xml:space="preserve">, </w:t>
      </w:r>
      <w:r w:rsidR="00B02F82">
        <w:rPr>
          <w:rFonts w:ascii="Arial" w:hAnsi="Arial" w:cs="Arial"/>
          <w:sz w:val="24"/>
          <w:szCs w:val="24"/>
          <w:lang w:val="en-US"/>
        </w:rPr>
        <w:t>especially</w:t>
      </w:r>
      <w:r w:rsidR="00CE2BB4">
        <w:rPr>
          <w:rFonts w:ascii="Arial" w:hAnsi="Arial" w:cs="Arial"/>
          <w:sz w:val="24"/>
          <w:szCs w:val="24"/>
          <w:lang w:val="en-US"/>
        </w:rPr>
        <w:t xml:space="preserve"> for Managerial roles</w:t>
      </w:r>
    </w:p>
    <w:p w14:paraId="160BDB93" w14:textId="17CF4541" w:rsidR="004976BA" w:rsidRPr="004976BA" w:rsidRDefault="004976BA" w:rsidP="001F31D0">
      <w:pPr>
        <w:numPr>
          <w:ilvl w:val="1"/>
          <w:numId w:val="54"/>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Mexico shows significant improvements in motivation</w:t>
      </w:r>
      <w:r w:rsidR="00CE2BB4">
        <w:rPr>
          <w:rFonts w:ascii="Arial" w:hAnsi="Arial" w:cs="Arial"/>
          <w:sz w:val="24"/>
          <w:szCs w:val="24"/>
          <w:lang w:val="en-US"/>
        </w:rPr>
        <w:t xml:space="preserve"> for both Managerial and individual </w:t>
      </w:r>
      <w:r w:rsidR="00B02F82">
        <w:rPr>
          <w:rFonts w:ascii="Arial" w:hAnsi="Arial" w:cs="Arial"/>
          <w:sz w:val="24"/>
          <w:szCs w:val="24"/>
          <w:lang w:val="en-US"/>
        </w:rPr>
        <w:t>contributor’s</w:t>
      </w:r>
      <w:r w:rsidR="00CE2BB4">
        <w:rPr>
          <w:rFonts w:ascii="Arial" w:hAnsi="Arial" w:cs="Arial"/>
          <w:sz w:val="24"/>
          <w:szCs w:val="24"/>
          <w:lang w:val="en-US"/>
        </w:rPr>
        <w:t xml:space="preserve"> roles</w:t>
      </w:r>
    </w:p>
    <w:p w14:paraId="12A856F3" w14:textId="77777777" w:rsidR="004976BA" w:rsidRPr="004976BA" w:rsidRDefault="004976BA" w:rsidP="00541FCE">
      <w:pPr>
        <w:numPr>
          <w:ilvl w:val="0"/>
          <w:numId w:val="28"/>
        </w:numPr>
        <w:autoSpaceDE w:val="0"/>
        <w:autoSpaceDN w:val="0"/>
        <w:adjustRightInd w:val="0"/>
        <w:spacing w:after="0" w:line="240" w:lineRule="auto"/>
        <w:jc w:val="both"/>
        <w:rPr>
          <w:rFonts w:ascii="Arial" w:hAnsi="Arial" w:cs="Arial"/>
          <w:b/>
          <w:bCs/>
          <w:sz w:val="24"/>
          <w:szCs w:val="24"/>
          <w:lang w:val="es-419"/>
        </w:rPr>
      </w:pPr>
      <w:proofErr w:type="spellStart"/>
      <w:r w:rsidRPr="1F1470BD">
        <w:rPr>
          <w:rFonts w:ascii="Arial" w:hAnsi="Arial" w:cs="Arial"/>
          <w:b/>
          <w:bCs/>
          <w:sz w:val="24"/>
          <w:szCs w:val="24"/>
          <w:lang w:val="es-419"/>
        </w:rPr>
        <w:t>Gender</w:t>
      </w:r>
      <w:proofErr w:type="spellEnd"/>
      <w:r w:rsidRPr="1F1470BD">
        <w:rPr>
          <w:rFonts w:ascii="Arial" w:hAnsi="Arial" w:cs="Arial"/>
          <w:b/>
          <w:bCs/>
          <w:sz w:val="24"/>
          <w:szCs w:val="24"/>
          <w:lang w:val="es-419"/>
        </w:rPr>
        <w:t xml:space="preserve"> </w:t>
      </w:r>
      <w:proofErr w:type="spellStart"/>
      <w:r w:rsidRPr="1F1470BD">
        <w:rPr>
          <w:rFonts w:ascii="Arial" w:hAnsi="Arial" w:cs="Arial"/>
          <w:b/>
          <w:bCs/>
          <w:sz w:val="24"/>
          <w:szCs w:val="24"/>
          <w:lang w:val="es-419"/>
        </w:rPr>
        <w:t>Differences</w:t>
      </w:r>
      <w:proofErr w:type="spellEnd"/>
      <w:r w:rsidRPr="1F1470BD">
        <w:rPr>
          <w:rFonts w:ascii="Arial" w:hAnsi="Arial" w:cs="Arial"/>
          <w:b/>
          <w:bCs/>
          <w:sz w:val="24"/>
          <w:szCs w:val="24"/>
          <w:lang w:val="es-419"/>
        </w:rPr>
        <w:t xml:space="preserve">: </w:t>
      </w:r>
    </w:p>
    <w:p w14:paraId="5F1C5EC0" w14:textId="77777777" w:rsidR="004976BA" w:rsidRPr="00B02F82" w:rsidRDefault="004976BA" w:rsidP="00B02F82">
      <w:pPr>
        <w:pStyle w:val="ListParagraph"/>
        <w:numPr>
          <w:ilvl w:val="1"/>
          <w:numId w:val="53"/>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Males show significant benefits across 23 metrics, while females show no statistically significant effects</w:t>
      </w:r>
    </w:p>
    <w:p w14:paraId="5E6BC79C" w14:textId="77777777" w:rsidR="004976BA" w:rsidRPr="00B02F82" w:rsidRDefault="004976BA" w:rsidP="00B02F82">
      <w:pPr>
        <w:pStyle w:val="ListParagraph"/>
        <w:numPr>
          <w:ilvl w:val="1"/>
          <w:numId w:val="53"/>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Male managers receive the strongest benefits from remote work, with dramatic improvements in performance (+0.97), team productivity (+1.47), and motivation (+1.25)</w:t>
      </w:r>
    </w:p>
    <w:p w14:paraId="67D5A009" w14:textId="6B49A308" w:rsidR="004976BA" w:rsidRPr="00B02F82" w:rsidRDefault="004976BA" w:rsidP="00B02F82">
      <w:pPr>
        <w:pStyle w:val="ListParagraph"/>
        <w:numPr>
          <w:ilvl w:val="1"/>
          <w:numId w:val="53"/>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 xml:space="preserve">Female </w:t>
      </w:r>
      <w:r w:rsidR="00C31995" w:rsidRPr="00B02F82">
        <w:rPr>
          <w:rFonts w:ascii="Arial" w:hAnsi="Arial" w:cs="Arial"/>
          <w:sz w:val="24"/>
          <w:szCs w:val="24"/>
          <w:lang w:val="en-US"/>
        </w:rPr>
        <w:t>individual contributors</w:t>
      </w:r>
      <w:r w:rsidRPr="00B02F82">
        <w:rPr>
          <w:rFonts w:ascii="Arial" w:hAnsi="Arial" w:cs="Arial"/>
          <w:sz w:val="24"/>
          <w:szCs w:val="24"/>
          <w:lang w:val="en-US"/>
        </w:rPr>
        <w:t xml:space="preserve"> report decreased team productivity (-0.22) in remote settings, contrasting with males' positive experience</w:t>
      </w:r>
    </w:p>
    <w:p w14:paraId="0969567C" w14:textId="77777777" w:rsidR="004976BA" w:rsidRPr="00B02F82" w:rsidRDefault="004976BA" w:rsidP="00B02F82">
      <w:pPr>
        <w:pStyle w:val="ListParagraph"/>
        <w:numPr>
          <w:ilvl w:val="1"/>
          <w:numId w:val="53"/>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Work-life balance improvements are stronger for male managers (+0.61) than for other groups</w:t>
      </w:r>
    </w:p>
    <w:p w14:paraId="29278507" w14:textId="77777777" w:rsidR="004976BA" w:rsidRPr="00B02F82" w:rsidRDefault="004976BA" w:rsidP="00B02F82">
      <w:pPr>
        <w:pStyle w:val="ListParagraph"/>
        <w:numPr>
          <w:ilvl w:val="1"/>
          <w:numId w:val="53"/>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Remote work appears to particularly benefit males in leadership positions, suggesting potential gender disparities in remote work experiences</w:t>
      </w:r>
    </w:p>
    <w:p w14:paraId="6C2716F0" w14:textId="77777777" w:rsidR="004976BA" w:rsidRPr="004976BA" w:rsidRDefault="004976BA" w:rsidP="00541FCE">
      <w:pPr>
        <w:numPr>
          <w:ilvl w:val="0"/>
          <w:numId w:val="28"/>
        </w:numPr>
        <w:autoSpaceDE w:val="0"/>
        <w:autoSpaceDN w:val="0"/>
        <w:adjustRightInd w:val="0"/>
        <w:spacing w:after="0" w:line="240" w:lineRule="auto"/>
        <w:jc w:val="both"/>
        <w:rPr>
          <w:rFonts w:ascii="Arial" w:hAnsi="Arial" w:cs="Arial"/>
          <w:b/>
          <w:bCs/>
          <w:sz w:val="24"/>
          <w:szCs w:val="24"/>
          <w:lang w:val="es-419"/>
        </w:rPr>
      </w:pPr>
      <w:proofErr w:type="spellStart"/>
      <w:r w:rsidRPr="004976BA">
        <w:rPr>
          <w:rFonts w:ascii="Arial" w:hAnsi="Arial" w:cs="Arial"/>
          <w:b/>
          <w:bCs/>
          <w:sz w:val="24"/>
          <w:szCs w:val="24"/>
          <w:lang w:val="es-419"/>
        </w:rPr>
        <w:t>Gender-Leadership</w:t>
      </w:r>
      <w:proofErr w:type="spellEnd"/>
      <w:r w:rsidRPr="004976BA">
        <w:rPr>
          <w:rFonts w:ascii="Arial" w:hAnsi="Arial" w:cs="Arial"/>
          <w:b/>
          <w:bCs/>
          <w:sz w:val="24"/>
          <w:szCs w:val="24"/>
          <w:lang w:val="es-419"/>
        </w:rPr>
        <w:t xml:space="preserve"> </w:t>
      </w:r>
      <w:proofErr w:type="spellStart"/>
      <w:r w:rsidRPr="004976BA">
        <w:rPr>
          <w:rFonts w:ascii="Arial" w:hAnsi="Arial" w:cs="Arial"/>
          <w:b/>
          <w:bCs/>
          <w:sz w:val="24"/>
          <w:szCs w:val="24"/>
          <w:lang w:val="es-419"/>
        </w:rPr>
        <w:t>Interactions</w:t>
      </w:r>
      <w:proofErr w:type="spellEnd"/>
      <w:r w:rsidRPr="004976BA">
        <w:rPr>
          <w:rFonts w:ascii="Arial" w:hAnsi="Arial" w:cs="Arial"/>
          <w:b/>
          <w:bCs/>
          <w:sz w:val="24"/>
          <w:szCs w:val="24"/>
          <w:lang w:val="es-419"/>
        </w:rPr>
        <w:t xml:space="preserve">: </w:t>
      </w:r>
    </w:p>
    <w:p w14:paraId="32A7D446" w14:textId="3F3345AE" w:rsidR="004976BA" w:rsidRPr="004976BA" w:rsidRDefault="004976BA" w:rsidP="00A640D3">
      <w:pPr>
        <w:numPr>
          <w:ilvl w:val="1"/>
          <w:numId w:val="5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Leadership role amplifies remote work benefits for males, with male managers showing effects 2-3 times stronger than male </w:t>
      </w:r>
      <w:r w:rsidR="00C31995">
        <w:rPr>
          <w:rFonts w:ascii="Arial" w:hAnsi="Arial" w:cs="Arial"/>
          <w:sz w:val="24"/>
          <w:szCs w:val="24"/>
          <w:lang w:val="en-US"/>
        </w:rPr>
        <w:t>individual contributors</w:t>
      </w:r>
    </w:p>
    <w:p w14:paraId="6B87483C" w14:textId="77777777" w:rsidR="004976BA" w:rsidRPr="004976BA" w:rsidRDefault="004976BA" w:rsidP="00A640D3">
      <w:pPr>
        <w:numPr>
          <w:ilvl w:val="1"/>
          <w:numId w:val="5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Male </w:t>
      </w:r>
      <w:proofErr w:type="spellStart"/>
      <w:r w:rsidRPr="004976BA">
        <w:rPr>
          <w:rFonts w:ascii="Arial" w:hAnsi="Arial" w:cs="Arial"/>
          <w:sz w:val="24"/>
          <w:szCs w:val="24"/>
          <w:lang w:val="en-US"/>
        </w:rPr>
        <w:t>managers</w:t>
      </w:r>
      <w:proofErr w:type="spellEnd"/>
      <w:r w:rsidRPr="004976BA">
        <w:rPr>
          <w:rFonts w:ascii="Arial" w:hAnsi="Arial" w:cs="Arial"/>
          <w:sz w:val="24"/>
          <w:szCs w:val="24"/>
          <w:lang w:val="en-US"/>
        </w:rPr>
        <w:t xml:space="preserve"> report the largest reductions in stress level (-0.69) and task pressure (-0.53), indicating remote work particularly alleviates pressure for men in leadership</w:t>
      </w:r>
    </w:p>
    <w:p w14:paraId="3FEB1896" w14:textId="77777777" w:rsidR="004976BA" w:rsidRPr="004976BA" w:rsidRDefault="004976BA" w:rsidP="00A640D3">
      <w:pPr>
        <w:numPr>
          <w:ilvl w:val="1"/>
          <w:numId w:val="5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lastRenderedPageBreak/>
        <w:t>Female employees show more modest and largely non-significant benefits from remote work compared to their male counterparts</w:t>
      </w:r>
    </w:p>
    <w:p w14:paraId="391B16D2" w14:textId="77777777" w:rsidR="004976BA" w:rsidRPr="004976BA" w:rsidRDefault="004976BA" w:rsidP="00A640D3">
      <w:pPr>
        <w:numPr>
          <w:ilvl w:val="1"/>
          <w:numId w:val="5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The lack of sufficient data for female managers represents an important gap in understanding how women in leadership experience remote work</w:t>
      </w:r>
    </w:p>
    <w:p w14:paraId="4D1343A4" w14:textId="77777777" w:rsidR="00A231F6" w:rsidRDefault="00A231F6" w:rsidP="00541FCE">
      <w:pPr>
        <w:autoSpaceDE w:val="0"/>
        <w:autoSpaceDN w:val="0"/>
        <w:adjustRightInd w:val="0"/>
        <w:spacing w:after="0" w:line="240" w:lineRule="auto"/>
        <w:jc w:val="both"/>
        <w:rPr>
          <w:rFonts w:ascii="Arial" w:hAnsi="Arial" w:cs="Arial"/>
          <w:sz w:val="24"/>
          <w:szCs w:val="24"/>
          <w:lang w:val="en-US"/>
        </w:rPr>
      </w:pPr>
    </w:p>
    <w:p w14:paraId="5F475872" w14:textId="1C85C8FF" w:rsidR="004976BA" w:rsidRDefault="004976BA" w:rsidP="00541FCE">
      <w:p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These findings suggest that remote work generally enhances software developers' well-being and performance, but the magnitude and nature of these benefits vary considerably based on leadership role</w:t>
      </w:r>
      <w:r w:rsidR="006F7E6B">
        <w:rPr>
          <w:rFonts w:ascii="Arial" w:hAnsi="Arial" w:cs="Arial"/>
          <w:sz w:val="24"/>
          <w:szCs w:val="24"/>
          <w:lang w:val="en-US"/>
        </w:rPr>
        <w:t xml:space="preserve">, </w:t>
      </w:r>
      <w:r w:rsidRPr="1F1470BD">
        <w:rPr>
          <w:rFonts w:ascii="Arial" w:hAnsi="Arial" w:cs="Arial"/>
          <w:sz w:val="24"/>
          <w:szCs w:val="24"/>
          <w:lang w:val="en-US"/>
        </w:rPr>
        <w:t>country, and gender. The gender-leadership interactions reveal that remote work is not experienced uniformly across demographic combinations, with male managers benefiting most substantially. These variations have important implications for how organizations design and implement remote work policies to ensure equitable benefits across all employee groups.</w:t>
      </w:r>
    </w:p>
    <w:p w14:paraId="04146745" w14:textId="77777777" w:rsidR="006F7E6B" w:rsidRDefault="006F7E6B" w:rsidP="00541FCE">
      <w:pPr>
        <w:autoSpaceDE w:val="0"/>
        <w:autoSpaceDN w:val="0"/>
        <w:adjustRightInd w:val="0"/>
        <w:spacing w:after="0" w:line="240" w:lineRule="auto"/>
        <w:jc w:val="both"/>
        <w:rPr>
          <w:rFonts w:ascii="Arial" w:hAnsi="Arial" w:cs="Arial"/>
          <w:sz w:val="24"/>
          <w:szCs w:val="24"/>
          <w:lang w:val="en-US"/>
        </w:rPr>
      </w:pPr>
    </w:p>
    <w:p w14:paraId="3FE74F09" w14:textId="735FA452" w:rsidR="006F7E6B" w:rsidRDefault="006F7E6B" w:rsidP="006F7E6B">
      <w:pPr>
        <w:autoSpaceDE w:val="0"/>
        <w:autoSpaceDN w:val="0"/>
        <w:adjustRightInd w:val="0"/>
        <w:spacing w:after="0" w:line="240" w:lineRule="auto"/>
        <w:jc w:val="both"/>
        <w:rPr>
          <w:rFonts w:ascii="Arial" w:hAnsi="Arial" w:cs="Arial"/>
          <w:b/>
          <w:bCs/>
          <w:sz w:val="24"/>
          <w:szCs w:val="24"/>
          <w:lang w:val="en-US"/>
        </w:rPr>
      </w:pPr>
      <w:r w:rsidRPr="006F7E6B">
        <w:rPr>
          <w:rFonts w:ascii="Arial" w:hAnsi="Arial" w:cs="Arial"/>
          <w:b/>
          <w:bCs/>
          <w:sz w:val="24"/>
          <w:szCs w:val="24"/>
          <w:lang w:val="en-US"/>
        </w:rPr>
        <w:t xml:space="preserve">5. </w:t>
      </w:r>
      <w:r>
        <w:rPr>
          <w:rFonts w:ascii="Arial" w:hAnsi="Arial" w:cs="Arial"/>
          <w:b/>
          <w:bCs/>
          <w:sz w:val="24"/>
          <w:szCs w:val="24"/>
          <w:lang w:val="en-US"/>
        </w:rPr>
        <w:t xml:space="preserve">Integration with </w:t>
      </w:r>
      <w:r w:rsidR="00F96D26">
        <w:rPr>
          <w:rFonts w:ascii="Arial" w:hAnsi="Arial" w:cs="Arial"/>
          <w:b/>
          <w:bCs/>
          <w:sz w:val="24"/>
          <w:szCs w:val="24"/>
          <w:lang w:val="en-US"/>
        </w:rPr>
        <w:t xml:space="preserve">Local </w:t>
      </w:r>
      <w:r>
        <w:rPr>
          <w:rFonts w:ascii="Arial" w:hAnsi="Arial" w:cs="Arial"/>
          <w:b/>
          <w:bCs/>
          <w:sz w:val="24"/>
          <w:szCs w:val="24"/>
          <w:lang w:val="en-US"/>
        </w:rPr>
        <w:t>Qualitative Research</w:t>
      </w:r>
    </w:p>
    <w:p w14:paraId="4D217F54" w14:textId="77777777" w:rsidR="00CA3DC5" w:rsidRDefault="00CA3DC5" w:rsidP="006F7E6B">
      <w:pPr>
        <w:autoSpaceDE w:val="0"/>
        <w:autoSpaceDN w:val="0"/>
        <w:adjustRightInd w:val="0"/>
        <w:spacing w:after="0" w:line="240" w:lineRule="auto"/>
        <w:jc w:val="both"/>
        <w:rPr>
          <w:rFonts w:ascii="Arial" w:hAnsi="Arial" w:cs="Arial"/>
          <w:b/>
          <w:bCs/>
          <w:sz w:val="24"/>
          <w:szCs w:val="24"/>
          <w:lang w:val="en-US"/>
        </w:rPr>
      </w:pPr>
    </w:p>
    <w:p w14:paraId="517C02E8" w14:textId="55B62C02" w:rsidR="00CA3DC5" w:rsidRPr="00CA3DC5" w:rsidRDefault="00CA3DC5" w:rsidP="00CC5398">
      <w:pPr>
        <w:autoSpaceDE w:val="0"/>
        <w:autoSpaceDN w:val="0"/>
        <w:adjustRightInd w:val="0"/>
        <w:spacing w:after="0" w:line="240" w:lineRule="auto"/>
        <w:ind w:firstLine="708"/>
        <w:jc w:val="both"/>
        <w:rPr>
          <w:rFonts w:ascii="Arial" w:hAnsi="Arial" w:cs="Arial"/>
          <w:sz w:val="24"/>
          <w:szCs w:val="24"/>
          <w:lang w:val="en-US"/>
        </w:rPr>
      </w:pPr>
      <w:r w:rsidRPr="00CA3DC5">
        <w:rPr>
          <w:rFonts w:ascii="Arial" w:hAnsi="Arial" w:cs="Arial"/>
          <w:sz w:val="24"/>
          <w:szCs w:val="24"/>
          <w:lang w:val="en-US"/>
        </w:rPr>
        <w:t xml:space="preserve">Our quantitative findings show convergence with qualitative insights from previous research conducted with Colombian software </w:t>
      </w:r>
      <w:r>
        <w:rPr>
          <w:rFonts w:ascii="Arial" w:hAnsi="Arial" w:cs="Arial"/>
          <w:sz w:val="24"/>
          <w:szCs w:val="24"/>
          <w:lang w:val="en-US"/>
        </w:rPr>
        <w:t>professionals</w:t>
      </w:r>
      <w:r w:rsidRPr="00CA3DC5">
        <w:rPr>
          <w:rFonts w:ascii="Arial" w:hAnsi="Arial" w:cs="Arial"/>
          <w:sz w:val="24"/>
          <w:szCs w:val="24"/>
          <w:lang w:val="en-US"/>
        </w:rPr>
        <w:t xml:space="preserve"> (Castrill</w:t>
      </w:r>
      <w:r>
        <w:rPr>
          <w:rFonts w:ascii="Arial" w:hAnsi="Arial" w:cs="Arial"/>
          <w:sz w:val="24"/>
          <w:szCs w:val="24"/>
          <w:lang w:val="en-US"/>
        </w:rPr>
        <w:t>o</w:t>
      </w:r>
      <w:r w:rsidRPr="00CA3DC5">
        <w:rPr>
          <w:rFonts w:ascii="Arial" w:hAnsi="Arial" w:cs="Arial"/>
          <w:sz w:val="24"/>
          <w:szCs w:val="24"/>
          <w:lang w:val="en-US"/>
        </w:rPr>
        <w:t>n et al., 2024). This convergence strengthens the validity of our role-based findings by providing triangulation between quantitative patterns and developers' reported experiences.</w:t>
      </w:r>
    </w:p>
    <w:p w14:paraId="5C6961EA" w14:textId="77777777" w:rsidR="00CC5398" w:rsidRDefault="00CC5398" w:rsidP="00CA3DC5">
      <w:pPr>
        <w:autoSpaceDE w:val="0"/>
        <w:autoSpaceDN w:val="0"/>
        <w:adjustRightInd w:val="0"/>
        <w:spacing w:after="0" w:line="240" w:lineRule="auto"/>
        <w:jc w:val="both"/>
        <w:rPr>
          <w:rFonts w:ascii="Arial" w:hAnsi="Arial" w:cs="Arial"/>
          <w:sz w:val="24"/>
          <w:szCs w:val="24"/>
          <w:lang w:val="en-US"/>
        </w:rPr>
      </w:pPr>
    </w:p>
    <w:p w14:paraId="1D8852BA" w14:textId="475ACD9B" w:rsidR="00CA3DC5" w:rsidRDefault="00257967" w:rsidP="00CC5398">
      <w:pPr>
        <w:autoSpaceDE w:val="0"/>
        <w:autoSpaceDN w:val="0"/>
        <w:adjustRightInd w:val="0"/>
        <w:spacing w:after="0" w:line="240" w:lineRule="auto"/>
        <w:ind w:firstLine="708"/>
        <w:jc w:val="both"/>
        <w:rPr>
          <w:rFonts w:ascii="Arial" w:hAnsi="Arial" w:cs="Arial"/>
          <w:sz w:val="24"/>
          <w:szCs w:val="24"/>
          <w:lang w:val="en-US"/>
        </w:rPr>
      </w:pPr>
      <w:r w:rsidRPr="00257967">
        <w:rPr>
          <w:rFonts w:ascii="Arial" w:hAnsi="Arial" w:cs="Arial"/>
          <w:b/>
          <w:bCs/>
          <w:sz w:val="24"/>
          <w:szCs w:val="24"/>
          <w:lang w:val="en-US"/>
        </w:rPr>
        <w:t>For managers:</w:t>
      </w:r>
      <w:r>
        <w:rPr>
          <w:rFonts w:ascii="Arial" w:hAnsi="Arial" w:cs="Arial"/>
          <w:sz w:val="24"/>
          <w:szCs w:val="24"/>
          <w:lang w:val="en-US"/>
        </w:rPr>
        <w:t xml:space="preserve"> </w:t>
      </w:r>
      <w:r w:rsidR="00CA3DC5" w:rsidRPr="00CA3DC5">
        <w:rPr>
          <w:rFonts w:ascii="Arial" w:hAnsi="Arial" w:cs="Arial"/>
          <w:sz w:val="24"/>
          <w:szCs w:val="24"/>
          <w:lang w:val="en-US"/>
        </w:rPr>
        <w:t>The large quantitative effects we observed for managers (+1.30 motivation, +1.34 team milestones, -1.04 coordination issues) align with qualitative reports from Colombian focus groups where managers mentioned feeling more empowered and efficient in remote settings. The qualitative data provides context for why these benefits occur, with managers reporting better focus time, reduced meeting interruptions, and enhanced strategic thinking capabilities in remote environments.</w:t>
      </w:r>
    </w:p>
    <w:p w14:paraId="376AF018" w14:textId="77777777" w:rsidR="00257967" w:rsidRPr="00CA3DC5" w:rsidRDefault="00257967" w:rsidP="00CC5398">
      <w:pPr>
        <w:autoSpaceDE w:val="0"/>
        <w:autoSpaceDN w:val="0"/>
        <w:adjustRightInd w:val="0"/>
        <w:spacing w:after="0" w:line="240" w:lineRule="auto"/>
        <w:ind w:firstLine="708"/>
        <w:jc w:val="both"/>
        <w:rPr>
          <w:rFonts w:ascii="Arial" w:hAnsi="Arial" w:cs="Arial"/>
          <w:sz w:val="24"/>
          <w:szCs w:val="24"/>
          <w:lang w:val="en-US"/>
        </w:rPr>
      </w:pPr>
    </w:p>
    <w:p w14:paraId="11DA7840" w14:textId="24171CE5" w:rsidR="00CA3DC5" w:rsidRPr="00CA3DC5" w:rsidRDefault="00257967" w:rsidP="00257967">
      <w:pPr>
        <w:autoSpaceDE w:val="0"/>
        <w:autoSpaceDN w:val="0"/>
        <w:adjustRightInd w:val="0"/>
        <w:spacing w:after="0" w:line="240" w:lineRule="auto"/>
        <w:ind w:firstLine="708"/>
        <w:jc w:val="both"/>
        <w:rPr>
          <w:rFonts w:ascii="Arial" w:hAnsi="Arial" w:cs="Arial"/>
          <w:sz w:val="24"/>
          <w:szCs w:val="24"/>
          <w:lang w:val="en-US"/>
        </w:rPr>
      </w:pPr>
      <w:r w:rsidRPr="00257967">
        <w:rPr>
          <w:rFonts w:ascii="Arial" w:hAnsi="Arial" w:cs="Arial"/>
          <w:b/>
          <w:bCs/>
          <w:sz w:val="24"/>
          <w:szCs w:val="24"/>
          <w:lang w:val="en-US"/>
        </w:rPr>
        <w:t>For Individual contributors</w:t>
      </w:r>
      <w:r w:rsidR="00CA3DC5" w:rsidRPr="00CA3DC5">
        <w:rPr>
          <w:rFonts w:ascii="Arial" w:hAnsi="Arial" w:cs="Arial"/>
          <w:b/>
          <w:bCs/>
          <w:sz w:val="24"/>
          <w:szCs w:val="24"/>
          <w:lang w:val="en-US"/>
        </w:rPr>
        <w:t>:</w:t>
      </w:r>
      <w:r w:rsidR="00CA3DC5" w:rsidRPr="00CA3DC5">
        <w:rPr>
          <w:rFonts w:ascii="Arial" w:hAnsi="Arial" w:cs="Arial"/>
          <w:sz w:val="24"/>
          <w:szCs w:val="24"/>
          <w:lang w:val="en-US"/>
        </w:rPr>
        <w:t xml:space="preserve"> Our finding that individual contributors report more leadership problems (+0.30 points) and smaller benefits overall corresponds with Colombian focus group participants who mentioned feeling disconnected from leadership and experiencing reduced mentoring opportunities in remote settings. The qualitative research provides important context for understanding why individual contributors face these challenges, including reduced informal interactions and fewer opportunities for spontaneous collaboration.</w:t>
      </w:r>
    </w:p>
    <w:p w14:paraId="0F3FC24E" w14:textId="77777777" w:rsidR="00784B5D" w:rsidRDefault="00784B5D" w:rsidP="00CA3DC5">
      <w:pPr>
        <w:autoSpaceDE w:val="0"/>
        <w:autoSpaceDN w:val="0"/>
        <w:adjustRightInd w:val="0"/>
        <w:spacing w:after="0" w:line="240" w:lineRule="auto"/>
        <w:jc w:val="both"/>
        <w:rPr>
          <w:rFonts w:ascii="Arial" w:hAnsi="Arial" w:cs="Arial"/>
          <w:sz w:val="24"/>
          <w:szCs w:val="24"/>
          <w:lang w:val="en-US"/>
        </w:rPr>
      </w:pPr>
    </w:p>
    <w:p w14:paraId="0543D817" w14:textId="4CA99EBF" w:rsidR="00CA3DC5" w:rsidRPr="00CA3DC5" w:rsidRDefault="00784B5D" w:rsidP="00784B5D">
      <w:pPr>
        <w:autoSpaceDE w:val="0"/>
        <w:autoSpaceDN w:val="0"/>
        <w:adjustRightInd w:val="0"/>
        <w:spacing w:after="0" w:line="240" w:lineRule="auto"/>
        <w:ind w:firstLine="360"/>
        <w:jc w:val="both"/>
        <w:rPr>
          <w:rFonts w:ascii="Arial" w:hAnsi="Arial" w:cs="Arial"/>
          <w:sz w:val="24"/>
          <w:szCs w:val="24"/>
          <w:lang w:val="en-US"/>
        </w:rPr>
      </w:pPr>
      <w:r w:rsidRPr="00784B5D">
        <w:rPr>
          <w:rFonts w:ascii="Arial" w:hAnsi="Arial" w:cs="Arial"/>
          <w:b/>
          <w:bCs/>
          <w:sz w:val="24"/>
          <w:szCs w:val="24"/>
          <w:lang w:val="en-US"/>
        </w:rPr>
        <w:t>For both groups:</w:t>
      </w:r>
      <w:r>
        <w:rPr>
          <w:rFonts w:ascii="Arial" w:hAnsi="Arial" w:cs="Arial"/>
          <w:b/>
          <w:bCs/>
          <w:sz w:val="24"/>
          <w:szCs w:val="24"/>
          <w:lang w:val="en-US"/>
        </w:rPr>
        <w:t xml:space="preserve"> </w:t>
      </w:r>
      <w:r w:rsidR="00CA3DC5" w:rsidRPr="00CA3DC5">
        <w:rPr>
          <w:rFonts w:ascii="Arial" w:hAnsi="Arial" w:cs="Arial"/>
          <w:sz w:val="24"/>
          <w:szCs w:val="24"/>
          <w:lang w:val="en-US"/>
        </w:rPr>
        <w:t>Several variables that showed significant role-based differences in our statistical analysis were also prominent themes in the Colombian qualitative research:</w:t>
      </w:r>
    </w:p>
    <w:p w14:paraId="16C59D9C" w14:textId="77777777" w:rsidR="00CA3DC5" w:rsidRPr="00CA3DC5" w:rsidRDefault="00CA3DC5" w:rsidP="00CA3DC5">
      <w:pPr>
        <w:numPr>
          <w:ilvl w:val="0"/>
          <w:numId w:val="51"/>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Coordination challenges for individual contributors were mentioned frequently in focus groups</w:t>
      </w:r>
    </w:p>
    <w:p w14:paraId="363C2671" w14:textId="77777777" w:rsidR="00CA3DC5" w:rsidRPr="00CA3DC5" w:rsidRDefault="00CA3DC5" w:rsidP="00CA3DC5">
      <w:pPr>
        <w:numPr>
          <w:ilvl w:val="0"/>
          <w:numId w:val="51"/>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Enhanced problem-solving for managers was noted as a recurring theme</w:t>
      </w:r>
    </w:p>
    <w:p w14:paraId="3C9B7C71" w14:textId="77777777" w:rsidR="00CA3DC5" w:rsidRPr="00CA3DC5" w:rsidRDefault="00CA3DC5" w:rsidP="00CA3DC5">
      <w:pPr>
        <w:numPr>
          <w:ilvl w:val="0"/>
          <w:numId w:val="51"/>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Communication issues varying by role were identified as a central concern</w:t>
      </w:r>
    </w:p>
    <w:p w14:paraId="4D72E8FD" w14:textId="0FD0DA8F" w:rsidR="00CA3DC5" w:rsidRPr="00F96D26" w:rsidRDefault="00CA3DC5" w:rsidP="006F7E6B">
      <w:pPr>
        <w:numPr>
          <w:ilvl w:val="0"/>
          <w:numId w:val="51"/>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Motivation differences between hierarchical levels were discussed extensively</w:t>
      </w:r>
    </w:p>
    <w:p w14:paraId="2526D258" w14:textId="77777777" w:rsidR="00701DB6" w:rsidRDefault="00701DB6" w:rsidP="00541FCE">
      <w:pPr>
        <w:autoSpaceDE w:val="0"/>
        <w:autoSpaceDN w:val="0"/>
        <w:adjustRightInd w:val="0"/>
        <w:spacing w:after="0" w:line="240" w:lineRule="auto"/>
        <w:jc w:val="both"/>
        <w:rPr>
          <w:rFonts w:ascii="Arial" w:hAnsi="Arial" w:cs="Arial"/>
          <w:sz w:val="24"/>
          <w:szCs w:val="24"/>
          <w:lang w:val="en-US"/>
        </w:rPr>
      </w:pPr>
    </w:p>
    <w:p w14:paraId="735A691C" w14:textId="77777777" w:rsidR="00701DB6" w:rsidRPr="00701DB6" w:rsidRDefault="00701DB6" w:rsidP="00701DB6">
      <w:pPr>
        <w:autoSpaceDE w:val="0"/>
        <w:autoSpaceDN w:val="0"/>
        <w:adjustRightInd w:val="0"/>
        <w:spacing w:after="0" w:line="240" w:lineRule="auto"/>
        <w:jc w:val="both"/>
        <w:rPr>
          <w:rFonts w:ascii="Arial" w:hAnsi="Arial" w:cs="Arial"/>
          <w:b/>
          <w:bCs/>
          <w:sz w:val="24"/>
          <w:szCs w:val="24"/>
          <w:lang w:val="en-US"/>
        </w:rPr>
      </w:pPr>
      <w:r w:rsidRPr="00701DB6">
        <w:rPr>
          <w:rFonts w:ascii="Arial" w:hAnsi="Arial" w:cs="Arial"/>
          <w:b/>
          <w:bCs/>
          <w:sz w:val="24"/>
          <w:szCs w:val="24"/>
          <w:lang w:val="en-US"/>
        </w:rPr>
        <w:lastRenderedPageBreak/>
        <w:t>6. Recommendations and Follow-Up Steps</w:t>
      </w:r>
    </w:p>
    <w:p w14:paraId="6E7F4BE8" w14:textId="77777777" w:rsidR="00701DB6" w:rsidRDefault="00701DB6" w:rsidP="00701DB6">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Based on our analysis, we offer the following recommendations for organizations implementing or optimizing remote work for software developers:</w:t>
      </w:r>
    </w:p>
    <w:p w14:paraId="04C680F3" w14:textId="77777777" w:rsidR="00964039" w:rsidRPr="00701DB6" w:rsidRDefault="00964039" w:rsidP="00701DB6">
      <w:pPr>
        <w:autoSpaceDE w:val="0"/>
        <w:autoSpaceDN w:val="0"/>
        <w:adjustRightInd w:val="0"/>
        <w:spacing w:after="0" w:line="240" w:lineRule="auto"/>
        <w:jc w:val="both"/>
        <w:rPr>
          <w:rFonts w:ascii="Arial" w:hAnsi="Arial" w:cs="Arial"/>
          <w:sz w:val="24"/>
          <w:szCs w:val="24"/>
          <w:lang w:val="en-US"/>
        </w:rPr>
      </w:pPr>
    </w:p>
    <w:p w14:paraId="2490037C" w14:textId="77777777" w:rsidR="00701DB6" w:rsidRPr="00701DB6" w:rsidRDefault="00701DB6" w:rsidP="00701DB6">
      <w:pPr>
        <w:autoSpaceDE w:val="0"/>
        <w:autoSpaceDN w:val="0"/>
        <w:adjustRightInd w:val="0"/>
        <w:spacing w:after="0" w:line="240" w:lineRule="auto"/>
        <w:jc w:val="both"/>
        <w:rPr>
          <w:rFonts w:ascii="Arial" w:hAnsi="Arial" w:cs="Arial"/>
          <w:b/>
          <w:bCs/>
          <w:sz w:val="24"/>
          <w:szCs w:val="24"/>
          <w:lang w:val="es-419"/>
        </w:rPr>
      </w:pPr>
      <w:r w:rsidRPr="00701DB6">
        <w:rPr>
          <w:rFonts w:ascii="Arial" w:hAnsi="Arial" w:cs="Arial"/>
          <w:b/>
          <w:bCs/>
          <w:sz w:val="24"/>
          <w:szCs w:val="24"/>
          <w:lang w:val="es-419"/>
        </w:rPr>
        <w:t xml:space="preserve">6.1 </w:t>
      </w:r>
      <w:proofErr w:type="spellStart"/>
      <w:r w:rsidRPr="00701DB6">
        <w:rPr>
          <w:rFonts w:ascii="Arial" w:hAnsi="Arial" w:cs="Arial"/>
          <w:b/>
          <w:bCs/>
          <w:sz w:val="24"/>
          <w:szCs w:val="24"/>
          <w:lang w:val="es-419"/>
        </w:rPr>
        <w:t>Leadership-Specific</w:t>
      </w:r>
      <w:proofErr w:type="spellEnd"/>
      <w:r w:rsidRPr="00701DB6">
        <w:rPr>
          <w:rFonts w:ascii="Arial" w:hAnsi="Arial" w:cs="Arial"/>
          <w:b/>
          <w:bCs/>
          <w:sz w:val="24"/>
          <w:szCs w:val="24"/>
          <w:lang w:val="es-419"/>
        </w:rPr>
        <w:t xml:space="preserve"> </w:t>
      </w:r>
      <w:proofErr w:type="spellStart"/>
      <w:r w:rsidRPr="00701DB6">
        <w:rPr>
          <w:rFonts w:ascii="Arial" w:hAnsi="Arial" w:cs="Arial"/>
          <w:b/>
          <w:bCs/>
          <w:sz w:val="24"/>
          <w:szCs w:val="24"/>
          <w:lang w:val="es-419"/>
        </w:rPr>
        <w:t>Recommendations</w:t>
      </w:r>
      <w:proofErr w:type="spellEnd"/>
    </w:p>
    <w:p w14:paraId="43E27DCB" w14:textId="534C5743" w:rsidR="00701DB6" w:rsidRPr="00701DB6" w:rsidRDefault="00701DB6" w:rsidP="00AE0A7C">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Create Tailored Remote Work Approaches</w:t>
      </w:r>
      <w:r w:rsidRPr="1F1470BD">
        <w:rPr>
          <w:rFonts w:ascii="Arial" w:hAnsi="Arial" w:cs="Arial"/>
          <w:sz w:val="24"/>
          <w:szCs w:val="24"/>
          <w:lang w:val="en-US"/>
        </w:rPr>
        <w:t>: Rather than one</w:t>
      </w:r>
      <w:r w:rsidR="00573FB8" w:rsidRPr="1F1470BD">
        <w:rPr>
          <w:rFonts w:ascii="Arial" w:hAnsi="Arial" w:cs="Arial"/>
          <w:sz w:val="24"/>
          <w:szCs w:val="24"/>
          <w:lang w:val="en-US"/>
        </w:rPr>
        <w:t xml:space="preserve"> big </w:t>
      </w:r>
      <w:r w:rsidR="00F96D26">
        <w:rPr>
          <w:rFonts w:ascii="Arial" w:hAnsi="Arial" w:cs="Arial"/>
          <w:sz w:val="24"/>
          <w:szCs w:val="24"/>
          <w:lang w:val="en-US"/>
        </w:rPr>
        <w:t>policy</w:t>
      </w:r>
      <w:r w:rsidRPr="1F1470BD">
        <w:rPr>
          <w:rFonts w:ascii="Arial" w:hAnsi="Arial" w:cs="Arial"/>
          <w:sz w:val="24"/>
          <w:szCs w:val="24"/>
          <w:lang w:val="en-US"/>
        </w:rPr>
        <w:t xml:space="preserve">, develop distinct remote work frameworks that recognize the different ways managers and team members experience remote environments. Managers thrive with more autonomy and decision-making power, while team members need different support structures.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role-based remote work schedules—3-4 remote days/week for managers to leverage their significant productivity gains and 2-3 remote days/week for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to maintain sufficient in-person coordination opportunities.</w:t>
      </w:r>
    </w:p>
    <w:p w14:paraId="6300B51A" w14:textId="6FDCECDD" w:rsidR="00701DB6" w:rsidRPr="00701DB6" w:rsidRDefault="00701DB6" w:rsidP="00AE0A7C">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Build Better Coordination Systems for Team Members</w:t>
      </w:r>
      <w:r w:rsidRPr="1F1470BD">
        <w:rPr>
          <w:rFonts w:ascii="Arial" w:hAnsi="Arial" w:cs="Arial"/>
          <w:sz w:val="24"/>
          <w:szCs w:val="24"/>
          <w:lang w:val="en-US"/>
        </w:rPr>
        <w:t xml:space="preserve">: Our findings show that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often feel disconnected in remote settings. Implement specific coordination tools and regular check-in practices to help team members stay connected with their colleagues and maintain project alignment.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Deploy digital coordination dashboards like Monday.com or Asana with daily automated check-ins specifically for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to address their</w:t>
      </w:r>
      <w:r w:rsidR="00DE18E7">
        <w:rPr>
          <w:rFonts w:ascii="Arial" w:hAnsi="Arial" w:cs="Arial"/>
          <w:sz w:val="24"/>
          <w:szCs w:val="24"/>
          <w:lang w:val="en-US"/>
        </w:rPr>
        <w:t xml:space="preserve"> increase in</w:t>
      </w:r>
      <w:r w:rsidRPr="1F1470BD">
        <w:rPr>
          <w:rFonts w:ascii="Arial" w:hAnsi="Arial" w:cs="Arial"/>
          <w:sz w:val="24"/>
          <w:szCs w:val="24"/>
          <w:lang w:val="en-US"/>
        </w:rPr>
        <w:t xml:space="preserve"> coordination issues</w:t>
      </w:r>
      <w:r w:rsidR="00DE18E7">
        <w:rPr>
          <w:rFonts w:ascii="Arial" w:hAnsi="Arial" w:cs="Arial"/>
          <w:sz w:val="24"/>
          <w:szCs w:val="24"/>
          <w:lang w:val="en-US"/>
        </w:rPr>
        <w:t xml:space="preserve"> in virtual environments</w:t>
      </w:r>
      <w:r w:rsidR="00771F93" w:rsidRPr="1F1470BD">
        <w:rPr>
          <w:rFonts w:ascii="Arial" w:hAnsi="Arial" w:cs="Arial"/>
          <w:sz w:val="24"/>
          <w:szCs w:val="24"/>
          <w:lang w:val="en-US"/>
        </w:rPr>
        <w:t>.</w:t>
      </w:r>
    </w:p>
    <w:p w14:paraId="2D3096EA" w14:textId="014B4D52" w:rsidR="00701DB6" w:rsidRPr="00701DB6" w:rsidRDefault="00701DB6" w:rsidP="00AE0A7C">
      <w:pPr>
        <w:numPr>
          <w:ilvl w:val="0"/>
          <w:numId w:val="2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Develop Remote Leadership Skills</w:t>
      </w:r>
      <w:r w:rsidRPr="1F1470BD">
        <w:rPr>
          <w:rFonts w:ascii="Arial" w:hAnsi="Arial" w:cs="Arial"/>
          <w:sz w:val="24"/>
          <w:szCs w:val="24"/>
          <w:lang w:val="en-US"/>
        </w:rPr>
        <w:t xml:space="preserve">: Invest in training that helps managers leverage their strengths in remote environments. Since managers show significant productivity and motivation gains when working remotely, help them develop skills to extend these benefits to their teams through effective remote leadership practices.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Institute virtual training sessions for managers focusing on remote team management </w:t>
      </w:r>
      <w:r w:rsidR="00AE0A7C" w:rsidRPr="1F1470BD">
        <w:rPr>
          <w:rFonts w:ascii="Arial" w:hAnsi="Arial" w:cs="Arial"/>
          <w:sz w:val="24"/>
          <w:szCs w:val="24"/>
          <w:lang w:val="en-US"/>
        </w:rPr>
        <w:t>skills.</w:t>
      </w:r>
    </w:p>
    <w:p w14:paraId="3C1A5B23" w14:textId="77777777" w:rsidR="00701DB6" w:rsidRPr="00701DB6" w:rsidRDefault="00701DB6" w:rsidP="00AE0A7C">
      <w:pPr>
        <w:numPr>
          <w:ilvl w:val="0"/>
          <w:numId w:val="29"/>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Improve Communication for Managers</w:t>
      </w:r>
      <w:r w:rsidRPr="00701DB6">
        <w:rPr>
          <w:rFonts w:ascii="Arial" w:hAnsi="Arial" w:cs="Arial"/>
          <w:sz w:val="24"/>
          <w:szCs w:val="24"/>
          <w:lang w:val="en-US"/>
        </w:rPr>
        <w:t xml:space="preserve">: While managers benefit greatly from remote work, they still report communication challenges. Create clear communication frameworks that help leaders stay connected with their teams without increasing their stress levels. </w:t>
      </w:r>
      <w:r w:rsidRPr="00701DB6">
        <w:rPr>
          <w:rFonts w:ascii="Arial" w:hAnsi="Arial" w:cs="Arial"/>
          <w:b/>
          <w:bCs/>
          <w:sz w:val="24"/>
          <w:szCs w:val="24"/>
          <w:lang w:val="en-US"/>
        </w:rPr>
        <w:t>Example implementation:</w:t>
      </w:r>
      <w:r w:rsidRPr="00701DB6">
        <w:rPr>
          <w:rFonts w:ascii="Arial" w:hAnsi="Arial" w:cs="Arial"/>
          <w:sz w:val="24"/>
          <w:szCs w:val="24"/>
          <w:lang w:val="en-US"/>
        </w:rPr>
        <w:t xml:space="preserve"> Develop a documented communication framework specifying which channels to use for different types of communications, appropriate response times, and escalation paths to address managers' 0.42-point higher communication issues.</w:t>
      </w:r>
    </w:p>
    <w:p w14:paraId="6CCD6072" w14:textId="77777777" w:rsidR="00AE0A7C" w:rsidRDefault="00AE0A7C" w:rsidP="00701DB6">
      <w:pPr>
        <w:autoSpaceDE w:val="0"/>
        <w:autoSpaceDN w:val="0"/>
        <w:adjustRightInd w:val="0"/>
        <w:spacing w:after="0" w:line="240" w:lineRule="auto"/>
        <w:jc w:val="both"/>
        <w:rPr>
          <w:rFonts w:ascii="Arial" w:hAnsi="Arial" w:cs="Arial"/>
          <w:b/>
          <w:bCs/>
          <w:sz w:val="24"/>
          <w:szCs w:val="24"/>
          <w:lang w:val="en-US"/>
        </w:rPr>
      </w:pPr>
    </w:p>
    <w:p w14:paraId="0DD6EFD0" w14:textId="77777777" w:rsidR="00101EBC" w:rsidRPr="00701DB6" w:rsidRDefault="00101EBC" w:rsidP="00101EBC">
      <w:pPr>
        <w:autoSpaceDE w:val="0"/>
        <w:autoSpaceDN w:val="0"/>
        <w:adjustRightInd w:val="0"/>
        <w:spacing w:after="0" w:line="240" w:lineRule="auto"/>
        <w:jc w:val="both"/>
        <w:rPr>
          <w:rFonts w:ascii="Arial" w:hAnsi="Arial" w:cs="Arial"/>
          <w:sz w:val="24"/>
          <w:szCs w:val="24"/>
          <w:lang w:val="en-US"/>
        </w:rPr>
      </w:pPr>
    </w:p>
    <w:p w14:paraId="34337A85" w14:textId="51CC8DA0" w:rsidR="00701DB6" w:rsidRPr="00701DB6" w:rsidRDefault="00701DB6" w:rsidP="00701DB6">
      <w:pPr>
        <w:autoSpaceDE w:val="0"/>
        <w:autoSpaceDN w:val="0"/>
        <w:adjustRightInd w:val="0"/>
        <w:spacing w:after="0" w:line="240" w:lineRule="auto"/>
        <w:jc w:val="both"/>
        <w:rPr>
          <w:rFonts w:ascii="Arial" w:hAnsi="Arial" w:cs="Arial"/>
          <w:b/>
          <w:bCs/>
          <w:sz w:val="24"/>
          <w:szCs w:val="24"/>
          <w:lang w:val="es-419"/>
        </w:rPr>
      </w:pPr>
      <w:r w:rsidRPr="00701DB6">
        <w:rPr>
          <w:rFonts w:ascii="Arial" w:hAnsi="Arial" w:cs="Arial"/>
          <w:b/>
          <w:bCs/>
          <w:sz w:val="24"/>
          <w:szCs w:val="24"/>
          <w:lang w:val="es-419"/>
        </w:rPr>
        <w:t>6.</w:t>
      </w:r>
      <w:r w:rsidR="00E84BC7">
        <w:rPr>
          <w:rFonts w:ascii="Arial" w:hAnsi="Arial" w:cs="Arial"/>
          <w:b/>
          <w:bCs/>
          <w:sz w:val="24"/>
          <w:szCs w:val="24"/>
          <w:lang w:val="es-419"/>
        </w:rPr>
        <w:t>3</w:t>
      </w:r>
      <w:r w:rsidRPr="00701DB6">
        <w:rPr>
          <w:rFonts w:ascii="Arial" w:hAnsi="Arial" w:cs="Arial"/>
          <w:b/>
          <w:bCs/>
          <w:sz w:val="24"/>
          <w:szCs w:val="24"/>
          <w:lang w:val="es-419"/>
        </w:rPr>
        <w:t xml:space="preserve"> </w:t>
      </w:r>
      <w:proofErr w:type="spellStart"/>
      <w:r w:rsidRPr="00701DB6">
        <w:rPr>
          <w:rFonts w:ascii="Arial" w:hAnsi="Arial" w:cs="Arial"/>
          <w:b/>
          <w:bCs/>
          <w:sz w:val="24"/>
          <w:szCs w:val="24"/>
          <w:lang w:val="es-419"/>
        </w:rPr>
        <w:t>Gender-Focused</w:t>
      </w:r>
      <w:proofErr w:type="spellEnd"/>
      <w:r w:rsidRPr="00701DB6">
        <w:rPr>
          <w:rFonts w:ascii="Arial" w:hAnsi="Arial" w:cs="Arial"/>
          <w:b/>
          <w:bCs/>
          <w:sz w:val="24"/>
          <w:szCs w:val="24"/>
          <w:lang w:val="es-419"/>
        </w:rPr>
        <w:t xml:space="preserve"> </w:t>
      </w:r>
      <w:proofErr w:type="spellStart"/>
      <w:r w:rsidRPr="00701DB6">
        <w:rPr>
          <w:rFonts w:ascii="Arial" w:hAnsi="Arial" w:cs="Arial"/>
          <w:b/>
          <w:bCs/>
          <w:sz w:val="24"/>
          <w:szCs w:val="24"/>
          <w:lang w:val="es-419"/>
        </w:rPr>
        <w:t>Recommendations</w:t>
      </w:r>
      <w:proofErr w:type="spellEnd"/>
    </w:p>
    <w:p w14:paraId="35F015CF" w14:textId="6C06237E" w:rsidR="00701DB6" w:rsidRPr="00701DB6" w:rsidRDefault="00701DB6" w:rsidP="1F1470BD">
      <w:pPr>
        <w:numPr>
          <w:ilvl w:val="0"/>
          <w:numId w:val="32"/>
        </w:numPr>
        <w:spacing w:after="0" w:line="240" w:lineRule="auto"/>
        <w:jc w:val="both"/>
        <w:rPr>
          <w:rFonts w:ascii="Arial" w:hAnsi="Arial" w:cs="Arial"/>
          <w:lang w:val="en-US"/>
        </w:rPr>
      </w:pPr>
      <w:r w:rsidRPr="1F1470BD">
        <w:rPr>
          <w:rFonts w:ascii="Arial" w:hAnsi="Arial" w:cs="Arial"/>
          <w:b/>
          <w:bCs/>
          <w:sz w:val="24"/>
          <w:szCs w:val="24"/>
          <w:lang w:val="en-US"/>
        </w:rPr>
        <w:t>Address Male-Female Disparities</w:t>
      </w:r>
      <w:r w:rsidRPr="1F1470BD">
        <w:rPr>
          <w:rFonts w:ascii="Arial" w:hAnsi="Arial" w:cs="Arial"/>
          <w:sz w:val="24"/>
          <w:szCs w:val="24"/>
          <w:lang w:val="en-US"/>
        </w:rPr>
        <w:t xml:space="preserve">: Our findings reveal that male </w:t>
      </w:r>
      <w:r w:rsidR="003D406A">
        <w:rPr>
          <w:rFonts w:ascii="Arial" w:hAnsi="Arial" w:cs="Arial"/>
          <w:sz w:val="24"/>
          <w:szCs w:val="24"/>
          <w:lang w:val="en-US"/>
        </w:rPr>
        <w:t>software professionals</w:t>
      </w:r>
      <w:r w:rsidR="00F9188A" w:rsidRPr="1F1470BD">
        <w:rPr>
          <w:rFonts w:ascii="Arial" w:hAnsi="Arial" w:cs="Arial"/>
          <w:sz w:val="24"/>
          <w:szCs w:val="24"/>
          <w:lang w:val="en-US"/>
        </w:rPr>
        <w:t xml:space="preserve"> </w:t>
      </w:r>
      <w:r w:rsidR="00580777" w:rsidRPr="1F1470BD">
        <w:rPr>
          <w:rFonts w:ascii="Arial" w:hAnsi="Arial" w:cs="Arial"/>
          <w:sz w:val="24"/>
          <w:szCs w:val="24"/>
          <w:lang w:val="en-US"/>
        </w:rPr>
        <w:t xml:space="preserve">particularly managers, </w:t>
      </w:r>
      <w:r w:rsidRPr="1F1470BD">
        <w:rPr>
          <w:rFonts w:ascii="Arial" w:hAnsi="Arial" w:cs="Arial"/>
          <w:sz w:val="24"/>
          <w:szCs w:val="24"/>
          <w:lang w:val="en-US"/>
        </w:rPr>
        <w:t xml:space="preserve">are experiencing significantly more benefits from remote work than their female colleagues. Organizations should directly address this gap by examining what factors are enabling male success in remote settings.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gender-balanced remote practices including structured check-ins for female team members to address their -0.22 team productivity challenge and mentoring pairs between male managers (who saw a 1.47-point productivity boost) and female managers.</w:t>
      </w:r>
    </w:p>
    <w:p w14:paraId="568189B4" w14:textId="3DC84EE3" w:rsidR="00701DB6" w:rsidRPr="00701DB6" w:rsidRDefault="00701DB6" w:rsidP="00E84BC7">
      <w:pPr>
        <w:numPr>
          <w:ilvl w:val="0"/>
          <w:numId w:val="32"/>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lastRenderedPageBreak/>
        <w:t>Support Female Team Members</w:t>
      </w:r>
      <w:r w:rsidRPr="00701DB6">
        <w:rPr>
          <w:rFonts w:ascii="Arial" w:hAnsi="Arial" w:cs="Arial"/>
          <w:sz w:val="24"/>
          <w:szCs w:val="24"/>
          <w:lang w:val="en-US"/>
        </w:rPr>
        <w:t xml:space="preserve">: Female </w:t>
      </w:r>
      <w:r w:rsidR="00C31995">
        <w:rPr>
          <w:rFonts w:ascii="Arial" w:hAnsi="Arial" w:cs="Arial"/>
          <w:sz w:val="24"/>
          <w:szCs w:val="24"/>
          <w:lang w:val="en-US"/>
        </w:rPr>
        <w:t>individual contributors</w:t>
      </w:r>
      <w:r w:rsidRPr="00701DB6">
        <w:rPr>
          <w:rFonts w:ascii="Arial" w:hAnsi="Arial" w:cs="Arial"/>
          <w:sz w:val="24"/>
          <w:szCs w:val="24"/>
          <w:lang w:val="en-US"/>
        </w:rPr>
        <w:t xml:space="preserve"> report unique challenges with team productivity in remote settings. Create additional support structures and check-in systems to ensure women feel equally connected and productive when working remotely. </w:t>
      </w:r>
      <w:r w:rsidRPr="00701DB6">
        <w:rPr>
          <w:rFonts w:ascii="Arial" w:hAnsi="Arial" w:cs="Arial"/>
          <w:i/>
          <w:iCs/>
          <w:sz w:val="24"/>
          <w:szCs w:val="24"/>
          <w:lang w:val="en-US"/>
        </w:rPr>
        <w:t>Example implementation</w:t>
      </w:r>
      <w:r w:rsidRPr="00701DB6">
        <w:rPr>
          <w:rFonts w:ascii="Arial" w:hAnsi="Arial" w:cs="Arial"/>
          <w:sz w:val="24"/>
          <w:szCs w:val="24"/>
          <w:lang w:val="en-US"/>
        </w:rPr>
        <w:t>: Form monthly women's remote work networks specifically for female developers to share strategies, challenges, and solutions, with special attention to team productivity issues where they reported decreased performance.</w:t>
      </w:r>
    </w:p>
    <w:p w14:paraId="39241C04" w14:textId="77777777" w:rsidR="00E84BC7" w:rsidRDefault="00E84BC7" w:rsidP="00701DB6">
      <w:pPr>
        <w:autoSpaceDE w:val="0"/>
        <w:autoSpaceDN w:val="0"/>
        <w:adjustRightInd w:val="0"/>
        <w:spacing w:after="0" w:line="240" w:lineRule="auto"/>
        <w:jc w:val="both"/>
        <w:rPr>
          <w:rFonts w:ascii="Arial" w:hAnsi="Arial" w:cs="Arial"/>
          <w:b/>
          <w:bCs/>
          <w:sz w:val="24"/>
          <w:szCs w:val="24"/>
          <w:lang w:val="en-US"/>
        </w:rPr>
      </w:pPr>
    </w:p>
    <w:p w14:paraId="7BFCA013" w14:textId="47236615" w:rsidR="00900AD9" w:rsidRPr="00900AD9" w:rsidRDefault="00701DB6" w:rsidP="00900AD9">
      <w:pPr>
        <w:autoSpaceDE w:val="0"/>
        <w:autoSpaceDN w:val="0"/>
        <w:adjustRightInd w:val="0"/>
        <w:spacing w:after="0" w:line="240" w:lineRule="auto"/>
        <w:jc w:val="both"/>
        <w:rPr>
          <w:rFonts w:ascii="Arial" w:hAnsi="Arial" w:cs="Arial"/>
          <w:b/>
          <w:bCs/>
          <w:sz w:val="24"/>
          <w:szCs w:val="24"/>
          <w:lang w:val="en-US"/>
        </w:rPr>
      </w:pPr>
      <w:r w:rsidRPr="00701DB6">
        <w:rPr>
          <w:rFonts w:ascii="Arial" w:hAnsi="Arial" w:cs="Arial"/>
          <w:b/>
          <w:bCs/>
          <w:sz w:val="24"/>
          <w:szCs w:val="24"/>
          <w:lang w:val="en-US"/>
        </w:rPr>
        <w:t>6.</w:t>
      </w:r>
      <w:r w:rsidR="008D1D0E">
        <w:rPr>
          <w:rFonts w:ascii="Arial" w:hAnsi="Arial" w:cs="Arial"/>
          <w:b/>
          <w:bCs/>
          <w:sz w:val="24"/>
          <w:szCs w:val="24"/>
          <w:lang w:val="en-US"/>
        </w:rPr>
        <w:t>4</w:t>
      </w:r>
      <w:r w:rsidR="002659F6">
        <w:rPr>
          <w:rFonts w:ascii="Arial" w:hAnsi="Arial" w:cs="Arial"/>
          <w:b/>
          <w:bCs/>
          <w:sz w:val="24"/>
          <w:szCs w:val="24"/>
          <w:lang w:val="en-US"/>
        </w:rPr>
        <w:t xml:space="preserve"> </w:t>
      </w:r>
      <w:r w:rsidR="00900AD9" w:rsidRPr="00900AD9">
        <w:rPr>
          <w:rFonts w:ascii="Arial" w:hAnsi="Arial" w:cs="Arial"/>
          <w:b/>
          <w:bCs/>
          <w:sz w:val="24"/>
          <w:szCs w:val="24"/>
          <w:lang w:val="en-US"/>
        </w:rPr>
        <w:t xml:space="preserve">Regional Considerations for </w:t>
      </w:r>
      <w:proofErr w:type="spellStart"/>
      <w:r w:rsidR="00900AD9" w:rsidRPr="00900AD9">
        <w:rPr>
          <w:rFonts w:ascii="Arial" w:hAnsi="Arial" w:cs="Arial"/>
          <w:b/>
          <w:bCs/>
          <w:sz w:val="24"/>
          <w:szCs w:val="24"/>
          <w:lang w:val="en-US"/>
        </w:rPr>
        <w:t>Iberoamerican</w:t>
      </w:r>
      <w:proofErr w:type="spellEnd"/>
      <w:r w:rsidR="00900AD9" w:rsidRPr="00900AD9">
        <w:rPr>
          <w:rFonts w:ascii="Arial" w:hAnsi="Arial" w:cs="Arial"/>
          <w:b/>
          <w:bCs/>
          <w:sz w:val="24"/>
          <w:szCs w:val="24"/>
          <w:lang w:val="en-US"/>
        </w:rPr>
        <w:t xml:space="preserve"> Organizations</w:t>
      </w:r>
    </w:p>
    <w:p w14:paraId="2595E3E7" w14:textId="514EC83C" w:rsidR="00900AD9" w:rsidRPr="00900AD9" w:rsidRDefault="00900AD9" w:rsidP="00900AD9">
      <w:pPr>
        <w:autoSpaceDE w:val="0"/>
        <w:autoSpaceDN w:val="0"/>
        <w:adjustRightInd w:val="0"/>
        <w:spacing w:after="0" w:line="240" w:lineRule="auto"/>
        <w:jc w:val="both"/>
        <w:rPr>
          <w:rFonts w:ascii="Arial" w:hAnsi="Arial" w:cs="Arial"/>
          <w:sz w:val="24"/>
          <w:szCs w:val="24"/>
          <w:lang w:val="en-US"/>
        </w:rPr>
      </w:pPr>
      <w:r w:rsidRPr="00900AD9">
        <w:rPr>
          <w:rFonts w:ascii="Arial" w:hAnsi="Arial" w:cs="Arial"/>
          <w:sz w:val="24"/>
          <w:szCs w:val="24"/>
          <w:lang w:val="en-US"/>
        </w:rPr>
        <w:t>Latin American organizations often have distinct hierarchical cultures that may amplify the role-based differences observed in our study.</w:t>
      </w:r>
    </w:p>
    <w:p w14:paraId="0BCC0305" w14:textId="77777777" w:rsidR="00900AD9" w:rsidRPr="00AE24FA" w:rsidRDefault="00900AD9" w:rsidP="00AE24FA">
      <w:pPr>
        <w:pStyle w:val="ListParagraph"/>
        <w:numPr>
          <w:ilvl w:val="0"/>
          <w:numId w:val="48"/>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Provide cultural competency training for remote leadership that acknowledges regional hierarchical expectations</w:t>
      </w:r>
    </w:p>
    <w:p w14:paraId="2C9C87C0" w14:textId="77777777" w:rsidR="00900AD9" w:rsidRPr="00AE24FA" w:rsidRDefault="00900AD9" w:rsidP="00AE24FA">
      <w:pPr>
        <w:pStyle w:val="ListParagraph"/>
        <w:numPr>
          <w:ilvl w:val="0"/>
          <w:numId w:val="48"/>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Create communication protocols that respect cultural norms while promoting effective remote collaboration</w:t>
      </w:r>
    </w:p>
    <w:p w14:paraId="0C108C50" w14:textId="77777777" w:rsidR="00900AD9" w:rsidRPr="00AE24FA" w:rsidRDefault="00900AD9" w:rsidP="00AE24FA">
      <w:pPr>
        <w:pStyle w:val="ListParagraph"/>
        <w:numPr>
          <w:ilvl w:val="0"/>
          <w:numId w:val="48"/>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Develop region-specific remote work guidelines that account for local organizational cultures</w:t>
      </w:r>
    </w:p>
    <w:p w14:paraId="4432F623" w14:textId="77777777" w:rsidR="00900AD9" w:rsidRDefault="00900AD9" w:rsidP="00701DB6">
      <w:pPr>
        <w:autoSpaceDE w:val="0"/>
        <w:autoSpaceDN w:val="0"/>
        <w:adjustRightInd w:val="0"/>
        <w:spacing w:after="0" w:line="240" w:lineRule="auto"/>
        <w:jc w:val="both"/>
        <w:rPr>
          <w:rFonts w:ascii="Arial" w:hAnsi="Arial" w:cs="Arial"/>
          <w:b/>
          <w:bCs/>
          <w:sz w:val="24"/>
          <w:szCs w:val="24"/>
          <w:lang w:val="en-US"/>
        </w:rPr>
      </w:pPr>
    </w:p>
    <w:p w14:paraId="05A2483E" w14:textId="3DA736A0" w:rsidR="00900AD9" w:rsidRDefault="00900AD9" w:rsidP="00701DB6">
      <w:pPr>
        <w:autoSpaceDE w:val="0"/>
        <w:autoSpaceDN w:val="0"/>
        <w:adjustRightInd w:val="0"/>
        <w:spacing w:after="0" w:line="240" w:lineRule="auto"/>
        <w:jc w:val="both"/>
        <w:rPr>
          <w:rFonts w:ascii="Arial" w:hAnsi="Arial" w:cs="Arial"/>
          <w:b/>
          <w:bCs/>
          <w:sz w:val="24"/>
          <w:szCs w:val="24"/>
          <w:lang w:val="en-US"/>
        </w:rPr>
      </w:pPr>
      <w:r w:rsidRPr="00701DB6">
        <w:rPr>
          <w:rFonts w:ascii="Arial" w:hAnsi="Arial" w:cs="Arial"/>
          <w:b/>
          <w:bCs/>
          <w:sz w:val="24"/>
          <w:szCs w:val="24"/>
          <w:lang w:val="en-US"/>
        </w:rPr>
        <w:t>6.</w:t>
      </w:r>
      <w:r>
        <w:rPr>
          <w:rFonts w:ascii="Arial" w:hAnsi="Arial" w:cs="Arial"/>
          <w:b/>
          <w:bCs/>
          <w:sz w:val="24"/>
          <w:szCs w:val="24"/>
          <w:lang w:val="en-US"/>
        </w:rPr>
        <w:t xml:space="preserve">5 </w:t>
      </w:r>
      <w:r w:rsidRPr="00701DB6">
        <w:rPr>
          <w:rFonts w:ascii="Arial" w:hAnsi="Arial" w:cs="Arial"/>
          <w:b/>
          <w:bCs/>
          <w:sz w:val="24"/>
          <w:szCs w:val="24"/>
          <w:lang w:val="en-US"/>
        </w:rPr>
        <w:t>Follow-Up Research</w:t>
      </w:r>
    </w:p>
    <w:p w14:paraId="2A114D32" w14:textId="77777777" w:rsidR="00C17156" w:rsidRPr="00701DB6" w:rsidRDefault="00C17156" w:rsidP="00701DB6">
      <w:pPr>
        <w:autoSpaceDE w:val="0"/>
        <w:autoSpaceDN w:val="0"/>
        <w:adjustRightInd w:val="0"/>
        <w:spacing w:after="0" w:line="240" w:lineRule="auto"/>
        <w:jc w:val="both"/>
        <w:rPr>
          <w:rFonts w:ascii="Arial" w:hAnsi="Arial" w:cs="Arial"/>
          <w:b/>
          <w:bCs/>
          <w:sz w:val="24"/>
          <w:szCs w:val="24"/>
          <w:lang w:val="en-US"/>
        </w:rPr>
      </w:pPr>
    </w:p>
    <w:p w14:paraId="230FD2E3" w14:textId="35E50B4B" w:rsidR="00701DB6" w:rsidRDefault="00701DB6"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Study Long-Term Effects</w:t>
      </w:r>
      <w:r w:rsidRPr="00701DB6">
        <w:rPr>
          <w:rFonts w:ascii="Arial" w:hAnsi="Arial" w:cs="Arial"/>
          <w:sz w:val="24"/>
          <w:szCs w:val="24"/>
          <w:lang w:val="en-US"/>
        </w:rPr>
        <w:t xml:space="preserve">: This research captures a snapshot in time. Following these same teams over months and years would help us understand whether the observed benefits and challenges of remote work persist or evolve. </w:t>
      </w:r>
    </w:p>
    <w:p w14:paraId="588CB607" w14:textId="5579A772" w:rsidR="006364E1" w:rsidRPr="00701DB6" w:rsidRDefault="006364E1"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6364E1">
        <w:rPr>
          <w:rFonts w:ascii="Arial" w:hAnsi="Arial" w:cs="Arial"/>
          <w:b/>
          <w:bCs/>
          <w:sz w:val="24"/>
          <w:szCs w:val="24"/>
          <w:lang w:val="en-US"/>
        </w:rPr>
        <w:t>Female Leadership Research:</w:t>
      </w:r>
      <w:r w:rsidRPr="006364E1">
        <w:rPr>
          <w:rFonts w:ascii="Arial" w:hAnsi="Arial" w:cs="Arial"/>
          <w:sz w:val="24"/>
          <w:szCs w:val="24"/>
          <w:lang w:val="en-US"/>
        </w:rPr>
        <w:t xml:space="preserve"> Address the critical gap in understanding female managers' remote work experiences through targeted data collection and analysis.</w:t>
      </w:r>
    </w:p>
    <w:p w14:paraId="311A26BB" w14:textId="1A6BB0C8" w:rsidR="00701DB6" w:rsidRDefault="00701DB6"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22873DBA">
        <w:rPr>
          <w:rFonts w:ascii="Arial" w:hAnsi="Arial" w:cs="Arial"/>
          <w:b/>
          <w:bCs/>
          <w:sz w:val="24"/>
          <w:szCs w:val="24"/>
          <w:lang w:val="en-US"/>
        </w:rPr>
        <w:t xml:space="preserve">Talk to </w:t>
      </w:r>
      <w:r w:rsidR="001922B9" w:rsidRPr="22873DBA">
        <w:rPr>
          <w:rFonts w:ascii="Arial" w:hAnsi="Arial" w:cs="Arial"/>
          <w:b/>
          <w:bCs/>
          <w:sz w:val="24"/>
          <w:szCs w:val="24"/>
          <w:lang w:val="en-US"/>
        </w:rPr>
        <w:t>Developers</w:t>
      </w:r>
      <w:r w:rsidRPr="22873DBA">
        <w:rPr>
          <w:rFonts w:ascii="Arial" w:hAnsi="Arial" w:cs="Arial"/>
          <w:sz w:val="24"/>
          <w:szCs w:val="24"/>
          <w:lang w:val="en-US"/>
        </w:rPr>
        <w:t xml:space="preserve">: While our numbers tell an important story, direct conversations with developers would provide deeper insights into why remote work affects different groups so differently. Interviews and focus groups would complement our quantitative findings. </w:t>
      </w:r>
    </w:p>
    <w:p w14:paraId="241F5C2D" w14:textId="24700919" w:rsidR="00654D1E" w:rsidRPr="00701DB6" w:rsidRDefault="00654D1E"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654D1E">
        <w:rPr>
          <w:rFonts w:ascii="Arial" w:hAnsi="Arial" w:cs="Arial"/>
          <w:b/>
          <w:bCs/>
          <w:sz w:val="24"/>
          <w:szCs w:val="24"/>
          <w:lang w:val="en-US"/>
        </w:rPr>
        <w:t>Integration of Qualitative Insights:</w:t>
      </w:r>
      <w:r w:rsidRPr="00654D1E">
        <w:rPr>
          <w:rFonts w:ascii="Arial" w:hAnsi="Arial" w:cs="Arial"/>
          <w:sz w:val="24"/>
          <w:szCs w:val="24"/>
          <w:lang w:val="en-US"/>
        </w:rPr>
        <w:t xml:space="preserve"> Review </w:t>
      </w:r>
      <w:r>
        <w:rPr>
          <w:rFonts w:ascii="Arial" w:hAnsi="Arial" w:cs="Arial"/>
          <w:sz w:val="24"/>
          <w:szCs w:val="24"/>
          <w:lang w:val="en-US"/>
        </w:rPr>
        <w:t xml:space="preserve">more </w:t>
      </w:r>
      <w:r w:rsidRPr="00654D1E">
        <w:rPr>
          <w:rFonts w:ascii="Arial" w:hAnsi="Arial" w:cs="Arial"/>
          <w:sz w:val="24"/>
          <w:szCs w:val="24"/>
          <w:lang w:val="en-US"/>
        </w:rPr>
        <w:t xml:space="preserve">existing qualitative research, </w:t>
      </w:r>
      <w:r>
        <w:rPr>
          <w:rFonts w:ascii="Arial" w:hAnsi="Arial" w:cs="Arial"/>
          <w:sz w:val="24"/>
          <w:szCs w:val="24"/>
          <w:lang w:val="en-US"/>
        </w:rPr>
        <w:t>like</w:t>
      </w:r>
      <w:r w:rsidRPr="00654D1E">
        <w:rPr>
          <w:rFonts w:ascii="Arial" w:hAnsi="Arial" w:cs="Arial"/>
          <w:sz w:val="24"/>
          <w:szCs w:val="24"/>
          <w:lang w:val="en-US"/>
        </w:rPr>
        <w:t xml:space="preserve"> the work by </w:t>
      </w:r>
      <w:proofErr w:type="spellStart"/>
      <w:r w:rsidRPr="00654D1E">
        <w:rPr>
          <w:rFonts w:ascii="Arial" w:hAnsi="Arial" w:cs="Arial"/>
          <w:sz w:val="24"/>
          <w:szCs w:val="24"/>
          <w:lang w:val="en-US"/>
        </w:rPr>
        <w:t>Castrillón</w:t>
      </w:r>
      <w:proofErr w:type="spellEnd"/>
      <w:r w:rsidRPr="00654D1E">
        <w:rPr>
          <w:rFonts w:ascii="Arial" w:hAnsi="Arial" w:cs="Arial"/>
          <w:sz w:val="24"/>
          <w:szCs w:val="24"/>
          <w:lang w:val="en-US"/>
        </w:rPr>
        <w:t xml:space="preserve"> &amp; Acevedo (2024) on Colombian focus groups, to identify whether the variables showing significant role-based differences in our quantitative analysis are also mentioned in qualitative reports, providing convergent evidence for the role-based patterns observed. </w:t>
      </w:r>
    </w:p>
    <w:p w14:paraId="534CACB9" w14:textId="0502B09E" w:rsidR="00701DB6" w:rsidRPr="00701DB6" w:rsidRDefault="00701DB6"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Test Specific Solutions</w:t>
      </w:r>
      <w:r w:rsidRPr="00701DB6">
        <w:rPr>
          <w:rFonts w:ascii="Arial" w:hAnsi="Arial" w:cs="Arial"/>
          <w:sz w:val="24"/>
          <w:szCs w:val="24"/>
          <w:lang w:val="en-US"/>
        </w:rPr>
        <w:t xml:space="preserve">: Design and evaluate targeted interventions to address the coordination challenges for </w:t>
      </w:r>
      <w:r w:rsidR="00C31995">
        <w:rPr>
          <w:rFonts w:ascii="Arial" w:hAnsi="Arial" w:cs="Arial"/>
          <w:sz w:val="24"/>
          <w:szCs w:val="24"/>
          <w:lang w:val="en-US"/>
        </w:rPr>
        <w:t>individual contributors</w:t>
      </w:r>
      <w:r w:rsidRPr="00701DB6">
        <w:rPr>
          <w:rFonts w:ascii="Arial" w:hAnsi="Arial" w:cs="Arial"/>
          <w:sz w:val="24"/>
          <w:szCs w:val="24"/>
          <w:lang w:val="en-US"/>
        </w:rPr>
        <w:t xml:space="preserve"> and the potential </w:t>
      </w:r>
      <w:r w:rsidR="00C912C4">
        <w:rPr>
          <w:rFonts w:ascii="Arial" w:hAnsi="Arial" w:cs="Arial"/>
          <w:sz w:val="24"/>
          <w:szCs w:val="24"/>
          <w:lang w:val="en-US"/>
        </w:rPr>
        <w:t>differences for each company type, country and gender.</w:t>
      </w:r>
      <w:r w:rsidRPr="00701DB6">
        <w:rPr>
          <w:rFonts w:ascii="Arial" w:hAnsi="Arial" w:cs="Arial"/>
          <w:sz w:val="24"/>
          <w:szCs w:val="24"/>
          <w:lang w:val="en-US"/>
        </w:rPr>
        <w:t xml:space="preserve"> </w:t>
      </w:r>
    </w:p>
    <w:p w14:paraId="3F8B186A" w14:textId="32CAE7A7" w:rsidR="00701DB6" w:rsidRDefault="00701DB6"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Broaden Our Understanding</w:t>
      </w:r>
      <w:r w:rsidRPr="00701DB6">
        <w:rPr>
          <w:rFonts w:ascii="Arial" w:hAnsi="Arial" w:cs="Arial"/>
          <w:sz w:val="24"/>
          <w:szCs w:val="24"/>
          <w:lang w:val="en-US"/>
        </w:rPr>
        <w:t>: Extend this analysis to include other important factors like age, parenting status, years of experience, and personality traits, which likely influence how people experience remote work.</w:t>
      </w:r>
    </w:p>
    <w:p w14:paraId="5F095D89" w14:textId="2D4CEC7A" w:rsidR="00990AD0" w:rsidRPr="00701DB6" w:rsidRDefault="00990AD0" w:rsidP="00701DB6">
      <w:pPr>
        <w:numPr>
          <w:ilvl w:val="0"/>
          <w:numId w:val="34"/>
        </w:numPr>
        <w:autoSpaceDE w:val="0"/>
        <w:autoSpaceDN w:val="0"/>
        <w:adjustRightInd w:val="0"/>
        <w:spacing w:after="0" w:line="240" w:lineRule="auto"/>
        <w:jc w:val="both"/>
        <w:rPr>
          <w:rFonts w:ascii="Arial" w:hAnsi="Arial" w:cs="Arial"/>
          <w:sz w:val="24"/>
          <w:szCs w:val="24"/>
          <w:lang w:val="en-US"/>
        </w:rPr>
      </w:pPr>
      <w:r w:rsidRPr="00990AD0">
        <w:rPr>
          <w:rFonts w:ascii="Arial" w:hAnsi="Arial" w:cs="Arial"/>
          <w:b/>
          <w:bCs/>
          <w:sz w:val="24"/>
          <w:szCs w:val="24"/>
          <w:lang w:val="en-US"/>
        </w:rPr>
        <w:t xml:space="preserve">Stronger </w:t>
      </w:r>
      <w:r>
        <w:rPr>
          <w:rFonts w:ascii="Arial" w:hAnsi="Arial" w:cs="Arial"/>
          <w:b/>
          <w:bCs/>
          <w:sz w:val="24"/>
          <w:szCs w:val="24"/>
          <w:lang w:val="en-US"/>
        </w:rPr>
        <w:t>Mathematical Analysis</w:t>
      </w:r>
      <w:r w:rsidRPr="00990AD0">
        <w:rPr>
          <w:rFonts w:ascii="Arial" w:hAnsi="Arial" w:cs="Arial"/>
          <w:b/>
          <w:bCs/>
          <w:sz w:val="24"/>
          <w:szCs w:val="24"/>
          <w:lang w:val="en-US"/>
        </w:rPr>
        <w:t xml:space="preserve">: </w:t>
      </w:r>
      <w:r w:rsidRPr="00990AD0">
        <w:rPr>
          <w:rFonts w:ascii="Arial" w:hAnsi="Arial" w:cs="Arial"/>
          <w:sz w:val="24"/>
          <w:szCs w:val="24"/>
          <w:lang w:val="en-US"/>
        </w:rPr>
        <w:t xml:space="preserve">Implement Partial Least Squares Structural Equation Modeling (PLS-SEM) with instrumental variables to strengthen causal inference beyond our current correlational findings. This more sophisticated mathematical analysis would allow us to identify </w:t>
      </w:r>
      <w:r w:rsidRPr="00990AD0">
        <w:rPr>
          <w:rFonts w:ascii="Arial" w:hAnsi="Arial" w:cs="Arial"/>
          <w:sz w:val="24"/>
          <w:szCs w:val="24"/>
          <w:lang w:val="en-US"/>
        </w:rPr>
        <w:lastRenderedPageBreak/>
        <w:t xml:space="preserve">complex relationships between variables, </w:t>
      </w:r>
      <w:r w:rsidR="008D1D0E" w:rsidRPr="00990AD0">
        <w:rPr>
          <w:rFonts w:ascii="Arial" w:hAnsi="Arial" w:cs="Arial"/>
          <w:sz w:val="24"/>
          <w:szCs w:val="24"/>
          <w:lang w:val="en-US"/>
        </w:rPr>
        <w:t>control</w:t>
      </w:r>
      <w:r w:rsidRPr="00990AD0">
        <w:rPr>
          <w:rFonts w:ascii="Arial" w:hAnsi="Arial" w:cs="Arial"/>
          <w:sz w:val="24"/>
          <w:szCs w:val="24"/>
          <w:lang w:val="en-US"/>
        </w:rPr>
        <w:t xml:space="preserve"> confounding factors, and establish stronger evidence for causality in remote work effects</w:t>
      </w:r>
    </w:p>
    <w:p w14:paraId="48B1F120" w14:textId="77777777" w:rsidR="00964039" w:rsidRPr="00964039" w:rsidRDefault="00964039" w:rsidP="00701DB6">
      <w:pPr>
        <w:autoSpaceDE w:val="0"/>
        <w:autoSpaceDN w:val="0"/>
        <w:adjustRightInd w:val="0"/>
        <w:spacing w:after="0" w:line="240" w:lineRule="auto"/>
        <w:jc w:val="both"/>
        <w:rPr>
          <w:rFonts w:ascii="Arial" w:hAnsi="Arial" w:cs="Arial"/>
          <w:sz w:val="24"/>
          <w:szCs w:val="24"/>
          <w:lang w:val="en-US"/>
        </w:rPr>
      </w:pPr>
    </w:p>
    <w:p w14:paraId="563460DD" w14:textId="7BC47744" w:rsidR="00701DB6" w:rsidRPr="00701DB6" w:rsidRDefault="00701DB6" w:rsidP="00701DB6">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By implementing these</w:t>
      </w:r>
      <w:r w:rsidR="008D1D0E">
        <w:rPr>
          <w:rFonts w:ascii="Arial" w:hAnsi="Arial" w:cs="Arial"/>
          <w:sz w:val="24"/>
          <w:szCs w:val="24"/>
          <w:lang w:val="en-US"/>
        </w:rPr>
        <w:t xml:space="preserve"> </w:t>
      </w:r>
      <w:r w:rsidRPr="00701DB6">
        <w:rPr>
          <w:rFonts w:ascii="Arial" w:hAnsi="Arial" w:cs="Arial"/>
          <w:sz w:val="24"/>
          <w:szCs w:val="24"/>
          <w:lang w:val="en-US"/>
        </w:rPr>
        <w:t xml:space="preserve">recommendations with concrete action steps, organizations can create remote work environments that benefit all team members while addressing the specific needs and challenges faced by different groups. </w:t>
      </w:r>
    </w:p>
    <w:p w14:paraId="559111FC" w14:textId="77777777" w:rsidR="00262544" w:rsidRDefault="00262544" w:rsidP="00262544">
      <w:pPr>
        <w:autoSpaceDE w:val="0"/>
        <w:autoSpaceDN w:val="0"/>
        <w:adjustRightInd w:val="0"/>
        <w:spacing w:after="0" w:line="240" w:lineRule="auto"/>
        <w:jc w:val="both"/>
        <w:rPr>
          <w:rFonts w:ascii="Arial" w:hAnsi="Arial" w:cs="Arial"/>
          <w:b/>
          <w:bCs/>
          <w:sz w:val="24"/>
          <w:szCs w:val="24"/>
          <w:lang w:val="en-US"/>
        </w:rPr>
      </w:pPr>
    </w:p>
    <w:p w14:paraId="35A4A1B9" w14:textId="4FC87711" w:rsidR="00E438D6" w:rsidRPr="004D1EF5" w:rsidRDefault="00701DB6" w:rsidP="00E438D6">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7</w:t>
      </w:r>
      <w:r w:rsidR="00E438D6">
        <w:rPr>
          <w:rFonts w:ascii="Arial" w:hAnsi="Arial" w:cs="Arial"/>
          <w:b/>
          <w:bCs/>
          <w:sz w:val="28"/>
          <w:szCs w:val="28"/>
          <w:lang w:val="en-US"/>
        </w:rPr>
        <w:t xml:space="preserve">. </w:t>
      </w:r>
      <w:r w:rsidR="00E438D6" w:rsidRPr="004D1EF5">
        <w:rPr>
          <w:rFonts w:ascii="Arial" w:hAnsi="Arial" w:cs="Arial"/>
          <w:b/>
          <w:bCs/>
          <w:sz w:val="28"/>
          <w:szCs w:val="28"/>
          <w:lang w:val="en-US"/>
        </w:rPr>
        <w:t>R</w:t>
      </w:r>
      <w:r w:rsidR="00E438D6">
        <w:rPr>
          <w:rFonts w:ascii="Arial" w:hAnsi="Arial" w:cs="Arial"/>
          <w:b/>
          <w:bCs/>
          <w:sz w:val="28"/>
          <w:szCs w:val="28"/>
          <w:lang w:val="en-US"/>
        </w:rPr>
        <w:t>EFERENCES</w:t>
      </w:r>
    </w:p>
    <w:p w14:paraId="11F6B842" w14:textId="77777777" w:rsidR="00D30A59" w:rsidRDefault="00D30A59" w:rsidP="00D30A59">
      <w:pPr>
        <w:pStyle w:val="ListParagraph"/>
        <w:autoSpaceDE w:val="0"/>
        <w:autoSpaceDN w:val="0"/>
        <w:adjustRightInd w:val="0"/>
        <w:spacing w:after="0" w:line="240" w:lineRule="auto"/>
        <w:jc w:val="both"/>
        <w:rPr>
          <w:rFonts w:ascii="Arial" w:hAnsi="Arial" w:cs="Arial"/>
          <w:sz w:val="24"/>
          <w:szCs w:val="24"/>
          <w:lang w:val="en-US"/>
        </w:rPr>
      </w:pPr>
    </w:p>
    <w:p w14:paraId="39B284D3"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n-US"/>
        </w:rPr>
        <w:t>Forsgren, N., et al. (2021). The space of developer productivity: There's more to it than you think. Queue, 19(1), 20-43.</w:t>
      </w:r>
    </w:p>
    <w:p w14:paraId="109E6C1F"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s-419"/>
        </w:rPr>
        <w:t xml:space="preserve">Ryan, R. M., &amp; </w:t>
      </w:r>
      <w:proofErr w:type="spellStart"/>
      <w:r w:rsidRPr="00415390">
        <w:rPr>
          <w:rFonts w:ascii="Arial" w:hAnsi="Arial" w:cs="Arial"/>
          <w:sz w:val="24"/>
          <w:szCs w:val="24"/>
          <w:lang w:val="es-419"/>
        </w:rPr>
        <w:t>Deci</w:t>
      </w:r>
      <w:proofErr w:type="spellEnd"/>
      <w:r w:rsidRPr="00415390">
        <w:rPr>
          <w:rFonts w:ascii="Arial" w:hAnsi="Arial" w:cs="Arial"/>
          <w:sz w:val="24"/>
          <w:szCs w:val="24"/>
          <w:lang w:val="es-419"/>
        </w:rPr>
        <w:t xml:space="preserve">, E. L. (2000). </w:t>
      </w:r>
      <w:r w:rsidRPr="00415390">
        <w:rPr>
          <w:rFonts w:ascii="Arial" w:hAnsi="Arial" w:cs="Arial"/>
          <w:sz w:val="24"/>
          <w:szCs w:val="24"/>
          <w:lang w:val="en-US"/>
        </w:rPr>
        <w:t>Self-Determination Theory and the Facilitation of Intrinsic Motivation, Social Development, and Well-Being. American Psychologist, 55(1), 68-78.</w:t>
      </w:r>
    </w:p>
    <w:p w14:paraId="28A69018"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n-US"/>
        </w:rPr>
        <w:t xml:space="preserve">Russo, D., Hanel, P. H. P., </w:t>
      </w:r>
      <w:proofErr w:type="spellStart"/>
      <w:r w:rsidRPr="00415390">
        <w:rPr>
          <w:rFonts w:ascii="Arial" w:hAnsi="Arial" w:cs="Arial"/>
          <w:sz w:val="24"/>
          <w:szCs w:val="24"/>
          <w:lang w:val="en-US"/>
        </w:rPr>
        <w:t>Altnickel</w:t>
      </w:r>
      <w:proofErr w:type="spellEnd"/>
      <w:r w:rsidRPr="00415390">
        <w:rPr>
          <w:rFonts w:ascii="Arial" w:hAnsi="Arial" w:cs="Arial"/>
          <w:sz w:val="24"/>
          <w:szCs w:val="24"/>
          <w:lang w:val="en-US"/>
        </w:rPr>
        <w:t xml:space="preserve">, S., &amp; van Berkel, N. (2021). Satisfaction and Performance of Software Developers during Enforced Work from Home in the COVID-19 Pandemic. </w:t>
      </w:r>
      <w:proofErr w:type="spellStart"/>
      <w:r w:rsidRPr="00415390">
        <w:rPr>
          <w:rFonts w:ascii="Arial" w:hAnsi="Arial" w:cs="Arial"/>
          <w:sz w:val="24"/>
          <w:szCs w:val="24"/>
          <w:lang w:val="en-US"/>
        </w:rPr>
        <w:t>arXiv</w:t>
      </w:r>
      <w:proofErr w:type="spellEnd"/>
      <w:r w:rsidRPr="00415390">
        <w:rPr>
          <w:rFonts w:ascii="Arial" w:hAnsi="Arial" w:cs="Arial"/>
          <w:sz w:val="24"/>
          <w:szCs w:val="24"/>
          <w:lang w:val="en-US"/>
        </w:rPr>
        <w:t xml:space="preserve"> preprint arXiv:2107.07944.</w:t>
      </w:r>
    </w:p>
    <w:p w14:paraId="18F2B05A"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proofErr w:type="spellStart"/>
      <w:r w:rsidRPr="00415390">
        <w:rPr>
          <w:rFonts w:ascii="Arial" w:hAnsi="Arial" w:cs="Arial"/>
          <w:sz w:val="24"/>
          <w:szCs w:val="24"/>
          <w:lang w:val="en-US"/>
        </w:rPr>
        <w:t>Vizcaíno</w:t>
      </w:r>
      <w:proofErr w:type="spellEnd"/>
      <w:r w:rsidRPr="00415390">
        <w:rPr>
          <w:rFonts w:ascii="Arial" w:hAnsi="Arial" w:cs="Arial"/>
          <w:sz w:val="24"/>
          <w:szCs w:val="24"/>
          <w:lang w:val="en-US"/>
        </w:rPr>
        <w:t>, A., et al. (2025). Understanding Remote Work Experience: Insights Into Well</w:t>
      </w:r>
      <w:r w:rsidRPr="00415390">
        <w:rPr>
          <w:rFonts w:ascii="Cambria Math" w:hAnsi="Cambria Math" w:cs="Cambria Math"/>
          <w:sz w:val="24"/>
          <w:szCs w:val="24"/>
          <w:lang w:val="en-US"/>
        </w:rPr>
        <w:t>‐</w:t>
      </w:r>
      <w:r w:rsidRPr="00415390">
        <w:rPr>
          <w:rFonts w:ascii="Arial" w:hAnsi="Arial" w:cs="Arial"/>
          <w:sz w:val="24"/>
          <w:szCs w:val="24"/>
          <w:lang w:val="en-US"/>
        </w:rPr>
        <w:t>Being. Journal of Software Evolution and Process.</w:t>
      </w:r>
    </w:p>
    <w:p w14:paraId="3164390C"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n-US"/>
        </w:rPr>
        <w:t>Santos, R., et al. (2024). Post-Pandemic Hybrid Work in Software Companies: Findings from an Industrial Case Study. ACM Conference Proceedings.</w:t>
      </w:r>
    </w:p>
    <w:p w14:paraId="6CED5EB8"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s-419"/>
        </w:rPr>
        <w:t xml:space="preserve">Medina Anchundia, S. A. (2024). El teletrabajo en las empresas: factores que influyen en la satisfacción y productividad. </w:t>
      </w:r>
      <w:r w:rsidRPr="00415390">
        <w:rPr>
          <w:rFonts w:ascii="Arial" w:hAnsi="Arial" w:cs="Arial"/>
          <w:sz w:val="24"/>
          <w:szCs w:val="24"/>
          <w:lang w:val="en-US"/>
        </w:rPr>
        <w:t xml:space="preserve">Journal of </w:t>
      </w:r>
      <w:proofErr w:type="spellStart"/>
      <w:r w:rsidRPr="00415390">
        <w:rPr>
          <w:rFonts w:ascii="Arial" w:hAnsi="Arial" w:cs="Arial"/>
          <w:sz w:val="24"/>
          <w:szCs w:val="24"/>
          <w:lang w:val="en-US"/>
        </w:rPr>
        <w:t>TechInnovation</w:t>
      </w:r>
      <w:proofErr w:type="spellEnd"/>
      <w:r w:rsidRPr="00415390">
        <w:rPr>
          <w:rFonts w:ascii="Arial" w:hAnsi="Arial" w:cs="Arial"/>
          <w:sz w:val="24"/>
          <w:szCs w:val="24"/>
          <w:lang w:val="en-US"/>
        </w:rPr>
        <w:t>, 3(1), 47-56.</w:t>
      </w:r>
    </w:p>
    <w:p w14:paraId="69579F1E"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n-US"/>
        </w:rPr>
        <w:t xml:space="preserve">Rosero Sarasty, O., &amp; Rengifo </w:t>
      </w:r>
      <w:proofErr w:type="spellStart"/>
      <w:r w:rsidRPr="00415390">
        <w:rPr>
          <w:rFonts w:ascii="Arial" w:hAnsi="Arial" w:cs="Arial"/>
          <w:sz w:val="24"/>
          <w:szCs w:val="24"/>
          <w:lang w:val="en-US"/>
        </w:rPr>
        <w:t>Baos</w:t>
      </w:r>
      <w:proofErr w:type="spellEnd"/>
      <w:r w:rsidRPr="00415390">
        <w:rPr>
          <w:rFonts w:ascii="Arial" w:hAnsi="Arial" w:cs="Arial"/>
          <w:sz w:val="24"/>
          <w:szCs w:val="24"/>
          <w:lang w:val="en-US"/>
        </w:rPr>
        <w:t xml:space="preserve">, Y. (2024). Telecommuting: Conditions and Implications for the Quality of Life of Teleworkers. A Systematic Literature Review. </w:t>
      </w:r>
      <w:proofErr w:type="spellStart"/>
      <w:r w:rsidRPr="00415390">
        <w:rPr>
          <w:rFonts w:ascii="Arial" w:hAnsi="Arial" w:cs="Arial"/>
          <w:sz w:val="24"/>
          <w:szCs w:val="24"/>
          <w:lang w:val="en-US"/>
        </w:rPr>
        <w:t>Trilogía</w:t>
      </w:r>
      <w:proofErr w:type="spellEnd"/>
      <w:r w:rsidRPr="00415390">
        <w:rPr>
          <w:rFonts w:ascii="Arial" w:hAnsi="Arial" w:cs="Arial"/>
          <w:sz w:val="24"/>
          <w:szCs w:val="24"/>
          <w:lang w:val="en-US"/>
        </w:rPr>
        <w:t xml:space="preserve"> Ciencia </w:t>
      </w:r>
      <w:proofErr w:type="spellStart"/>
      <w:r w:rsidRPr="00415390">
        <w:rPr>
          <w:rFonts w:ascii="Arial" w:hAnsi="Arial" w:cs="Arial"/>
          <w:sz w:val="24"/>
          <w:szCs w:val="24"/>
          <w:lang w:val="en-US"/>
        </w:rPr>
        <w:t>Tecnología</w:t>
      </w:r>
      <w:proofErr w:type="spellEnd"/>
      <w:r w:rsidRPr="00415390">
        <w:rPr>
          <w:rFonts w:ascii="Arial" w:hAnsi="Arial" w:cs="Arial"/>
          <w:sz w:val="24"/>
          <w:szCs w:val="24"/>
          <w:lang w:val="en-US"/>
        </w:rPr>
        <w:t xml:space="preserve"> Sociedad, 16(32), e2924.</w:t>
      </w:r>
    </w:p>
    <w:p w14:paraId="61803FDA"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s-419"/>
        </w:rPr>
        <w:t xml:space="preserve">Vizcaíno, Garcés, et al. (2024). ¿Cómo perciben los desarrolladores de software su productividad trabajando remotamente? </w:t>
      </w:r>
      <w:proofErr w:type="spellStart"/>
      <w:r w:rsidRPr="00415390">
        <w:rPr>
          <w:rFonts w:ascii="Arial" w:hAnsi="Arial" w:cs="Arial"/>
          <w:sz w:val="24"/>
          <w:szCs w:val="24"/>
          <w:lang w:val="en-US"/>
        </w:rPr>
        <w:t>CibSE</w:t>
      </w:r>
      <w:proofErr w:type="spellEnd"/>
      <w:r w:rsidRPr="00415390">
        <w:rPr>
          <w:rFonts w:ascii="Arial" w:hAnsi="Arial" w:cs="Arial"/>
          <w:sz w:val="24"/>
          <w:szCs w:val="24"/>
          <w:lang w:val="en-US"/>
        </w:rPr>
        <w:t xml:space="preserve"> 2024.</w:t>
      </w:r>
    </w:p>
    <w:p w14:paraId="101E7500"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sidRPr="00415390">
        <w:rPr>
          <w:rFonts w:ascii="Arial" w:hAnsi="Arial" w:cs="Arial"/>
          <w:sz w:val="24"/>
          <w:szCs w:val="24"/>
          <w:lang w:val="en-US"/>
        </w:rPr>
        <w:t xml:space="preserve">Ford, D., </w:t>
      </w:r>
      <w:proofErr w:type="spellStart"/>
      <w:r w:rsidRPr="00415390">
        <w:rPr>
          <w:rFonts w:ascii="Arial" w:hAnsi="Arial" w:cs="Arial"/>
          <w:sz w:val="24"/>
          <w:szCs w:val="24"/>
          <w:lang w:val="en-US"/>
        </w:rPr>
        <w:t>Storey</w:t>
      </w:r>
      <w:proofErr w:type="spellEnd"/>
      <w:r w:rsidRPr="00415390">
        <w:rPr>
          <w:rFonts w:ascii="Arial" w:hAnsi="Arial" w:cs="Arial"/>
          <w:sz w:val="24"/>
          <w:szCs w:val="24"/>
          <w:lang w:val="en-US"/>
        </w:rPr>
        <w:t xml:space="preserve">, M.-A., Zimmermann, T., Bird, C., Jaffe, S., </w:t>
      </w:r>
      <w:proofErr w:type="spellStart"/>
      <w:r w:rsidRPr="00415390">
        <w:rPr>
          <w:rFonts w:ascii="Arial" w:hAnsi="Arial" w:cs="Arial"/>
          <w:sz w:val="24"/>
          <w:szCs w:val="24"/>
          <w:lang w:val="en-US"/>
        </w:rPr>
        <w:t>Maddila</w:t>
      </w:r>
      <w:proofErr w:type="spellEnd"/>
      <w:r w:rsidRPr="00415390">
        <w:rPr>
          <w:rFonts w:ascii="Arial" w:hAnsi="Arial" w:cs="Arial"/>
          <w:sz w:val="24"/>
          <w:szCs w:val="24"/>
          <w:lang w:val="en-US"/>
        </w:rPr>
        <w:t>, C., Butler, J. L., Houck, B., &amp; Nagappan, N. (2021). A Tale of Two Cities: Software Developers Working from Home During the COVID-19 Pandemic. ACM Transactions on Software Engineering and Methodology, 31(2), 1–37. https://doi.org/10.1145/3487567</w:t>
      </w:r>
    </w:p>
    <w:p w14:paraId="7B7B3C91" w14:textId="77777777" w:rsidR="00415390" w:rsidRP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proofErr w:type="spellStart"/>
      <w:r w:rsidRPr="00415390">
        <w:rPr>
          <w:rFonts w:ascii="Arial" w:hAnsi="Arial" w:cs="Arial"/>
          <w:sz w:val="24"/>
          <w:szCs w:val="24"/>
          <w:lang w:val="es-419"/>
        </w:rPr>
        <w:t>Šmite</w:t>
      </w:r>
      <w:proofErr w:type="spellEnd"/>
      <w:r w:rsidRPr="00415390">
        <w:rPr>
          <w:rFonts w:ascii="Arial" w:hAnsi="Arial" w:cs="Arial"/>
          <w:sz w:val="24"/>
          <w:szCs w:val="24"/>
          <w:lang w:val="es-419"/>
        </w:rPr>
        <w:t xml:space="preserve">, D., Moe, N. B., </w:t>
      </w:r>
      <w:proofErr w:type="spellStart"/>
      <w:r w:rsidRPr="00415390">
        <w:rPr>
          <w:rFonts w:ascii="Arial" w:hAnsi="Arial" w:cs="Arial"/>
          <w:sz w:val="24"/>
          <w:szCs w:val="24"/>
          <w:lang w:val="es-419"/>
        </w:rPr>
        <w:t>Klotins</w:t>
      </w:r>
      <w:proofErr w:type="spellEnd"/>
      <w:r w:rsidRPr="00415390">
        <w:rPr>
          <w:rFonts w:ascii="Arial" w:hAnsi="Arial" w:cs="Arial"/>
          <w:sz w:val="24"/>
          <w:szCs w:val="24"/>
          <w:lang w:val="es-419"/>
        </w:rPr>
        <w:t xml:space="preserve">, E., &amp; </w:t>
      </w:r>
      <w:proofErr w:type="spellStart"/>
      <w:r w:rsidRPr="00415390">
        <w:rPr>
          <w:rFonts w:ascii="Arial" w:hAnsi="Arial" w:cs="Arial"/>
          <w:sz w:val="24"/>
          <w:szCs w:val="24"/>
          <w:lang w:val="es-419"/>
        </w:rPr>
        <w:t>Gonzalez</w:t>
      </w:r>
      <w:proofErr w:type="spellEnd"/>
      <w:r w:rsidRPr="00415390">
        <w:rPr>
          <w:rFonts w:ascii="Arial" w:hAnsi="Arial" w:cs="Arial"/>
          <w:sz w:val="24"/>
          <w:szCs w:val="24"/>
          <w:lang w:val="es-419"/>
        </w:rPr>
        <w:t xml:space="preserve">-Huerta, J. (2021). </w:t>
      </w:r>
      <w:r w:rsidRPr="00415390">
        <w:rPr>
          <w:rFonts w:ascii="Arial" w:hAnsi="Arial" w:cs="Arial"/>
          <w:sz w:val="24"/>
          <w:szCs w:val="24"/>
          <w:lang w:val="en-US"/>
        </w:rPr>
        <w:t>From Forced Working-From-Home to Working-From-Anywhere: Two Revolutions in Telework. Communications of the ACM, 64(4), 88-96.</w:t>
      </w:r>
    </w:p>
    <w:p w14:paraId="5F0DC453" w14:textId="77777777" w:rsidR="00415390" w:rsidRDefault="00415390"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s-419"/>
        </w:rPr>
      </w:pPr>
      <w:r w:rsidRPr="00415390">
        <w:rPr>
          <w:rFonts w:ascii="Arial" w:hAnsi="Arial" w:cs="Arial"/>
          <w:sz w:val="24"/>
          <w:szCs w:val="24"/>
          <w:lang w:val="es-419"/>
        </w:rPr>
        <w:t>Castrillón, D., &amp; Acevedo, D. F. (2024). Identificación de factores que impactan el desempeño y bienestar de los desarrolladores de software a partir de grupos focales. Proyecto de Grado, Departamento de Ingeniería de Sistemas y Computación, Universidad de los Andes, Bogotá, Colombia.</w:t>
      </w:r>
    </w:p>
    <w:p w14:paraId="7840184B" w14:textId="161FDA7E" w:rsidR="00B90995" w:rsidRDefault="00B90995" w:rsidP="00415390">
      <w:pPr>
        <w:pStyle w:val="ListParagraph"/>
        <w:numPr>
          <w:ilvl w:val="0"/>
          <w:numId w:val="15"/>
        </w:numPr>
        <w:autoSpaceDE w:val="0"/>
        <w:autoSpaceDN w:val="0"/>
        <w:adjustRightInd w:val="0"/>
        <w:spacing w:after="0" w:line="240" w:lineRule="auto"/>
        <w:jc w:val="both"/>
        <w:rPr>
          <w:rFonts w:ascii="Arial" w:hAnsi="Arial" w:cs="Arial"/>
          <w:sz w:val="24"/>
          <w:szCs w:val="24"/>
          <w:lang w:val="es-419"/>
        </w:rPr>
      </w:pPr>
      <w:r w:rsidRPr="00765E47">
        <w:rPr>
          <w:rFonts w:ascii="Arial" w:hAnsi="Arial" w:cs="Arial"/>
          <w:sz w:val="24"/>
          <w:szCs w:val="24"/>
          <w:lang w:val="es-419"/>
        </w:rPr>
        <w:t xml:space="preserve">Vizcaíno, Garcés, et al. ¿Cómo perciben los desarrolladores de software su productividad trabajando remotamente? </w:t>
      </w:r>
      <w:proofErr w:type="spellStart"/>
      <w:r>
        <w:rPr>
          <w:rFonts w:ascii="Arial" w:hAnsi="Arial" w:cs="Arial"/>
          <w:sz w:val="24"/>
          <w:szCs w:val="24"/>
          <w:lang w:val="es-419"/>
        </w:rPr>
        <w:t>CibSE</w:t>
      </w:r>
      <w:proofErr w:type="spellEnd"/>
      <w:r>
        <w:rPr>
          <w:rFonts w:ascii="Arial" w:hAnsi="Arial" w:cs="Arial"/>
          <w:sz w:val="24"/>
          <w:szCs w:val="24"/>
          <w:lang w:val="es-419"/>
        </w:rPr>
        <w:t xml:space="preserve"> 2024 (</w:t>
      </w:r>
      <w:proofErr w:type="spellStart"/>
      <w:r>
        <w:rPr>
          <w:rFonts w:ascii="Arial" w:hAnsi="Arial" w:cs="Arial"/>
          <w:sz w:val="24"/>
          <w:szCs w:val="24"/>
          <w:lang w:val="es-419"/>
        </w:rPr>
        <w:t>Pending</w:t>
      </w:r>
      <w:proofErr w:type="spellEnd"/>
      <w:r>
        <w:rPr>
          <w:rFonts w:ascii="Arial" w:hAnsi="Arial" w:cs="Arial"/>
          <w:sz w:val="24"/>
          <w:szCs w:val="24"/>
          <w:lang w:val="es-419"/>
        </w:rPr>
        <w:t xml:space="preserve"> </w:t>
      </w:r>
      <w:proofErr w:type="spellStart"/>
      <w:r>
        <w:rPr>
          <w:rFonts w:ascii="Arial" w:hAnsi="Arial" w:cs="Arial"/>
          <w:sz w:val="24"/>
          <w:szCs w:val="24"/>
          <w:lang w:val="es-419"/>
        </w:rPr>
        <w:t>to</w:t>
      </w:r>
      <w:proofErr w:type="spellEnd"/>
      <w:r>
        <w:rPr>
          <w:rFonts w:ascii="Arial" w:hAnsi="Arial" w:cs="Arial"/>
          <w:sz w:val="24"/>
          <w:szCs w:val="24"/>
          <w:lang w:val="es-419"/>
        </w:rPr>
        <w:t xml:space="preserve"> be </w:t>
      </w:r>
      <w:proofErr w:type="spellStart"/>
      <w:r>
        <w:rPr>
          <w:rFonts w:ascii="Arial" w:hAnsi="Arial" w:cs="Arial"/>
          <w:sz w:val="24"/>
          <w:szCs w:val="24"/>
          <w:lang w:val="es-419"/>
        </w:rPr>
        <w:t>published</w:t>
      </w:r>
      <w:proofErr w:type="spellEnd"/>
      <w:r>
        <w:rPr>
          <w:rFonts w:ascii="Arial" w:hAnsi="Arial" w:cs="Arial"/>
          <w:sz w:val="24"/>
          <w:szCs w:val="24"/>
          <w:lang w:val="es-419"/>
        </w:rPr>
        <w:t>)</w:t>
      </w:r>
    </w:p>
    <w:p w14:paraId="3FE10E9F" w14:textId="77777777" w:rsidR="00F80CFD" w:rsidRDefault="00F80CFD" w:rsidP="00F80CFD">
      <w:pPr>
        <w:autoSpaceDE w:val="0"/>
        <w:autoSpaceDN w:val="0"/>
        <w:adjustRightInd w:val="0"/>
        <w:spacing w:after="0" w:line="240" w:lineRule="auto"/>
        <w:jc w:val="both"/>
        <w:rPr>
          <w:rFonts w:ascii="Arial" w:hAnsi="Arial" w:cs="Arial"/>
          <w:sz w:val="24"/>
          <w:szCs w:val="24"/>
          <w:lang w:val="es-419"/>
        </w:rPr>
      </w:pPr>
    </w:p>
    <w:p w14:paraId="72E12C9F"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lastRenderedPageBreak/>
        <w:t xml:space="preserve">[1] N. Forsgren, M. </w:t>
      </w:r>
      <w:proofErr w:type="spellStart"/>
      <w:r w:rsidRPr="00F80CFD">
        <w:rPr>
          <w:rFonts w:ascii="Arial" w:hAnsi="Arial" w:cs="Arial"/>
          <w:sz w:val="24"/>
          <w:szCs w:val="24"/>
          <w:lang w:val="en-US"/>
        </w:rPr>
        <w:t>Storey</w:t>
      </w:r>
      <w:proofErr w:type="spellEnd"/>
      <w:r w:rsidRPr="00F80CFD">
        <w:rPr>
          <w:rFonts w:ascii="Arial" w:hAnsi="Arial" w:cs="Arial"/>
          <w:sz w:val="24"/>
          <w:szCs w:val="24"/>
          <w:lang w:val="en-US"/>
        </w:rPr>
        <w:t xml:space="preserve">, C. </w:t>
      </w:r>
      <w:proofErr w:type="spellStart"/>
      <w:r w:rsidRPr="00F80CFD">
        <w:rPr>
          <w:rFonts w:ascii="Arial" w:hAnsi="Arial" w:cs="Arial"/>
          <w:sz w:val="24"/>
          <w:szCs w:val="24"/>
          <w:lang w:val="en-US"/>
        </w:rPr>
        <w:t>Maddila</w:t>
      </w:r>
      <w:proofErr w:type="spellEnd"/>
      <w:r w:rsidRPr="00F80CFD">
        <w:rPr>
          <w:rFonts w:ascii="Arial" w:hAnsi="Arial" w:cs="Arial"/>
          <w:sz w:val="24"/>
          <w:szCs w:val="24"/>
          <w:lang w:val="en-US"/>
        </w:rPr>
        <w:t xml:space="preserve">, T. Zimmermann, B. Houck, and J. Butler, "The space of developer productivity: There's more to it than you think," </w:t>
      </w:r>
      <w:r w:rsidRPr="00F80CFD">
        <w:rPr>
          <w:rFonts w:ascii="Arial" w:hAnsi="Arial" w:cs="Arial"/>
          <w:i/>
          <w:iCs/>
          <w:sz w:val="24"/>
          <w:szCs w:val="24"/>
          <w:lang w:val="en-US"/>
        </w:rPr>
        <w:t>Queue</w:t>
      </w:r>
      <w:r w:rsidRPr="00F80CFD">
        <w:rPr>
          <w:rFonts w:ascii="Arial" w:hAnsi="Arial" w:cs="Arial"/>
          <w:sz w:val="24"/>
          <w:szCs w:val="24"/>
          <w:lang w:val="en-US"/>
        </w:rPr>
        <w:t>, vol. 19, no. 1, pp. 20-43, Jan. 2021.</w:t>
      </w:r>
    </w:p>
    <w:p w14:paraId="4379CC11"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[2] R. M. Ryan and E. L. Deci, "Self-determination theory and the facilitation of intrinsic motivation, social development, and well-being," </w:t>
      </w:r>
      <w:r w:rsidRPr="00F80CFD">
        <w:rPr>
          <w:rFonts w:ascii="Arial" w:hAnsi="Arial" w:cs="Arial"/>
          <w:i/>
          <w:iCs/>
          <w:sz w:val="24"/>
          <w:szCs w:val="24"/>
          <w:lang w:val="en-US"/>
        </w:rPr>
        <w:t>American Psychologist</w:t>
      </w:r>
      <w:r w:rsidRPr="00F80CFD">
        <w:rPr>
          <w:rFonts w:ascii="Arial" w:hAnsi="Arial" w:cs="Arial"/>
          <w:sz w:val="24"/>
          <w:szCs w:val="24"/>
          <w:lang w:val="en-US"/>
        </w:rPr>
        <w:t>, vol. 55, no. 1, pp. 68-78, Jan. 2000.</w:t>
      </w:r>
    </w:p>
    <w:p w14:paraId="32968F34"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[3] D. Russo, P. H. P. Hanel, S. </w:t>
      </w:r>
      <w:proofErr w:type="spellStart"/>
      <w:r w:rsidRPr="00F80CFD">
        <w:rPr>
          <w:rFonts w:ascii="Arial" w:hAnsi="Arial" w:cs="Arial"/>
          <w:sz w:val="24"/>
          <w:szCs w:val="24"/>
          <w:lang w:val="en-US"/>
        </w:rPr>
        <w:t>Altnickel</w:t>
      </w:r>
      <w:proofErr w:type="spellEnd"/>
      <w:r w:rsidRPr="00F80CFD">
        <w:rPr>
          <w:rFonts w:ascii="Arial" w:hAnsi="Arial" w:cs="Arial"/>
          <w:sz w:val="24"/>
          <w:szCs w:val="24"/>
          <w:lang w:val="en-US"/>
        </w:rPr>
        <w:t xml:space="preserve">, and N. van Berkel, "Satisfaction and performance of software developers during enforced work from home in the COVID-19 pandemic," </w:t>
      </w:r>
      <w:proofErr w:type="spellStart"/>
      <w:r w:rsidRPr="00F80CFD">
        <w:rPr>
          <w:rFonts w:ascii="Arial" w:hAnsi="Arial" w:cs="Arial"/>
          <w:i/>
          <w:iCs/>
          <w:sz w:val="24"/>
          <w:szCs w:val="24"/>
          <w:lang w:val="en-US"/>
        </w:rPr>
        <w:t>arXiv</w:t>
      </w:r>
      <w:proofErr w:type="spellEnd"/>
      <w:r w:rsidRPr="00F80CFD">
        <w:rPr>
          <w:rFonts w:ascii="Arial" w:hAnsi="Arial" w:cs="Arial"/>
          <w:i/>
          <w:iCs/>
          <w:sz w:val="24"/>
          <w:szCs w:val="24"/>
          <w:lang w:val="en-US"/>
        </w:rPr>
        <w:t xml:space="preserve"> preprint arXiv:2107.07944</w:t>
      </w:r>
      <w:r w:rsidRPr="00F80CFD">
        <w:rPr>
          <w:rFonts w:ascii="Arial" w:hAnsi="Arial" w:cs="Arial"/>
          <w:sz w:val="24"/>
          <w:szCs w:val="24"/>
          <w:lang w:val="en-US"/>
        </w:rPr>
        <w:t>, Jul. 2021.</w:t>
      </w:r>
    </w:p>
    <w:p w14:paraId="55008E5D"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[4] A. </w:t>
      </w:r>
      <w:proofErr w:type="spellStart"/>
      <w:r w:rsidRPr="00F80CFD">
        <w:rPr>
          <w:rFonts w:ascii="Arial" w:hAnsi="Arial" w:cs="Arial"/>
          <w:sz w:val="24"/>
          <w:szCs w:val="24"/>
          <w:lang w:val="en-US"/>
        </w:rPr>
        <w:t>Vizcaíno</w:t>
      </w:r>
      <w:proofErr w:type="spellEnd"/>
      <w:r w:rsidRPr="00F80CFD">
        <w:rPr>
          <w:rFonts w:ascii="Arial" w:hAnsi="Arial" w:cs="Arial"/>
          <w:sz w:val="24"/>
          <w:szCs w:val="24"/>
          <w:lang w:val="en-US"/>
        </w:rPr>
        <w:t xml:space="preserve">, M. </w:t>
      </w:r>
      <w:proofErr w:type="spellStart"/>
      <w:r w:rsidRPr="00F80CFD">
        <w:rPr>
          <w:rFonts w:ascii="Arial" w:hAnsi="Arial" w:cs="Arial"/>
          <w:sz w:val="24"/>
          <w:szCs w:val="24"/>
          <w:lang w:val="en-US"/>
        </w:rPr>
        <w:t>Piattini</w:t>
      </w:r>
      <w:proofErr w:type="spellEnd"/>
      <w:r w:rsidRPr="00F80CFD">
        <w:rPr>
          <w:rFonts w:ascii="Arial" w:hAnsi="Arial" w:cs="Arial"/>
          <w:sz w:val="24"/>
          <w:szCs w:val="24"/>
          <w:lang w:val="en-US"/>
        </w:rPr>
        <w:t xml:space="preserve">, and F. García, "Understanding remote work experience: Insights into well-being," </w:t>
      </w:r>
      <w:r w:rsidRPr="00F80CFD">
        <w:rPr>
          <w:rFonts w:ascii="Arial" w:hAnsi="Arial" w:cs="Arial"/>
          <w:i/>
          <w:iCs/>
          <w:sz w:val="24"/>
          <w:szCs w:val="24"/>
          <w:lang w:val="en-US"/>
        </w:rPr>
        <w:t>Journal of Software Evolution and Process</w:t>
      </w:r>
      <w:r w:rsidRPr="00F80CFD">
        <w:rPr>
          <w:rFonts w:ascii="Arial" w:hAnsi="Arial" w:cs="Arial"/>
          <w:sz w:val="24"/>
          <w:szCs w:val="24"/>
          <w:lang w:val="en-US"/>
        </w:rPr>
        <w:t>, vol. 37, no. 2, pp. e2534, Feb. 2025.</w:t>
      </w:r>
    </w:p>
    <w:p w14:paraId="116262C6"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[5] R. Santos, M. Kalinowski, A. R. Rocha, G. H. Travassos, F. Werneck, and E. Shihab, "Post-pandemic hybrid work in software companies: Findings from an industrial case study," in </w:t>
      </w:r>
      <w:r w:rsidRPr="00F80CFD">
        <w:rPr>
          <w:rFonts w:ascii="Arial" w:hAnsi="Arial" w:cs="Arial"/>
          <w:i/>
          <w:iCs/>
          <w:sz w:val="24"/>
          <w:szCs w:val="24"/>
          <w:lang w:val="en-US"/>
        </w:rPr>
        <w:t>Proc. ACM/IEEE International Symposium on Empirical Software Engineering and Measurement (ESEM)</w:t>
      </w:r>
      <w:r w:rsidRPr="00F80CFD">
        <w:rPr>
          <w:rFonts w:ascii="Arial" w:hAnsi="Arial" w:cs="Arial"/>
          <w:sz w:val="24"/>
          <w:szCs w:val="24"/>
          <w:lang w:val="en-US"/>
        </w:rPr>
        <w:t>, Oct. 2024, pp. 245-256.</w:t>
      </w:r>
    </w:p>
    <w:p w14:paraId="0674095E"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s-419"/>
        </w:rPr>
      </w:pPr>
      <w:r w:rsidRPr="00F80CFD">
        <w:rPr>
          <w:rFonts w:ascii="Arial" w:hAnsi="Arial" w:cs="Arial"/>
          <w:sz w:val="24"/>
          <w:szCs w:val="24"/>
          <w:lang w:val="es-419"/>
        </w:rPr>
        <w:t xml:space="preserve">[6] S. A. Medina Anchundia, "El teletrabajo en las empresas: factores que influyen en la satisfacción y productividad," </w:t>
      </w:r>
      <w:proofErr w:type="spellStart"/>
      <w:r w:rsidRPr="00F80CFD">
        <w:rPr>
          <w:rFonts w:ascii="Arial" w:hAnsi="Arial" w:cs="Arial"/>
          <w:i/>
          <w:iCs/>
          <w:sz w:val="24"/>
          <w:szCs w:val="24"/>
          <w:lang w:val="es-419"/>
        </w:rPr>
        <w:t>Journal</w:t>
      </w:r>
      <w:proofErr w:type="spellEnd"/>
      <w:r w:rsidRPr="00F80CFD">
        <w:rPr>
          <w:rFonts w:ascii="Arial" w:hAnsi="Arial" w:cs="Arial"/>
          <w:i/>
          <w:iCs/>
          <w:sz w:val="24"/>
          <w:szCs w:val="24"/>
          <w:lang w:val="es-419"/>
        </w:rPr>
        <w:t xml:space="preserve"> </w:t>
      </w:r>
      <w:proofErr w:type="spellStart"/>
      <w:r w:rsidRPr="00F80CFD">
        <w:rPr>
          <w:rFonts w:ascii="Arial" w:hAnsi="Arial" w:cs="Arial"/>
          <w:i/>
          <w:iCs/>
          <w:sz w:val="24"/>
          <w:szCs w:val="24"/>
          <w:lang w:val="es-419"/>
        </w:rPr>
        <w:t>of</w:t>
      </w:r>
      <w:proofErr w:type="spellEnd"/>
      <w:r w:rsidRPr="00F80CFD">
        <w:rPr>
          <w:rFonts w:ascii="Arial" w:hAnsi="Arial" w:cs="Arial"/>
          <w:i/>
          <w:iCs/>
          <w:sz w:val="24"/>
          <w:szCs w:val="24"/>
          <w:lang w:val="es-419"/>
        </w:rPr>
        <w:t xml:space="preserve"> </w:t>
      </w:r>
      <w:proofErr w:type="spellStart"/>
      <w:r w:rsidRPr="00F80CFD">
        <w:rPr>
          <w:rFonts w:ascii="Arial" w:hAnsi="Arial" w:cs="Arial"/>
          <w:i/>
          <w:iCs/>
          <w:sz w:val="24"/>
          <w:szCs w:val="24"/>
          <w:lang w:val="es-419"/>
        </w:rPr>
        <w:t>TechInnovation</w:t>
      </w:r>
      <w:proofErr w:type="spellEnd"/>
      <w:r w:rsidRPr="00F80CFD">
        <w:rPr>
          <w:rFonts w:ascii="Arial" w:hAnsi="Arial" w:cs="Arial"/>
          <w:sz w:val="24"/>
          <w:szCs w:val="24"/>
          <w:lang w:val="es-419"/>
        </w:rPr>
        <w:t>, vol. 3, no. 1, pp. 47-56, Mar. 2024.</w:t>
      </w:r>
    </w:p>
    <w:p w14:paraId="2C9820E8"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s-419"/>
        </w:rPr>
      </w:pPr>
      <w:r w:rsidRPr="00F80CFD">
        <w:rPr>
          <w:rFonts w:ascii="Arial" w:hAnsi="Arial" w:cs="Arial"/>
          <w:sz w:val="24"/>
          <w:szCs w:val="24"/>
          <w:lang w:val="en-US"/>
        </w:rPr>
        <w:t xml:space="preserve">[7] O. Rosero Sarasty and Y. Rengifo </w:t>
      </w:r>
      <w:proofErr w:type="spellStart"/>
      <w:r w:rsidRPr="00F80CFD">
        <w:rPr>
          <w:rFonts w:ascii="Arial" w:hAnsi="Arial" w:cs="Arial"/>
          <w:sz w:val="24"/>
          <w:szCs w:val="24"/>
          <w:lang w:val="en-US"/>
        </w:rPr>
        <w:t>Baos</w:t>
      </w:r>
      <w:proofErr w:type="spellEnd"/>
      <w:r w:rsidRPr="00F80CFD">
        <w:rPr>
          <w:rFonts w:ascii="Arial" w:hAnsi="Arial" w:cs="Arial"/>
          <w:sz w:val="24"/>
          <w:szCs w:val="24"/>
          <w:lang w:val="en-US"/>
        </w:rPr>
        <w:t xml:space="preserve">, "Telecommuting: Conditions and implications for the quality of life of teleworkers. </w:t>
      </w:r>
      <w:r w:rsidRPr="00F80CFD">
        <w:rPr>
          <w:rFonts w:ascii="Arial" w:hAnsi="Arial" w:cs="Arial"/>
          <w:sz w:val="24"/>
          <w:szCs w:val="24"/>
          <w:lang w:val="es-419"/>
        </w:rPr>
        <w:t xml:space="preserve">A </w:t>
      </w:r>
      <w:proofErr w:type="spellStart"/>
      <w:r w:rsidRPr="00F80CFD">
        <w:rPr>
          <w:rFonts w:ascii="Arial" w:hAnsi="Arial" w:cs="Arial"/>
          <w:sz w:val="24"/>
          <w:szCs w:val="24"/>
          <w:lang w:val="es-419"/>
        </w:rPr>
        <w:t>systematic</w:t>
      </w:r>
      <w:proofErr w:type="spellEnd"/>
      <w:r w:rsidRPr="00F80CFD">
        <w:rPr>
          <w:rFonts w:ascii="Arial" w:hAnsi="Arial" w:cs="Arial"/>
          <w:sz w:val="24"/>
          <w:szCs w:val="24"/>
          <w:lang w:val="es-419"/>
        </w:rPr>
        <w:t xml:space="preserve"> </w:t>
      </w:r>
      <w:proofErr w:type="spellStart"/>
      <w:r w:rsidRPr="00F80CFD">
        <w:rPr>
          <w:rFonts w:ascii="Arial" w:hAnsi="Arial" w:cs="Arial"/>
          <w:sz w:val="24"/>
          <w:szCs w:val="24"/>
          <w:lang w:val="es-419"/>
        </w:rPr>
        <w:t>literature</w:t>
      </w:r>
      <w:proofErr w:type="spellEnd"/>
      <w:r w:rsidRPr="00F80CFD">
        <w:rPr>
          <w:rFonts w:ascii="Arial" w:hAnsi="Arial" w:cs="Arial"/>
          <w:sz w:val="24"/>
          <w:szCs w:val="24"/>
          <w:lang w:val="es-419"/>
        </w:rPr>
        <w:t xml:space="preserve"> </w:t>
      </w:r>
      <w:proofErr w:type="spellStart"/>
      <w:r w:rsidRPr="00F80CFD">
        <w:rPr>
          <w:rFonts w:ascii="Arial" w:hAnsi="Arial" w:cs="Arial"/>
          <w:sz w:val="24"/>
          <w:szCs w:val="24"/>
          <w:lang w:val="es-419"/>
        </w:rPr>
        <w:t>review</w:t>
      </w:r>
      <w:proofErr w:type="spellEnd"/>
      <w:r w:rsidRPr="00F80CFD">
        <w:rPr>
          <w:rFonts w:ascii="Arial" w:hAnsi="Arial" w:cs="Arial"/>
          <w:sz w:val="24"/>
          <w:szCs w:val="24"/>
          <w:lang w:val="es-419"/>
        </w:rPr>
        <w:t xml:space="preserve">," </w:t>
      </w:r>
      <w:r w:rsidRPr="00F80CFD">
        <w:rPr>
          <w:rFonts w:ascii="Arial" w:hAnsi="Arial" w:cs="Arial"/>
          <w:i/>
          <w:iCs/>
          <w:sz w:val="24"/>
          <w:szCs w:val="24"/>
          <w:lang w:val="es-419"/>
        </w:rPr>
        <w:t>Trilogía Ciencia Tecnología Sociedad</w:t>
      </w:r>
      <w:r w:rsidRPr="00F80CFD">
        <w:rPr>
          <w:rFonts w:ascii="Arial" w:hAnsi="Arial" w:cs="Arial"/>
          <w:sz w:val="24"/>
          <w:szCs w:val="24"/>
          <w:lang w:val="es-419"/>
        </w:rPr>
        <w:t>, vol. 16, no. 32, pp. e2924, Jul. 2024.</w:t>
      </w:r>
    </w:p>
    <w:p w14:paraId="6333423D"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s-419"/>
        </w:rPr>
        <w:t xml:space="preserve">[8] A. Vizcaíno, K. Garcés, F. García, and M. </w:t>
      </w:r>
      <w:proofErr w:type="spellStart"/>
      <w:r w:rsidRPr="00F80CFD">
        <w:rPr>
          <w:rFonts w:ascii="Arial" w:hAnsi="Arial" w:cs="Arial"/>
          <w:sz w:val="24"/>
          <w:szCs w:val="24"/>
          <w:lang w:val="es-419"/>
        </w:rPr>
        <w:t>Piattini</w:t>
      </w:r>
      <w:proofErr w:type="spellEnd"/>
      <w:r w:rsidRPr="00F80CFD">
        <w:rPr>
          <w:rFonts w:ascii="Arial" w:hAnsi="Arial" w:cs="Arial"/>
          <w:sz w:val="24"/>
          <w:szCs w:val="24"/>
          <w:lang w:val="es-419"/>
        </w:rPr>
        <w:t xml:space="preserve">, "¿Cómo perciben los desarrolladores de software su productividad trabajando remotamente?" in </w:t>
      </w:r>
      <w:proofErr w:type="spellStart"/>
      <w:r w:rsidRPr="00F80CFD">
        <w:rPr>
          <w:rFonts w:ascii="Arial" w:hAnsi="Arial" w:cs="Arial"/>
          <w:i/>
          <w:iCs/>
          <w:sz w:val="24"/>
          <w:szCs w:val="24"/>
          <w:lang w:val="es-419"/>
        </w:rPr>
        <w:t>Proc</w:t>
      </w:r>
      <w:proofErr w:type="spellEnd"/>
      <w:r w:rsidRPr="00F80CFD">
        <w:rPr>
          <w:rFonts w:ascii="Arial" w:hAnsi="Arial" w:cs="Arial"/>
          <w:i/>
          <w:iCs/>
          <w:sz w:val="24"/>
          <w:szCs w:val="24"/>
          <w:lang w:val="es-419"/>
        </w:rPr>
        <w:t xml:space="preserve">. </w:t>
      </w:r>
      <w:r w:rsidRPr="00F80CFD">
        <w:rPr>
          <w:rFonts w:ascii="Arial" w:hAnsi="Arial" w:cs="Arial"/>
          <w:i/>
          <w:iCs/>
          <w:sz w:val="24"/>
          <w:szCs w:val="24"/>
          <w:lang w:val="en-US"/>
        </w:rPr>
        <w:t xml:space="preserve">XVIII Congreso </w:t>
      </w:r>
      <w:proofErr w:type="spellStart"/>
      <w:r w:rsidRPr="00F80CFD">
        <w:rPr>
          <w:rFonts w:ascii="Arial" w:hAnsi="Arial" w:cs="Arial"/>
          <w:i/>
          <w:iCs/>
          <w:sz w:val="24"/>
          <w:szCs w:val="24"/>
          <w:lang w:val="en-US"/>
        </w:rPr>
        <w:t>Iberoamericano</w:t>
      </w:r>
      <w:proofErr w:type="spellEnd"/>
      <w:r w:rsidRPr="00F80CFD">
        <w:rPr>
          <w:rFonts w:ascii="Arial" w:hAnsi="Arial" w:cs="Arial"/>
          <w:i/>
          <w:iCs/>
          <w:sz w:val="24"/>
          <w:szCs w:val="24"/>
          <w:lang w:val="en-US"/>
        </w:rPr>
        <w:t xml:space="preserve"> </w:t>
      </w:r>
      <w:proofErr w:type="spellStart"/>
      <w:r w:rsidRPr="00F80CFD">
        <w:rPr>
          <w:rFonts w:ascii="Arial" w:hAnsi="Arial" w:cs="Arial"/>
          <w:i/>
          <w:iCs/>
          <w:sz w:val="24"/>
          <w:szCs w:val="24"/>
          <w:lang w:val="en-US"/>
        </w:rPr>
        <w:t>en</w:t>
      </w:r>
      <w:proofErr w:type="spellEnd"/>
      <w:r w:rsidRPr="00F80CFD">
        <w:rPr>
          <w:rFonts w:ascii="Arial" w:hAnsi="Arial" w:cs="Arial"/>
          <w:i/>
          <w:iCs/>
          <w:sz w:val="24"/>
          <w:szCs w:val="24"/>
          <w:lang w:val="en-US"/>
        </w:rPr>
        <w:t xml:space="preserve"> Software Engineering (</w:t>
      </w:r>
      <w:proofErr w:type="spellStart"/>
      <w:r w:rsidRPr="00F80CFD">
        <w:rPr>
          <w:rFonts w:ascii="Arial" w:hAnsi="Arial" w:cs="Arial"/>
          <w:i/>
          <w:iCs/>
          <w:sz w:val="24"/>
          <w:szCs w:val="24"/>
          <w:lang w:val="en-US"/>
        </w:rPr>
        <w:t>CibSE</w:t>
      </w:r>
      <w:proofErr w:type="spellEnd"/>
      <w:r w:rsidRPr="00F80CFD">
        <w:rPr>
          <w:rFonts w:ascii="Arial" w:hAnsi="Arial" w:cs="Arial"/>
          <w:i/>
          <w:iCs/>
          <w:sz w:val="24"/>
          <w:szCs w:val="24"/>
          <w:lang w:val="en-US"/>
        </w:rPr>
        <w:t>)</w:t>
      </w:r>
      <w:r w:rsidRPr="00F80CFD">
        <w:rPr>
          <w:rFonts w:ascii="Arial" w:hAnsi="Arial" w:cs="Arial"/>
          <w:sz w:val="24"/>
          <w:szCs w:val="24"/>
          <w:lang w:val="en-US"/>
        </w:rPr>
        <w:t>, May 2024, pp. 89-102.</w:t>
      </w:r>
    </w:p>
    <w:p w14:paraId="408115D2"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[9] D. Ford, M.-A. </w:t>
      </w:r>
      <w:proofErr w:type="spellStart"/>
      <w:r w:rsidRPr="00F80CFD">
        <w:rPr>
          <w:rFonts w:ascii="Arial" w:hAnsi="Arial" w:cs="Arial"/>
          <w:sz w:val="24"/>
          <w:szCs w:val="24"/>
          <w:lang w:val="en-US"/>
        </w:rPr>
        <w:t>Storey</w:t>
      </w:r>
      <w:proofErr w:type="spellEnd"/>
      <w:r w:rsidRPr="00F80CFD">
        <w:rPr>
          <w:rFonts w:ascii="Arial" w:hAnsi="Arial" w:cs="Arial"/>
          <w:sz w:val="24"/>
          <w:szCs w:val="24"/>
          <w:lang w:val="en-US"/>
        </w:rPr>
        <w:t xml:space="preserve">, T. Zimmermann, C. Bird, S. Jaffe, C. </w:t>
      </w:r>
      <w:proofErr w:type="spellStart"/>
      <w:r w:rsidRPr="00F80CFD">
        <w:rPr>
          <w:rFonts w:ascii="Arial" w:hAnsi="Arial" w:cs="Arial"/>
          <w:sz w:val="24"/>
          <w:szCs w:val="24"/>
          <w:lang w:val="en-US"/>
        </w:rPr>
        <w:t>Maddila</w:t>
      </w:r>
      <w:proofErr w:type="spellEnd"/>
      <w:r w:rsidRPr="00F80CFD">
        <w:rPr>
          <w:rFonts w:ascii="Arial" w:hAnsi="Arial" w:cs="Arial"/>
          <w:sz w:val="24"/>
          <w:szCs w:val="24"/>
          <w:lang w:val="en-US"/>
        </w:rPr>
        <w:t xml:space="preserve">, J. L. Butler, B. Houck, and N. Nagappan, "A tale of two cities: Software developers working from home during the COVID-19 pandemic," </w:t>
      </w:r>
      <w:r w:rsidRPr="00F80CFD">
        <w:rPr>
          <w:rFonts w:ascii="Arial" w:hAnsi="Arial" w:cs="Arial"/>
          <w:i/>
          <w:iCs/>
          <w:sz w:val="24"/>
          <w:szCs w:val="24"/>
          <w:lang w:val="en-US"/>
        </w:rPr>
        <w:t>ACM Trans. Software Engineering and Methodology</w:t>
      </w:r>
      <w:r w:rsidRPr="00F80CFD">
        <w:rPr>
          <w:rFonts w:ascii="Arial" w:hAnsi="Arial" w:cs="Arial"/>
          <w:sz w:val="24"/>
          <w:szCs w:val="24"/>
          <w:lang w:val="en-US"/>
        </w:rPr>
        <w:t>, vol. 31, no. 2, pp. 1-37, Apr. 2021.</w:t>
      </w:r>
    </w:p>
    <w:p w14:paraId="332EF634"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[10] D. </w:t>
      </w:r>
      <w:proofErr w:type="spellStart"/>
      <w:r w:rsidRPr="00F80CFD">
        <w:rPr>
          <w:rFonts w:ascii="Arial" w:hAnsi="Arial" w:cs="Arial"/>
          <w:sz w:val="24"/>
          <w:szCs w:val="24"/>
          <w:lang w:val="en-US"/>
        </w:rPr>
        <w:t>Šmite</w:t>
      </w:r>
      <w:proofErr w:type="spellEnd"/>
      <w:r w:rsidRPr="00F80CFD">
        <w:rPr>
          <w:rFonts w:ascii="Arial" w:hAnsi="Arial" w:cs="Arial"/>
          <w:sz w:val="24"/>
          <w:szCs w:val="24"/>
          <w:lang w:val="en-US"/>
        </w:rPr>
        <w:t xml:space="preserve">, N. B. Moe, E. </w:t>
      </w:r>
      <w:proofErr w:type="spellStart"/>
      <w:r w:rsidRPr="00F80CFD">
        <w:rPr>
          <w:rFonts w:ascii="Arial" w:hAnsi="Arial" w:cs="Arial"/>
          <w:sz w:val="24"/>
          <w:szCs w:val="24"/>
          <w:lang w:val="en-US"/>
        </w:rPr>
        <w:t>Klotins</w:t>
      </w:r>
      <w:proofErr w:type="spellEnd"/>
      <w:r w:rsidRPr="00F80CFD">
        <w:rPr>
          <w:rFonts w:ascii="Arial" w:hAnsi="Arial" w:cs="Arial"/>
          <w:sz w:val="24"/>
          <w:szCs w:val="24"/>
          <w:lang w:val="en-US"/>
        </w:rPr>
        <w:t xml:space="preserve">, and J. Gonzalez-Huerta, "From forced working-from-home to working-from-anywhere: Two revolutions in telework," </w:t>
      </w:r>
      <w:r w:rsidRPr="00F80CFD">
        <w:rPr>
          <w:rFonts w:ascii="Arial" w:hAnsi="Arial" w:cs="Arial"/>
          <w:i/>
          <w:iCs/>
          <w:sz w:val="24"/>
          <w:szCs w:val="24"/>
          <w:lang w:val="en-US"/>
        </w:rPr>
        <w:t>Communications of the ACM</w:t>
      </w:r>
      <w:r w:rsidRPr="00F80CFD">
        <w:rPr>
          <w:rFonts w:ascii="Arial" w:hAnsi="Arial" w:cs="Arial"/>
          <w:sz w:val="24"/>
          <w:szCs w:val="24"/>
          <w:lang w:val="en-US"/>
        </w:rPr>
        <w:t>, vol. 64, no. 4, pp. 88-96, Apr. 2021.</w:t>
      </w:r>
    </w:p>
    <w:p w14:paraId="2BA7E55C"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s-419"/>
        </w:rPr>
        <w:t xml:space="preserve">[11] D. Castrillón and D. F. Acevedo, "Identificación de factores que impactan el desempeño y bienestar de los desarrolladores de software a partir de grupos focales," B.S. </w:t>
      </w:r>
      <w:proofErr w:type="spellStart"/>
      <w:r w:rsidRPr="00F80CFD">
        <w:rPr>
          <w:rFonts w:ascii="Arial" w:hAnsi="Arial" w:cs="Arial"/>
          <w:sz w:val="24"/>
          <w:szCs w:val="24"/>
          <w:lang w:val="es-419"/>
        </w:rPr>
        <w:t>thesis</w:t>
      </w:r>
      <w:proofErr w:type="spellEnd"/>
      <w:r w:rsidRPr="00F80CFD">
        <w:rPr>
          <w:rFonts w:ascii="Arial" w:hAnsi="Arial" w:cs="Arial"/>
          <w:sz w:val="24"/>
          <w:szCs w:val="24"/>
          <w:lang w:val="es-419"/>
        </w:rPr>
        <w:t xml:space="preserve">, </w:t>
      </w:r>
      <w:proofErr w:type="spellStart"/>
      <w:r w:rsidRPr="00F80CFD">
        <w:rPr>
          <w:rFonts w:ascii="Arial" w:hAnsi="Arial" w:cs="Arial"/>
          <w:sz w:val="24"/>
          <w:szCs w:val="24"/>
          <w:lang w:val="es-419"/>
        </w:rPr>
        <w:t>Dept</w:t>
      </w:r>
      <w:proofErr w:type="spellEnd"/>
      <w:r w:rsidRPr="00F80CFD">
        <w:rPr>
          <w:rFonts w:ascii="Arial" w:hAnsi="Arial" w:cs="Arial"/>
          <w:sz w:val="24"/>
          <w:szCs w:val="24"/>
          <w:lang w:val="es-419"/>
        </w:rPr>
        <w:t xml:space="preserve">. </w:t>
      </w:r>
      <w:r w:rsidRPr="00F80CFD">
        <w:rPr>
          <w:rFonts w:ascii="Arial" w:hAnsi="Arial" w:cs="Arial"/>
          <w:sz w:val="24"/>
          <w:szCs w:val="24"/>
          <w:lang w:val="en-US"/>
        </w:rPr>
        <w:t xml:space="preserve">Systems and Computing Engineering, Universidad de </w:t>
      </w:r>
      <w:proofErr w:type="spellStart"/>
      <w:r w:rsidRPr="00F80CFD">
        <w:rPr>
          <w:rFonts w:ascii="Arial" w:hAnsi="Arial" w:cs="Arial"/>
          <w:sz w:val="24"/>
          <w:szCs w:val="24"/>
          <w:lang w:val="en-US"/>
        </w:rPr>
        <w:t>los</w:t>
      </w:r>
      <w:proofErr w:type="spellEnd"/>
      <w:r w:rsidRPr="00F80CFD">
        <w:rPr>
          <w:rFonts w:ascii="Arial" w:hAnsi="Arial" w:cs="Arial"/>
          <w:sz w:val="24"/>
          <w:szCs w:val="24"/>
          <w:lang w:val="en-US"/>
        </w:rPr>
        <w:t xml:space="preserve"> Andes, Bogotá, Colombia, 2024.</w:t>
      </w:r>
    </w:p>
    <w:p w14:paraId="6316C44D"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r w:rsidRPr="00F80CFD">
        <w:rPr>
          <w:rFonts w:ascii="Arial" w:hAnsi="Arial" w:cs="Arial"/>
          <w:sz w:val="24"/>
          <w:szCs w:val="24"/>
          <w:lang w:val="en-US"/>
        </w:rPr>
        <w:t xml:space="preserve">[12] P. Ralph, S. Baltes, G. </w:t>
      </w:r>
      <w:proofErr w:type="spellStart"/>
      <w:r w:rsidRPr="00F80CFD">
        <w:rPr>
          <w:rFonts w:ascii="Arial" w:hAnsi="Arial" w:cs="Arial"/>
          <w:sz w:val="24"/>
          <w:szCs w:val="24"/>
          <w:lang w:val="en-US"/>
        </w:rPr>
        <w:t>Adisaputri</w:t>
      </w:r>
      <w:proofErr w:type="spellEnd"/>
      <w:r w:rsidRPr="00F80CFD">
        <w:rPr>
          <w:rFonts w:ascii="Arial" w:hAnsi="Arial" w:cs="Arial"/>
          <w:sz w:val="24"/>
          <w:szCs w:val="24"/>
          <w:lang w:val="en-US"/>
        </w:rPr>
        <w:t xml:space="preserve">, R. Torkar, V. Kovalenko, M. Kalinowski, N. Novielli, S. Yoo, X. </w:t>
      </w:r>
      <w:proofErr w:type="spellStart"/>
      <w:r w:rsidRPr="00F80CFD">
        <w:rPr>
          <w:rFonts w:ascii="Arial" w:hAnsi="Arial" w:cs="Arial"/>
          <w:sz w:val="24"/>
          <w:szCs w:val="24"/>
          <w:lang w:val="en-US"/>
        </w:rPr>
        <w:t>Devroey</w:t>
      </w:r>
      <w:proofErr w:type="spellEnd"/>
      <w:r w:rsidRPr="00F80CFD">
        <w:rPr>
          <w:rFonts w:ascii="Arial" w:hAnsi="Arial" w:cs="Arial"/>
          <w:sz w:val="24"/>
          <w:szCs w:val="24"/>
          <w:lang w:val="en-US"/>
        </w:rPr>
        <w:t xml:space="preserve">, X. Tan, M. Zhou, B. Turhan, R. Hoda, H. Hata, G. Robles, A. Milani Fard, and R. </w:t>
      </w:r>
      <w:proofErr w:type="spellStart"/>
      <w:r w:rsidRPr="00F80CFD">
        <w:rPr>
          <w:rFonts w:ascii="Arial" w:hAnsi="Arial" w:cs="Arial"/>
          <w:sz w:val="24"/>
          <w:szCs w:val="24"/>
          <w:lang w:val="en-US"/>
        </w:rPr>
        <w:t>Alkadhi</w:t>
      </w:r>
      <w:proofErr w:type="spellEnd"/>
      <w:r w:rsidRPr="00F80CFD">
        <w:rPr>
          <w:rFonts w:ascii="Arial" w:hAnsi="Arial" w:cs="Arial"/>
          <w:sz w:val="24"/>
          <w:szCs w:val="24"/>
          <w:lang w:val="en-US"/>
        </w:rPr>
        <w:t xml:space="preserve">, "Pandemic programming: How COVID-19 affects software developers and how their organizations can help," </w:t>
      </w:r>
      <w:r w:rsidRPr="00F80CFD">
        <w:rPr>
          <w:rFonts w:ascii="Arial" w:hAnsi="Arial" w:cs="Arial"/>
          <w:i/>
          <w:iCs/>
          <w:sz w:val="24"/>
          <w:szCs w:val="24"/>
          <w:lang w:val="en-US"/>
        </w:rPr>
        <w:t>Empirical Software Engineering</w:t>
      </w:r>
      <w:r w:rsidRPr="00F80CFD">
        <w:rPr>
          <w:rFonts w:ascii="Arial" w:hAnsi="Arial" w:cs="Arial"/>
          <w:sz w:val="24"/>
          <w:szCs w:val="24"/>
          <w:lang w:val="en-US"/>
        </w:rPr>
        <w:t>, vol. 25, no. 6, pp. 4927-4961, Nov. 2020.</w:t>
      </w:r>
    </w:p>
    <w:p w14:paraId="13B4F9DA"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p>
    <w:p w14:paraId="4DF0E171" w14:textId="77777777" w:rsidR="00B90995" w:rsidRPr="00F80CFD" w:rsidRDefault="00B90995" w:rsidP="00B90995">
      <w:pPr>
        <w:autoSpaceDE w:val="0"/>
        <w:autoSpaceDN w:val="0"/>
        <w:adjustRightInd w:val="0"/>
        <w:spacing w:after="0" w:line="240" w:lineRule="auto"/>
        <w:jc w:val="both"/>
        <w:rPr>
          <w:rFonts w:ascii="Arial" w:hAnsi="Arial" w:cs="Arial"/>
          <w:sz w:val="24"/>
          <w:szCs w:val="24"/>
          <w:lang w:val="en-US"/>
        </w:rPr>
      </w:pPr>
    </w:p>
    <w:p w14:paraId="2D0590FB" w14:textId="77777777" w:rsidR="00B90995" w:rsidRPr="00F80CFD" w:rsidRDefault="00B90995" w:rsidP="00B90995">
      <w:pPr>
        <w:autoSpaceDE w:val="0"/>
        <w:autoSpaceDN w:val="0"/>
        <w:adjustRightInd w:val="0"/>
        <w:spacing w:after="0" w:line="240" w:lineRule="auto"/>
        <w:jc w:val="both"/>
        <w:rPr>
          <w:rFonts w:ascii="Arial" w:hAnsi="Arial" w:cs="Arial"/>
          <w:sz w:val="24"/>
          <w:szCs w:val="24"/>
          <w:lang w:val="en-US"/>
        </w:rPr>
      </w:pPr>
    </w:p>
    <w:p w14:paraId="190E1154" w14:textId="77777777" w:rsidR="00B90995" w:rsidRPr="00B90995" w:rsidRDefault="00B90995" w:rsidP="00B90995">
      <w:pPr>
        <w:autoSpaceDE w:val="0"/>
        <w:autoSpaceDN w:val="0"/>
        <w:adjustRightInd w:val="0"/>
        <w:spacing w:after="0" w:line="240" w:lineRule="auto"/>
        <w:jc w:val="both"/>
        <w:rPr>
          <w:rFonts w:ascii="Arial" w:hAnsi="Arial" w:cs="Arial"/>
          <w:sz w:val="24"/>
          <w:szCs w:val="24"/>
          <w:lang w:val="en-US"/>
        </w:rPr>
      </w:pPr>
    </w:p>
    <w:p w14:paraId="2F1FADDC" w14:textId="77777777" w:rsidR="002C401F" w:rsidRDefault="002C401F" w:rsidP="00971A29">
      <w:pPr>
        <w:pStyle w:val="whitespace-normal"/>
        <w:rPr>
          <w:rStyle w:val="Strong"/>
          <w:rFonts w:ascii="Arial" w:hAnsi="Arial" w:cs="Arial"/>
          <w:lang w:val="en-US"/>
        </w:rPr>
      </w:pPr>
    </w:p>
    <w:p w14:paraId="7B70C3EA" w14:textId="77777777" w:rsidR="002C401F" w:rsidRDefault="002C401F" w:rsidP="00971A29">
      <w:pPr>
        <w:pStyle w:val="whitespace-normal"/>
        <w:rPr>
          <w:rStyle w:val="Strong"/>
          <w:rFonts w:ascii="Arial" w:hAnsi="Arial" w:cs="Arial"/>
          <w:lang w:val="en-US"/>
        </w:rPr>
      </w:pPr>
    </w:p>
    <w:p w14:paraId="73433F34" w14:textId="6D9B574B" w:rsidR="00B90995" w:rsidRPr="00B90995" w:rsidRDefault="00B90995" w:rsidP="00971A29">
      <w:pPr>
        <w:pStyle w:val="whitespace-normal"/>
        <w:rPr>
          <w:rStyle w:val="Strong"/>
          <w:rFonts w:ascii="Arial" w:hAnsi="Arial" w:cs="Arial"/>
          <w:lang w:val="en-US"/>
        </w:rPr>
      </w:pPr>
      <w:r w:rsidRPr="00B90995">
        <w:rPr>
          <w:rStyle w:val="Strong"/>
          <w:rFonts w:ascii="Arial" w:hAnsi="Arial" w:cs="Arial"/>
          <w:lang w:val="en-US"/>
        </w:rPr>
        <w:lastRenderedPageBreak/>
        <w:t>Annexes</w:t>
      </w:r>
    </w:p>
    <w:p w14:paraId="786369DB" w14:textId="3EAB96E8" w:rsidR="009B54C6" w:rsidRDefault="009B54C6" w:rsidP="00971A29">
      <w:pPr>
        <w:pStyle w:val="whitespace-normal"/>
        <w:rPr>
          <w:rStyle w:val="Strong"/>
          <w:rFonts w:ascii="Arial" w:hAnsi="Arial" w:cs="Arial"/>
          <w:lang w:val="en-US"/>
        </w:rPr>
      </w:pPr>
      <w:r>
        <w:rPr>
          <w:rStyle w:val="Strong"/>
          <w:rFonts w:ascii="Arial" w:hAnsi="Arial" w:cs="Arial"/>
          <w:lang w:val="en-US"/>
        </w:rPr>
        <w:t>Annex A:</w:t>
      </w:r>
    </w:p>
    <w:p w14:paraId="34A5D854" w14:textId="1DB8E755"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A.1</w:t>
      </w:r>
      <w:r w:rsidRPr="00646645">
        <w:rPr>
          <w:rFonts w:ascii="Arial" w:hAnsi="Arial" w:cs="Arial"/>
          <w:b/>
          <w:bCs/>
          <w:lang w:val="en-US"/>
        </w:rPr>
        <w:t>: Performance Metrics by Leadership Role</w:t>
      </w:r>
    </w:p>
    <w:tbl>
      <w:tblPr>
        <w:tblStyle w:val="PlainTable1"/>
        <w:tblW w:w="0" w:type="auto"/>
        <w:tblLook w:val="04A0" w:firstRow="1" w:lastRow="0" w:firstColumn="1" w:lastColumn="0" w:noHBand="0" w:noVBand="1"/>
      </w:tblPr>
      <w:tblGrid>
        <w:gridCol w:w="2236"/>
        <w:gridCol w:w="1474"/>
        <w:gridCol w:w="1850"/>
        <w:gridCol w:w="1292"/>
        <w:gridCol w:w="1642"/>
      </w:tblGrid>
      <w:tr w:rsidR="009B54C6" w:rsidRPr="00646645" w14:paraId="42487D16"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8D87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Metric</w:t>
            </w:r>
            <w:proofErr w:type="spellEnd"/>
          </w:p>
        </w:tc>
        <w:tc>
          <w:tcPr>
            <w:tcW w:w="0" w:type="auto"/>
            <w:hideMark/>
          </w:tcPr>
          <w:p w14:paraId="26455826"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1850" w:type="dxa"/>
            <w:hideMark/>
          </w:tcPr>
          <w:p w14:paraId="4D537A81"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1133" w:type="dxa"/>
            <w:hideMark/>
          </w:tcPr>
          <w:p w14:paraId="168F726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182443C4"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646645" w14:paraId="1027225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38862" w14:textId="77777777" w:rsidR="009B54C6" w:rsidRPr="00646645" w:rsidRDefault="009B54C6" w:rsidP="007E136D">
            <w:pPr>
              <w:spacing w:after="160" w:line="278" w:lineRule="auto"/>
              <w:rPr>
                <w:rFonts w:ascii="Arial" w:hAnsi="Arial" w:cs="Arial"/>
              </w:rPr>
            </w:pPr>
            <w:r w:rsidRPr="00646645">
              <w:rPr>
                <w:rFonts w:ascii="Arial" w:hAnsi="Arial" w:cs="Arial"/>
              </w:rPr>
              <w:t>Performance</w:t>
            </w:r>
          </w:p>
        </w:tc>
        <w:tc>
          <w:tcPr>
            <w:tcW w:w="0" w:type="auto"/>
            <w:hideMark/>
          </w:tcPr>
          <w:p w14:paraId="26C41E2D"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1850" w:type="dxa"/>
            <w:hideMark/>
          </w:tcPr>
          <w:p w14:paraId="4CC6608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3.84</w:t>
            </w:r>
          </w:p>
        </w:tc>
        <w:tc>
          <w:tcPr>
            <w:tcW w:w="1133" w:type="dxa"/>
            <w:hideMark/>
          </w:tcPr>
          <w:p w14:paraId="71717C5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-0.05</w:t>
            </w:r>
          </w:p>
        </w:tc>
        <w:tc>
          <w:tcPr>
            <w:tcW w:w="0" w:type="auto"/>
            <w:hideMark/>
          </w:tcPr>
          <w:p w14:paraId="29BB43D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491AE60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85C5DA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w:t>
            </w:r>
            <w:proofErr w:type="spellStart"/>
            <w:r w:rsidRPr="00646645">
              <w:rPr>
                <w:rFonts w:ascii="Arial" w:hAnsi="Arial" w:cs="Arial"/>
              </w:rPr>
              <w:t>Productivity</w:t>
            </w:r>
            <w:proofErr w:type="spellEnd"/>
          </w:p>
        </w:tc>
        <w:tc>
          <w:tcPr>
            <w:tcW w:w="0" w:type="auto"/>
            <w:hideMark/>
          </w:tcPr>
          <w:p w14:paraId="1A80F26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3.56</w:t>
            </w:r>
          </w:p>
        </w:tc>
        <w:tc>
          <w:tcPr>
            <w:tcW w:w="1850" w:type="dxa"/>
            <w:hideMark/>
          </w:tcPr>
          <w:p w14:paraId="5FDF6DF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3.70</w:t>
            </w:r>
          </w:p>
        </w:tc>
        <w:tc>
          <w:tcPr>
            <w:tcW w:w="1133" w:type="dxa"/>
            <w:hideMark/>
          </w:tcPr>
          <w:p w14:paraId="198AB12B"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78BB6B9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D18BF0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9B17"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w:t>
            </w:r>
            <w:proofErr w:type="spellStart"/>
            <w:r w:rsidRPr="00646645">
              <w:rPr>
                <w:rFonts w:ascii="Arial" w:hAnsi="Arial" w:cs="Arial"/>
              </w:rPr>
              <w:t>Milestones</w:t>
            </w:r>
            <w:proofErr w:type="spellEnd"/>
          </w:p>
        </w:tc>
        <w:tc>
          <w:tcPr>
            <w:tcW w:w="0" w:type="auto"/>
            <w:hideMark/>
          </w:tcPr>
          <w:p w14:paraId="3AA89C5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3.40</w:t>
            </w:r>
          </w:p>
        </w:tc>
        <w:tc>
          <w:tcPr>
            <w:tcW w:w="1850" w:type="dxa"/>
            <w:hideMark/>
          </w:tcPr>
          <w:p w14:paraId="7181BCE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3.58</w:t>
            </w:r>
          </w:p>
        </w:tc>
        <w:tc>
          <w:tcPr>
            <w:tcW w:w="1133" w:type="dxa"/>
            <w:hideMark/>
          </w:tcPr>
          <w:p w14:paraId="1938857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-0.18</w:t>
            </w:r>
          </w:p>
        </w:tc>
        <w:tc>
          <w:tcPr>
            <w:tcW w:w="0" w:type="auto"/>
            <w:hideMark/>
          </w:tcPr>
          <w:p w14:paraId="2866069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D6E76F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96645E3"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Concentration</w:t>
            </w:r>
            <w:proofErr w:type="spellEnd"/>
          </w:p>
        </w:tc>
        <w:tc>
          <w:tcPr>
            <w:tcW w:w="0" w:type="auto"/>
            <w:hideMark/>
          </w:tcPr>
          <w:p w14:paraId="1394128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3.74</w:t>
            </w:r>
          </w:p>
        </w:tc>
        <w:tc>
          <w:tcPr>
            <w:tcW w:w="1850" w:type="dxa"/>
            <w:hideMark/>
          </w:tcPr>
          <w:p w14:paraId="3297583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3.59</w:t>
            </w:r>
          </w:p>
        </w:tc>
        <w:tc>
          <w:tcPr>
            <w:tcW w:w="1133" w:type="dxa"/>
            <w:hideMark/>
          </w:tcPr>
          <w:p w14:paraId="73206FB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3E6B176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55A7618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65DFD"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Knowledge</w:t>
            </w:r>
            <w:proofErr w:type="spellEnd"/>
            <w:r w:rsidRPr="00646645">
              <w:rPr>
                <w:rFonts w:ascii="Arial" w:hAnsi="Arial" w:cs="Arial"/>
              </w:rPr>
              <w:t xml:space="preserve"> Exchange</w:t>
            </w:r>
          </w:p>
        </w:tc>
        <w:tc>
          <w:tcPr>
            <w:tcW w:w="0" w:type="auto"/>
            <w:hideMark/>
          </w:tcPr>
          <w:p w14:paraId="17E0633E"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2.81</w:t>
            </w:r>
          </w:p>
        </w:tc>
        <w:tc>
          <w:tcPr>
            <w:tcW w:w="1850" w:type="dxa"/>
            <w:hideMark/>
          </w:tcPr>
          <w:p w14:paraId="164BFB1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2.90</w:t>
            </w:r>
          </w:p>
        </w:tc>
        <w:tc>
          <w:tcPr>
            <w:tcW w:w="1133" w:type="dxa"/>
            <w:hideMark/>
          </w:tcPr>
          <w:p w14:paraId="7BEBBF3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-0.09</w:t>
            </w:r>
          </w:p>
        </w:tc>
        <w:tc>
          <w:tcPr>
            <w:tcW w:w="0" w:type="auto"/>
            <w:hideMark/>
          </w:tcPr>
          <w:p w14:paraId="1E12E351"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7CB4FC4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15586B6"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w:t>
            </w:r>
            <w:proofErr w:type="spellStart"/>
            <w:r w:rsidRPr="00646645">
              <w:rPr>
                <w:rFonts w:ascii="Arial" w:hAnsi="Arial" w:cs="Arial"/>
              </w:rPr>
              <w:t>With</w:t>
            </w:r>
            <w:proofErr w:type="spellEnd"/>
            <w:r w:rsidRPr="00646645">
              <w:rPr>
                <w:rFonts w:ascii="Arial" w:hAnsi="Arial" w:cs="Arial"/>
              </w:rPr>
              <w:t xml:space="preserve"> </w:t>
            </w:r>
            <w:proofErr w:type="spellStart"/>
            <w:r w:rsidRPr="00646645">
              <w:rPr>
                <w:rFonts w:ascii="Arial" w:hAnsi="Arial" w:cs="Arial"/>
              </w:rPr>
              <w:t>Peers</w:t>
            </w:r>
            <w:proofErr w:type="spellEnd"/>
          </w:p>
        </w:tc>
        <w:tc>
          <w:tcPr>
            <w:tcW w:w="0" w:type="auto"/>
            <w:hideMark/>
          </w:tcPr>
          <w:p w14:paraId="191DA19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2.84</w:t>
            </w:r>
          </w:p>
        </w:tc>
        <w:tc>
          <w:tcPr>
            <w:tcW w:w="1850" w:type="dxa"/>
            <w:hideMark/>
          </w:tcPr>
          <w:p w14:paraId="20CD4E3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2.77</w:t>
            </w:r>
          </w:p>
        </w:tc>
        <w:tc>
          <w:tcPr>
            <w:tcW w:w="1133" w:type="dxa"/>
            <w:hideMark/>
          </w:tcPr>
          <w:p w14:paraId="7F3F43F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14:paraId="391F3159"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3E5023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ED43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w:t>
            </w:r>
            <w:proofErr w:type="spellStart"/>
            <w:r w:rsidRPr="00646645">
              <w:rPr>
                <w:rFonts w:ascii="Arial" w:hAnsi="Arial" w:cs="Arial"/>
              </w:rPr>
              <w:t>With</w:t>
            </w:r>
            <w:proofErr w:type="spellEnd"/>
            <w:r w:rsidRPr="00646645">
              <w:rPr>
                <w:rFonts w:ascii="Arial" w:hAnsi="Arial" w:cs="Arial"/>
              </w:rPr>
              <w:t xml:space="preserve"> Boss</w:t>
            </w:r>
          </w:p>
        </w:tc>
        <w:tc>
          <w:tcPr>
            <w:tcW w:w="0" w:type="auto"/>
            <w:hideMark/>
          </w:tcPr>
          <w:p w14:paraId="735FD9E1"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2.86</w:t>
            </w:r>
          </w:p>
        </w:tc>
        <w:tc>
          <w:tcPr>
            <w:tcW w:w="1850" w:type="dxa"/>
            <w:hideMark/>
          </w:tcPr>
          <w:p w14:paraId="3F368AC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2.89</w:t>
            </w:r>
          </w:p>
        </w:tc>
        <w:tc>
          <w:tcPr>
            <w:tcW w:w="1133" w:type="dxa"/>
            <w:hideMark/>
          </w:tcPr>
          <w:p w14:paraId="2A766F2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w:t>
            </w:r>
          </w:p>
        </w:tc>
        <w:tc>
          <w:tcPr>
            <w:tcW w:w="0" w:type="auto"/>
            <w:hideMark/>
          </w:tcPr>
          <w:p w14:paraId="1C91E40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65CB05B6" w14:textId="77777777" w:rsidR="009B54C6" w:rsidRDefault="009B54C6" w:rsidP="009B54C6">
      <w:pPr>
        <w:spacing w:after="160" w:line="278" w:lineRule="auto"/>
        <w:rPr>
          <w:rFonts w:ascii="Arial" w:hAnsi="Arial" w:cs="Arial"/>
          <w:b/>
          <w:bCs/>
          <w:lang w:val="en-US"/>
        </w:rPr>
      </w:pPr>
    </w:p>
    <w:p w14:paraId="38A711B3" w14:textId="54DDEA8C"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A.2</w:t>
      </w:r>
      <w:r w:rsidRPr="00646645">
        <w:rPr>
          <w:rFonts w:ascii="Arial" w:hAnsi="Arial" w:cs="Arial"/>
          <w:b/>
          <w:bCs/>
          <w:lang w:val="en-US"/>
        </w:rPr>
        <w:t>: Stress Metrics by Leadership Role</w:t>
      </w:r>
    </w:p>
    <w:tbl>
      <w:tblPr>
        <w:tblStyle w:val="PlainTable1"/>
        <w:tblW w:w="0" w:type="auto"/>
        <w:tblLook w:val="04A0" w:firstRow="1" w:lastRow="0" w:firstColumn="1" w:lastColumn="0" w:noHBand="0" w:noVBand="1"/>
      </w:tblPr>
      <w:tblGrid>
        <w:gridCol w:w="2088"/>
        <w:gridCol w:w="1459"/>
        <w:gridCol w:w="2032"/>
        <w:gridCol w:w="1292"/>
        <w:gridCol w:w="1623"/>
      </w:tblGrid>
      <w:tr w:rsidR="009B54C6" w:rsidRPr="00646645" w14:paraId="64354426"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EE02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Metric</w:t>
            </w:r>
            <w:proofErr w:type="spellEnd"/>
          </w:p>
        </w:tc>
        <w:tc>
          <w:tcPr>
            <w:tcW w:w="0" w:type="auto"/>
            <w:hideMark/>
          </w:tcPr>
          <w:p w14:paraId="5ECA607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14:paraId="14E34126"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0" w:type="auto"/>
            <w:hideMark/>
          </w:tcPr>
          <w:p w14:paraId="6D46FDB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577FFDB7"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7B4782" w14:paraId="1E26C5F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44A82" w14:textId="77777777" w:rsidR="009B54C6" w:rsidRPr="00646645" w:rsidRDefault="009B54C6" w:rsidP="007E136D">
            <w:pPr>
              <w:spacing w:after="160" w:line="278" w:lineRule="auto"/>
              <w:rPr>
                <w:rFonts w:ascii="Arial" w:hAnsi="Arial" w:cs="Arial"/>
              </w:rPr>
            </w:pPr>
            <w:r w:rsidRPr="00646645">
              <w:rPr>
                <w:rFonts w:ascii="Arial" w:hAnsi="Arial" w:cs="Arial"/>
              </w:rPr>
              <w:t xml:space="preserve">Stress </w:t>
            </w:r>
            <w:proofErr w:type="spellStart"/>
            <w:r w:rsidRPr="00646645">
              <w:rPr>
                <w:rFonts w:ascii="Arial" w:hAnsi="Arial" w:cs="Arial"/>
              </w:rPr>
              <w:t>Level</w:t>
            </w:r>
            <w:proofErr w:type="spellEnd"/>
          </w:p>
        </w:tc>
        <w:tc>
          <w:tcPr>
            <w:tcW w:w="0" w:type="auto"/>
            <w:hideMark/>
          </w:tcPr>
          <w:p w14:paraId="702B3BD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2.61</w:t>
            </w:r>
          </w:p>
        </w:tc>
        <w:tc>
          <w:tcPr>
            <w:tcW w:w="0" w:type="auto"/>
            <w:hideMark/>
          </w:tcPr>
          <w:p w14:paraId="45A4509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2.25</w:t>
            </w:r>
          </w:p>
        </w:tc>
        <w:tc>
          <w:tcPr>
            <w:tcW w:w="0" w:type="auto"/>
            <w:hideMark/>
          </w:tcPr>
          <w:p w14:paraId="4BB3CF6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0.36</w:t>
            </w:r>
          </w:p>
        </w:tc>
        <w:tc>
          <w:tcPr>
            <w:tcW w:w="0" w:type="auto"/>
            <w:hideMark/>
          </w:tcPr>
          <w:p w14:paraId="4C2763A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009B54C6" w:rsidRPr="00646645" w14:paraId="3A4CEFA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085C629"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Confidence</w:t>
            </w:r>
            <w:proofErr w:type="spellEnd"/>
            <w:r w:rsidRPr="00646645">
              <w:rPr>
                <w:rFonts w:ascii="Arial" w:hAnsi="Arial" w:cs="Arial"/>
              </w:rPr>
              <w:t xml:space="preserve"> </w:t>
            </w:r>
            <w:proofErr w:type="spellStart"/>
            <w:r w:rsidRPr="00646645">
              <w:rPr>
                <w:rFonts w:ascii="Arial" w:hAnsi="Arial" w:cs="Arial"/>
              </w:rPr>
              <w:t>Level</w:t>
            </w:r>
            <w:proofErr w:type="spellEnd"/>
          </w:p>
        </w:tc>
        <w:tc>
          <w:tcPr>
            <w:tcW w:w="0" w:type="auto"/>
            <w:hideMark/>
          </w:tcPr>
          <w:p w14:paraId="370FF18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14:paraId="79B1B1B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14:paraId="30FAB17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-0.26</w:t>
            </w:r>
          </w:p>
        </w:tc>
        <w:tc>
          <w:tcPr>
            <w:tcW w:w="0" w:type="auto"/>
            <w:hideMark/>
          </w:tcPr>
          <w:p w14:paraId="1C77C85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7B4782" w14:paraId="1B67C55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352F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Frustration</w:t>
            </w:r>
            <w:proofErr w:type="spellEnd"/>
          </w:p>
        </w:tc>
        <w:tc>
          <w:tcPr>
            <w:tcW w:w="0" w:type="auto"/>
            <w:hideMark/>
          </w:tcPr>
          <w:p w14:paraId="12E240B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14:paraId="0CD8AF4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2.50</w:t>
            </w:r>
          </w:p>
        </w:tc>
        <w:tc>
          <w:tcPr>
            <w:tcW w:w="0" w:type="auto"/>
            <w:hideMark/>
          </w:tcPr>
          <w:p w14:paraId="6FC8FCA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0.28</w:t>
            </w:r>
          </w:p>
        </w:tc>
        <w:tc>
          <w:tcPr>
            <w:tcW w:w="0" w:type="auto"/>
            <w:hideMark/>
          </w:tcPr>
          <w:p w14:paraId="0C906B0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5D564EA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70A587E"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Task</w:t>
            </w:r>
            <w:proofErr w:type="spellEnd"/>
            <w:r w:rsidRPr="00646645">
              <w:rPr>
                <w:rFonts w:ascii="Arial" w:hAnsi="Arial" w:cs="Arial"/>
              </w:rPr>
              <w:t xml:space="preserve"> </w:t>
            </w:r>
            <w:proofErr w:type="spellStart"/>
            <w:r w:rsidRPr="00646645">
              <w:rPr>
                <w:rFonts w:ascii="Arial" w:hAnsi="Arial" w:cs="Arial"/>
              </w:rPr>
              <w:t>Pressure</w:t>
            </w:r>
            <w:proofErr w:type="spellEnd"/>
          </w:p>
        </w:tc>
        <w:tc>
          <w:tcPr>
            <w:tcW w:w="0" w:type="auto"/>
            <w:hideMark/>
          </w:tcPr>
          <w:p w14:paraId="62F1DB5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3.07</w:t>
            </w:r>
          </w:p>
        </w:tc>
        <w:tc>
          <w:tcPr>
            <w:tcW w:w="0" w:type="auto"/>
            <w:hideMark/>
          </w:tcPr>
          <w:p w14:paraId="7377DB3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2.94</w:t>
            </w:r>
          </w:p>
        </w:tc>
        <w:tc>
          <w:tcPr>
            <w:tcW w:w="0" w:type="auto"/>
            <w:hideMark/>
          </w:tcPr>
          <w:p w14:paraId="5822961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14:paraId="41E3DB0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7B4782" w14:paraId="0BA60EF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3E52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Flexibility</w:t>
            </w:r>
            <w:proofErr w:type="spellEnd"/>
          </w:p>
        </w:tc>
        <w:tc>
          <w:tcPr>
            <w:tcW w:w="0" w:type="auto"/>
            <w:hideMark/>
          </w:tcPr>
          <w:p w14:paraId="3D4A3759"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4.42</w:t>
            </w:r>
          </w:p>
        </w:tc>
        <w:tc>
          <w:tcPr>
            <w:tcW w:w="0" w:type="auto"/>
            <w:hideMark/>
          </w:tcPr>
          <w:p w14:paraId="633A1DA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4.22</w:t>
            </w:r>
          </w:p>
        </w:tc>
        <w:tc>
          <w:tcPr>
            <w:tcW w:w="0" w:type="auto"/>
            <w:hideMark/>
          </w:tcPr>
          <w:p w14:paraId="47919FE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14:paraId="38B17A1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31863F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C98D33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Issues</w:t>
            </w:r>
          </w:p>
        </w:tc>
        <w:tc>
          <w:tcPr>
            <w:tcW w:w="0" w:type="auto"/>
            <w:hideMark/>
          </w:tcPr>
          <w:p w14:paraId="0DEB3195"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3.44</w:t>
            </w:r>
          </w:p>
        </w:tc>
        <w:tc>
          <w:tcPr>
            <w:tcW w:w="0" w:type="auto"/>
            <w:hideMark/>
          </w:tcPr>
          <w:p w14:paraId="12D9E3E5"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3.02</w:t>
            </w:r>
          </w:p>
        </w:tc>
        <w:tc>
          <w:tcPr>
            <w:tcW w:w="0" w:type="auto"/>
            <w:hideMark/>
          </w:tcPr>
          <w:p w14:paraId="4C087599"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0.42</w:t>
            </w:r>
          </w:p>
        </w:tc>
        <w:tc>
          <w:tcPr>
            <w:tcW w:w="0" w:type="auto"/>
            <w:hideMark/>
          </w:tcPr>
          <w:p w14:paraId="7B944B4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7B4782" w14:paraId="5A4B4B9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0DD84"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Trust</w:t>
            </w:r>
          </w:p>
        </w:tc>
        <w:tc>
          <w:tcPr>
            <w:tcW w:w="0" w:type="auto"/>
            <w:hideMark/>
          </w:tcPr>
          <w:p w14:paraId="56FEED6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14:paraId="0CE6F1E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14:paraId="12DAB7B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-0.19</w:t>
            </w:r>
          </w:p>
        </w:tc>
        <w:tc>
          <w:tcPr>
            <w:tcW w:w="0" w:type="auto"/>
            <w:hideMark/>
          </w:tcPr>
          <w:p w14:paraId="6BC75D18"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E99ED2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59FD306" w14:textId="77777777" w:rsidR="009B54C6" w:rsidRPr="00646645" w:rsidRDefault="009B54C6" w:rsidP="007E136D">
            <w:pPr>
              <w:spacing w:after="160" w:line="278" w:lineRule="auto"/>
              <w:rPr>
                <w:rFonts w:ascii="Arial" w:hAnsi="Arial" w:cs="Arial"/>
              </w:rPr>
            </w:pPr>
            <w:r w:rsidRPr="00646645">
              <w:rPr>
                <w:rFonts w:ascii="Arial" w:hAnsi="Arial" w:cs="Arial"/>
              </w:rPr>
              <w:t>Time Management</w:t>
            </w:r>
          </w:p>
        </w:tc>
        <w:tc>
          <w:tcPr>
            <w:tcW w:w="0" w:type="auto"/>
            <w:hideMark/>
          </w:tcPr>
          <w:p w14:paraId="2F6F47A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3.86</w:t>
            </w:r>
          </w:p>
        </w:tc>
        <w:tc>
          <w:tcPr>
            <w:tcW w:w="0" w:type="auto"/>
            <w:hideMark/>
          </w:tcPr>
          <w:p w14:paraId="5B1B92A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3.78</w:t>
            </w:r>
          </w:p>
        </w:tc>
        <w:tc>
          <w:tcPr>
            <w:tcW w:w="0" w:type="auto"/>
            <w:hideMark/>
          </w:tcPr>
          <w:p w14:paraId="4BD6D09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14:paraId="0B0DE1BE"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7B4782" w14:paraId="250B9D5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C7ED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Coordination</w:t>
            </w:r>
            <w:proofErr w:type="spellEnd"/>
            <w:r w:rsidRPr="00646645">
              <w:rPr>
                <w:rFonts w:ascii="Arial" w:hAnsi="Arial" w:cs="Arial"/>
              </w:rPr>
              <w:t xml:space="preserve"> Issues</w:t>
            </w:r>
          </w:p>
        </w:tc>
        <w:tc>
          <w:tcPr>
            <w:tcW w:w="0" w:type="auto"/>
            <w:hideMark/>
          </w:tcPr>
          <w:p w14:paraId="600AA70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3.11</w:t>
            </w:r>
          </w:p>
        </w:tc>
        <w:tc>
          <w:tcPr>
            <w:tcW w:w="0" w:type="auto"/>
            <w:hideMark/>
          </w:tcPr>
          <w:p w14:paraId="13B6250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14:paraId="4DB7A94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14:paraId="19E5EEE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499EEE23" w14:textId="77777777" w:rsidR="009B54C6" w:rsidRDefault="009B54C6" w:rsidP="009B54C6">
      <w:pPr>
        <w:spacing w:after="160" w:line="278" w:lineRule="auto"/>
        <w:rPr>
          <w:rFonts w:ascii="Arial" w:hAnsi="Arial" w:cs="Arial"/>
          <w:b/>
          <w:bCs/>
          <w:lang w:val="en-US"/>
        </w:rPr>
      </w:pPr>
    </w:p>
    <w:p w14:paraId="71229A04" w14:textId="6D9CE9E4"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A.3</w:t>
      </w:r>
      <w:r w:rsidRPr="00646645">
        <w:rPr>
          <w:rFonts w:ascii="Arial" w:hAnsi="Arial" w:cs="Arial"/>
          <w:b/>
          <w:bCs/>
          <w:lang w:val="en-US"/>
        </w:rPr>
        <w:t>: Motivation Metrics by Leadership Role</w:t>
      </w:r>
    </w:p>
    <w:tbl>
      <w:tblPr>
        <w:tblStyle w:val="PlainTable1"/>
        <w:tblW w:w="0" w:type="auto"/>
        <w:tblLook w:val="04A0" w:firstRow="1" w:lastRow="0" w:firstColumn="1" w:lastColumn="0" w:noHBand="0" w:noVBand="1"/>
      </w:tblPr>
      <w:tblGrid>
        <w:gridCol w:w="1783"/>
        <w:gridCol w:w="1524"/>
        <w:gridCol w:w="2187"/>
        <w:gridCol w:w="1292"/>
        <w:gridCol w:w="1708"/>
      </w:tblGrid>
      <w:tr w:rsidR="009B54C6" w:rsidRPr="00646645" w14:paraId="19D4031E"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B7B7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Metric</w:t>
            </w:r>
            <w:proofErr w:type="spellEnd"/>
          </w:p>
        </w:tc>
        <w:tc>
          <w:tcPr>
            <w:tcW w:w="0" w:type="auto"/>
            <w:hideMark/>
          </w:tcPr>
          <w:p w14:paraId="373C99B7"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14:paraId="2AE1C34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0" w:type="auto"/>
            <w:hideMark/>
          </w:tcPr>
          <w:p w14:paraId="320CF3FA"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35F8835B"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646645" w14:paraId="7156074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84D31"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Motivation</w:t>
            </w:r>
            <w:proofErr w:type="spellEnd"/>
          </w:p>
        </w:tc>
        <w:tc>
          <w:tcPr>
            <w:tcW w:w="0" w:type="auto"/>
            <w:hideMark/>
          </w:tcPr>
          <w:p w14:paraId="090652F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3.49</w:t>
            </w:r>
          </w:p>
        </w:tc>
        <w:tc>
          <w:tcPr>
            <w:tcW w:w="0" w:type="auto"/>
            <w:hideMark/>
          </w:tcPr>
          <w:p w14:paraId="52A921B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3.65</w:t>
            </w:r>
          </w:p>
        </w:tc>
        <w:tc>
          <w:tcPr>
            <w:tcW w:w="0" w:type="auto"/>
            <w:hideMark/>
          </w:tcPr>
          <w:p w14:paraId="3D8084B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-0.15</w:t>
            </w:r>
          </w:p>
        </w:tc>
        <w:tc>
          <w:tcPr>
            <w:tcW w:w="0" w:type="auto"/>
            <w:hideMark/>
          </w:tcPr>
          <w:p w14:paraId="066F27C9"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46A254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C6351DF"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Comfort</w:t>
            </w:r>
            <w:proofErr w:type="spellEnd"/>
          </w:p>
        </w:tc>
        <w:tc>
          <w:tcPr>
            <w:tcW w:w="0" w:type="auto"/>
            <w:hideMark/>
          </w:tcPr>
          <w:p w14:paraId="5948885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4.40</w:t>
            </w:r>
          </w:p>
        </w:tc>
        <w:tc>
          <w:tcPr>
            <w:tcW w:w="0" w:type="auto"/>
            <w:hideMark/>
          </w:tcPr>
          <w:p w14:paraId="4EA3518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4.52</w:t>
            </w:r>
          </w:p>
        </w:tc>
        <w:tc>
          <w:tcPr>
            <w:tcW w:w="0" w:type="auto"/>
            <w:hideMark/>
          </w:tcPr>
          <w:p w14:paraId="6A7AFB9C"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-0.12</w:t>
            </w:r>
          </w:p>
        </w:tc>
        <w:tc>
          <w:tcPr>
            <w:tcW w:w="0" w:type="auto"/>
            <w:hideMark/>
          </w:tcPr>
          <w:p w14:paraId="0B13748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9E3F50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3E9A7" w14:textId="77777777" w:rsidR="009B54C6" w:rsidRPr="00646645" w:rsidRDefault="009B54C6" w:rsidP="007E136D">
            <w:pPr>
              <w:spacing w:after="160" w:line="278" w:lineRule="auto"/>
              <w:rPr>
                <w:rFonts w:ascii="Arial" w:hAnsi="Arial" w:cs="Arial"/>
              </w:rPr>
            </w:pPr>
            <w:r w:rsidRPr="00646645">
              <w:rPr>
                <w:rFonts w:ascii="Arial" w:hAnsi="Arial" w:cs="Arial"/>
              </w:rPr>
              <w:t>Trust in Superior</w:t>
            </w:r>
          </w:p>
        </w:tc>
        <w:tc>
          <w:tcPr>
            <w:tcW w:w="0" w:type="auto"/>
            <w:hideMark/>
          </w:tcPr>
          <w:p w14:paraId="37C7B0F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14:paraId="02DCD2F8"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3.52</w:t>
            </w:r>
          </w:p>
        </w:tc>
        <w:tc>
          <w:tcPr>
            <w:tcW w:w="0" w:type="auto"/>
            <w:hideMark/>
          </w:tcPr>
          <w:p w14:paraId="6C96226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-0.17</w:t>
            </w:r>
          </w:p>
        </w:tc>
        <w:tc>
          <w:tcPr>
            <w:tcW w:w="0" w:type="auto"/>
            <w:hideMark/>
          </w:tcPr>
          <w:p w14:paraId="56B286A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27756C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93CEBC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Problem</w:t>
            </w:r>
            <w:proofErr w:type="spellEnd"/>
            <w:r w:rsidRPr="00646645">
              <w:rPr>
                <w:rFonts w:ascii="Arial" w:hAnsi="Arial" w:cs="Arial"/>
              </w:rPr>
              <w:t xml:space="preserve"> </w:t>
            </w:r>
            <w:proofErr w:type="spellStart"/>
            <w:r w:rsidRPr="00646645">
              <w:rPr>
                <w:rFonts w:ascii="Arial" w:hAnsi="Arial" w:cs="Arial"/>
              </w:rPr>
              <w:t>Solving</w:t>
            </w:r>
            <w:proofErr w:type="spellEnd"/>
          </w:p>
        </w:tc>
        <w:tc>
          <w:tcPr>
            <w:tcW w:w="0" w:type="auto"/>
            <w:hideMark/>
          </w:tcPr>
          <w:p w14:paraId="112D4ADF"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14:paraId="119DF4E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3.72</w:t>
            </w:r>
          </w:p>
        </w:tc>
        <w:tc>
          <w:tcPr>
            <w:tcW w:w="0" w:type="auto"/>
            <w:hideMark/>
          </w:tcPr>
          <w:p w14:paraId="73C8012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14:paraId="5AE01AF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0C27C7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8594C"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Enjoyment</w:t>
            </w:r>
            <w:proofErr w:type="spellEnd"/>
          </w:p>
        </w:tc>
        <w:tc>
          <w:tcPr>
            <w:tcW w:w="0" w:type="auto"/>
            <w:hideMark/>
          </w:tcPr>
          <w:p w14:paraId="4D96860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0" w:type="auto"/>
            <w:hideMark/>
          </w:tcPr>
          <w:p w14:paraId="229FECEB"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3.93</w:t>
            </w:r>
          </w:p>
        </w:tc>
        <w:tc>
          <w:tcPr>
            <w:tcW w:w="0" w:type="auto"/>
            <w:hideMark/>
          </w:tcPr>
          <w:p w14:paraId="6C50C65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71D4EE2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8F4913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02E5AD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Interest</w:t>
            </w:r>
            <w:proofErr w:type="spellEnd"/>
          </w:p>
        </w:tc>
        <w:tc>
          <w:tcPr>
            <w:tcW w:w="0" w:type="auto"/>
            <w:hideMark/>
          </w:tcPr>
          <w:p w14:paraId="5D5EDF7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3.32</w:t>
            </w:r>
          </w:p>
        </w:tc>
        <w:tc>
          <w:tcPr>
            <w:tcW w:w="0" w:type="auto"/>
            <w:hideMark/>
          </w:tcPr>
          <w:p w14:paraId="1BB096E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3.37</w:t>
            </w:r>
          </w:p>
        </w:tc>
        <w:tc>
          <w:tcPr>
            <w:tcW w:w="0" w:type="auto"/>
            <w:hideMark/>
          </w:tcPr>
          <w:p w14:paraId="6099E33F"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-0.06</w:t>
            </w:r>
          </w:p>
        </w:tc>
        <w:tc>
          <w:tcPr>
            <w:tcW w:w="0" w:type="auto"/>
            <w:hideMark/>
          </w:tcPr>
          <w:p w14:paraId="0AAFE51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30A4B5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3364D"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Life</w:t>
            </w:r>
            <w:proofErr w:type="spellEnd"/>
            <w:r w:rsidRPr="00646645">
              <w:rPr>
                <w:rFonts w:ascii="Arial" w:hAnsi="Arial" w:cs="Arial"/>
              </w:rPr>
              <w:t xml:space="preserve"> Balance</w:t>
            </w:r>
          </w:p>
        </w:tc>
        <w:tc>
          <w:tcPr>
            <w:tcW w:w="0" w:type="auto"/>
            <w:hideMark/>
          </w:tcPr>
          <w:p w14:paraId="53F733F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3.98</w:t>
            </w:r>
          </w:p>
        </w:tc>
        <w:tc>
          <w:tcPr>
            <w:tcW w:w="0" w:type="auto"/>
            <w:hideMark/>
          </w:tcPr>
          <w:p w14:paraId="4D9063B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4.10</w:t>
            </w:r>
          </w:p>
        </w:tc>
        <w:tc>
          <w:tcPr>
            <w:tcW w:w="0" w:type="auto"/>
            <w:hideMark/>
          </w:tcPr>
          <w:p w14:paraId="374E420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14:paraId="50485C5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CDF408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CFA3AFA"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Environment</w:t>
            </w:r>
            <w:proofErr w:type="spellEnd"/>
          </w:p>
        </w:tc>
        <w:tc>
          <w:tcPr>
            <w:tcW w:w="0" w:type="auto"/>
            <w:hideMark/>
          </w:tcPr>
          <w:p w14:paraId="66B55CE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3.09</w:t>
            </w:r>
          </w:p>
        </w:tc>
        <w:tc>
          <w:tcPr>
            <w:tcW w:w="0" w:type="auto"/>
            <w:hideMark/>
          </w:tcPr>
          <w:p w14:paraId="56B9800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3.40</w:t>
            </w:r>
          </w:p>
        </w:tc>
        <w:tc>
          <w:tcPr>
            <w:tcW w:w="0" w:type="auto"/>
            <w:hideMark/>
          </w:tcPr>
          <w:p w14:paraId="2571674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-0.31</w:t>
            </w:r>
          </w:p>
        </w:tc>
        <w:tc>
          <w:tcPr>
            <w:tcW w:w="0" w:type="auto"/>
            <w:hideMark/>
          </w:tcPr>
          <w:p w14:paraId="0A940DB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646645" w14:paraId="432B9DA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A8DF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Creativity</w:t>
            </w:r>
            <w:proofErr w:type="spellEnd"/>
          </w:p>
        </w:tc>
        <w:tc>
          <w:tcPr>
            <w:tcW w:w="0" w:type="auto"/>
            <w:hideMark/>
          </w:tcPr>
          <w:p w14:paraId="4EE46B2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3.54</w:t>
            </w:r>
          </w:p>
        </w:tc>
        <w:tc>
          <w:tcPr>
            <w:tcW w:w="0" w:type="auto"/>
            <w:hideMark/>
          </w:tcPr>
          <w:p w14:paraId="2BEED89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3.75</w:t>
            </w:r>
          </w:p>
        </w:tc>
        <w:tc>
          <w:tcPr>
            <w:tcW w:w="0" w:type="auto"/>
            <w:hideMark/>
          </w:tcPr>
          <w:p w14:paraId="04F8A9A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14:paraId="5291EC8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5F1D3364" w14:textId="77777777" w:rsidR="009B54C6" w:rsidRDefault="009B54C6" w:rsidP="00971A29">
      <w:pPr>
        <w:pStyle w:val="whitespace-normal"/>
        <w:rPr>
          <w:rStyle w:val="Strong"/>
          <w:rFonts w:ascii="Arial" w:hAnsi="Arial" w:cs="Arial"/>
          <w:lang w:val="en-US"/>
        </w:rPr>
      </w:pPr>
    </w:p>
    <w:p w14:paraId="287B04AC" w14:textId="642B1929" w:rsidR="00B90995" w:rsidRPr="00B90995" w:rsidRDefault="00B90995" w:rsidP="00971A29">
      <w:pPr>
        <w:pStyle w:val="whitespace-normal"/>
        <w:rPr>
          <w:rStyle w:val="Strong"/>
          <w:rFonts w:ascii="Arial" w:hAnsi="Arial" w:cs="Arial"/>
          <w:lang w:val="en-US"/>
        </w:rPr>
      </w:pPr>
      <w:r w:rsidRPr="00B90995">
        <w:rPr>
          <w:rStyle w:val="Strong"/>
          <w:rFonts w:ascii="Arial" w:hAnsi="Arial" w:cs="Arial"/>
          <w:lang w:val="en-US"/>
        </w:rPr>
        <w:t xml:space="preserve">Annex </w:t>
      </w:r>
      <w:r w:rsidR="009B54C6">
        <w:rPr>
          <w:rStyle w:val="Strong"/>
          <w:rFonts w:ascii="Arial" w:hAnsi="Arial" w:cs="Arial"/>
          <w:lang w:val="en-US"/>
        </w:rPr>
        <w:t>B</w:t>
      </w:r>
      <w:r w:rsidRPr="00B90995">
        <w:rPr>
          <w:rStyle w:val="Strong"/>
          <w:rFonts w:ascii="Arial" w:hAnsi="Arial" w:cs="Arial"/>
          <w:lang w:val="en-US"/>
        </w:rPr>
        <w:t>: Complete Remote Work Impact Analysis by Leadership Role</w:t>
      </w:r>
    </w:p>
    <w:p w14:paraId="0826D86B" w14:textId="2A2CA86C" w:rsidR="000A26C8" w:rsidRPr="000A26C8" w:rsidRDefault="00971A29" w:rsidP="000A26C8">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B</w:t>
      </w:r>
      <w:r w:rsidRPr="00B90995">
        <w:rPr>
          <w:rStyle w:val="Strong"/>
          <w:rFonts w:ascii="Arial" w:hAnsi="Arial" w:cs="Arial"/>
          <w:lang w:val="en-US"/>
        </w:rPr>
        <w:t>.1:</w:t>
      </w:r>
      <w:r w:rsidRPr="00B90995">
        <w:rPr>
          <w:rFonts w:ascii="Arial" w:hAnsi="Arial" w:cs="Arial"/>
          <w:lang w:val="en-US"/>
        </w:rPr>
        <w:t xml:space="preserve"> Detailed t-test results for managers comparing remote-first vs. office-first conditions</w:t>
      </w: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000A26C8" w:rsidRPr="00BC1B1B" w14:paraId="2AD05538"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93A6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Metric</w:t>
            </w:r>
            <w:proofErr w:type="spellEnd"/>
          </w:p>
        </w:tc>
        <w:tc>
          <w:tcPr>
            <w:tcW w:w="0" w:type="auto"/>
            <w:hideMark/>
          </w:tcPr>
          <w:p w14:paraId="7552E187"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High Remote Mean</w:t>
            </w:r>
          </w:p>
        </w:tc>
        <w:tc>
          <w:tcPr>
            <w:tcW w:w="0" w:type="auto"/>
            <w:hideMark/>
          </w:tcPr>
          <w:p w14:paraId="07A2DCE6"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Low Remote Mean</w:t>
            </w:r>
          </w:p>
        </w:tc>
        <w:tc>
          <w:tcPr>
            <w:tcW w:w="0" w:type="auto"/>
            <w:hideMark/>
          </w:tcPr>
          <w:p w14:paraId="0E0129EA"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C1B1B">
              <w:rPr>
                <w:rFonts w:ascii="Arial" w:hAnsi="Arial" w:cs="Arial"/>
                <w:lang w:val="es-419"/>
              </w:rPr>
              <w:t>Difference</w:t>
            </w:r>
            <w:proofErr w:type="spellEnd"/>
          </w:p>
        </w:tc>
        <w:tc>
          <w:tcPr>
            <w:tcW w:w="0" w:type="auto"/>
            <w:hideMark/>
          </w:tcPr>
          <w:p w14:paraId="5DB1BEFD"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t-</w:t>
            </w:r>
            <w:proofErr w:type="spellStart"/>
            <w:r w:rsidRPr="00BC1B1B">
              <w:rPr>
                <w:rFonts w:ascii="Arial" w:hAnsi="Arial" w:cs="Arial"/>
                <w:lang w:val="es-419"/>
              </w:rPr>
              <w:t>statistic</w:t>
            </w:r>
            <w:proofErr w:type="spellEnd"/>
          </w:p>
        </w:tc>
        <w:tc>
          <w:tcPr>
            <w:tcW w:w="0" w:type="auto"/>
            <w:hideMark/>
          </w:tcPr>
          <w:p w14:paraId="06F8C69B"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p-</w:t>
            </w:r>
            <w:proofErr w:type="spellStart"/>
            <w:r w:rsidRPr="00BC1B1B">
              <w:rPr>
                <w:rFonts w:ascii="Arial" w:hAnsi="Arial" w:cs="Arial"/>
                <w:lang w:val="es-419"/>
              </w:rPr>
              <w:t>value</w:t>
            </w:r>
            <w:proofErr w:type="spellEnd"/>
          </w:p>
        </w:tc>
        <w:tc>
          <w:tcPr>
            <w:tcW w:w="0" w:type="auto"/>
            <w:hideMark/>
          </w:tcPr>
          <w:p w14:paraId="10E7E1DB"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C1B1B">
              <w:rPr>
                <w:rFonts w:ascii="Arial" w:hAnsi="Arial" w:cs="Arial"/>
                <w:lang w:val="es-419"/>
              </w:rPr>
              <w:t>Significant</w:t>
            </w:r>
            <w:proofErr w:type="spellEnd"/>
          </w:p>
        </w:tc>
      </w:tr>
      <w:tr w:rsidR="000A26C8" w:rsidRPr="00BC1B1B" w14:paraId="7BC2C754"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203D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Team_Milestones</w:t>
            </w:r>
            <w:proofErr w:type="spellEnd"/>
          </w:p>
        </w:tc>
        <w:tc>
          <w:tcPr>
            <w:tcW w:w="0" w:type="auto"/>
            <w:hideMark/>
          </w:tcPr>
          <w:p w14:paraId="6C39EE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14:paraId="0590C1B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1D63358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1.34</w:t>
            </w:r>
          </w:p>
        </w:tc>
        <w:tc>
          <w:tcPr>
            <w:tcW w:w="0" w:type="auto"/>
            <w:hideMark/>
          </w:tcPr>
          <w:p w14:paraId="02089B6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4.71</w:t>
            </w:r>
          </w:p>
        </w:tc>
        <w:tc>
          <w:tcPr>
            <w:tcW w:w="0" w:type="auto"/>
            <w:hideMark/>
          </w:tcPr>
          <w:p w14:paraId="1F3DF2A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0.0005</w:t>
            </w:r>
          </w:p>
        </w:tc>
        <w:tc>
          <w:tcPr>
            <w:tcW w:w="0" w:type="auto"/>
            <w:hideMark/>
          </w:tcPr>
          <w:p w14:paraId="26934B7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EA29B5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A65DD1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Feedback</w:t>
            </w:r>
            <w:proofErr w:type="spellEnd"/>
          </w:p>
        </w:tc>
        <w:tc>
          <w:tcPr>
            <w:tcW w:w="0" w:type="auto"/>
            <w:hideMark/>
          </w:tcPr>
          <w:p w14:paraId="30DEE99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14:paraId="72B4D91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1.88</w:t>
            </w:r>
          </w:p>
        </w:tc>
        <w:tc>
          <w:tcPr>
            <w:tcW w:w="0" w:type="auto"/>
            <w:hideMark/>
          </w:tcPr>
          <w:p w14:paraId="1EF8416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1.31</w:t>
            </w:r>
          </w:p>
        </w:tc>
        <w:tc>
          <w:tcPr>
            <w:tcW w:w="0" w:type="auto"/>
            <w:hideMark/>
          </w:tcPr>
          <w:p w14:paraId="34F12F2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6.84</w:t>
            </w:r>
          </w:p>
        </w:tc>
        <w:tc>
          <w:tcPr>
            <w:tcW w:w="0" w:type="auto"/>
            <w:hideMark/>
          </w:tcPr>
          <w:p w14:paraId="23A9FF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4BC423E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DD37D3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DBEC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Motivation</w:t>
            </w:r>
            <w:proofErr w:type="spellEnd"/>
          </w:p>
        </w:tc>
        <w:tc>
          <w:tcPr>
            <w:tcW w:w="0" w:type="auto"/>
            <w:hideMark/>
          </w:tcPr>
          <w:p w14:paraId="18FBD8C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3.67</w:t>
            </w:r>
          </w:p>
        </w:tc>
        <w:tc>
          <w:tcPr>
            <w:tcW w:w="0" w:type="auto"/>
            <w:hideMark/>
          </w:tcPr>
          <w:p w14:paraId="10B7AB5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71354E7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14:paraId="25113DD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5.67</w:t>
            </w:r>
          </w:p>
        </w:tc>
        <w:tc>
          <w:tcPr>
            <w:tcW w:w="0" w:type="auto"/>
            <w:hideMark/>
          </w:tcPr>
          <w:p w14:paraId="217D797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65AA358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0929783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57686C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Problem_Solving</w:t>
            </w:r>
            <w:proofErr w:type="spellEnd"/>
          </w:p>
        </w:tc>
        <w:tc>
          <w:tcPr>
            <w:tcW w:w="0" w:type="auto"/>
            <w:hideMark/>
          </w:tcPr>
          <w:p w14:paraId="6F1D998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14:paraId="5D976E9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14:paraId="157B5B1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14:paraId="386199C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4.42</w:t>
            </w:r>
          </w:p>
        </w:tc>
        <w:tc>
          <w:tcPr>
            <w:tcW w:w="0" w:type="auto"/>
            <w:hideMark/>
          </w:tcPr>
          <w:p w14:paraId="13564CA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0.0013</w:t>
            </w:r>
          </w:p>
        </w:tc>
        <w:tc>
          <w:tcPr>
            <w:tcW w:w="0" w:type="auto"/>
            <w:hideMark/>
          </w:tcPr>
          <w:p w14:paraId="70C6795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6BD2CA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6853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Team_Productivity</w:t>
            </w:r>
            <w:proofErr w:type="spellEnd"/>
          </w:p>
        </w:tc>
        <w:tc>
          <w:tcPr>
            <w:tcW w:w="0" w:type="auto"/>
            <w:hideMark/>
          </w:tcPr>
          <w:p w14:paraId="0A616C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3.73</w:t>
            </w:r>
          </w:p>
        </w:tc>
        <w:tc>
          <w:tcPr>
            <w:tcW w:w="0" w:type="auto"/>
            <w:hideMark/>
          </w:tcPr>
          <w:p w14:paraId="5691AB5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14:paraId="2D67FC2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1.23</w:t>
            </w:r>
          </w:p>
        </w:tc>
        <w:tc>
          <w:tcPr>
            <w:tcW w:w="0" w:type="auto"/>
            <w:hideMark/>
          </w:tcPr>
          <w:p w14:paraId="0942520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3.03</w:t>
            </w:r>
          </w:p>
        </w:tc>
        <w:tc>
          <w:tcPr>
            <w:tcW w:w="0" w:type="auto"/>
            <w:hideMark/>
          </w:tcPr>
          <w:p w14:paraId="505247F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0.0135</w:t>
            </w:r>
          </w:p>
        </w:tc>
        <w:tc>
          <w:tcPr>
            <w:tcW w:w="0" w:type="auto"/>
            <w:hideMark/>
          </w:tcPr>
          <w:p w14:paraId="7F9F8B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786047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26607B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lastRenderedPageBreak/>
              <w:t>Confidence_ToAsk_Questions</w:t>
            </w:r>
            <w:proofErr w:type="spellEnd"/>
          </w:p>
        </w:tc>
        <w:tc>
          <w:tcPr>
            <w:tcW w:w="0" w:type="auto"/>
            <w:hideMark/>
          </w:tcPr>
          <w:p w14:paraId="5F42A82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3.53</w:t>
            </w:r>
          </w:p>
        </w:tc>
        <w:tc>
          <w:tcPr>
            <w:tcW w:w="0" w:type="auto"/>
            <w:hideMark/>
          </w:tcPr>
          <w:p w14:paraId="1B3AEF7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F015A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1.16</w:t>
            </w:r>
          </w:p>
        </w:tc>
        <w:tc>
          <w:tcPr>
            <w:tcW w:w="0" w:type="auto"/>
            <w:hideMark/>
          </w:tcPr>
          <w:p w14:paraId="31F162E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3.97</w:t>
            </w:r>
          </w:p>
        </w:tc>
        <w:tc>
          <w:tcPr>
            <w:tcW w:w="0" w:type="auto"/>
            <w:hideMark/>
          </w:tcPr>
          <w:p w14:paraId="146B531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0.0024</w:t>
            </w:r>
          </w:p>
        </w:tc>
        <w:tc>
          <w:tcPr>
            <w:tcW w:w="0" w:type="auto"/>
            <w:hideMark/>
          </w:tcPr>
          <w:p w14:paraId="745E7A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5589E0D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5D05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Trust_in_Superior</w:t>
            </w:r>
            <w:proofErr w:type="spellEnd"/>
          </w:p>
        </w:tc>
        <w:tc>
          <w:tcPr>
            <w:tcW w:w="0" w:type="auto"/>
            <w:hideMark/>
          </w:tcPr>
          <w:p w14:paraId="2BF6C9F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3.51</w:t>
            </w:r>
          </w:p>
        </w:tc>
        <w:tc>
          <w:tcPr>
            <w:tcW w:w="0" w:type="auto"/>
            <w:hideMark/>
          </w:tcPr>
          <w:p w14:paraId="35AFB8B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14E1B1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14:paraId="1C72670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3.83</w:t>
            </w:r>
          </w:p>
        </w:tc>
        <w:tc>
          <w:tcPr>
            <w:tcW w:w="0" w:type="auto"/>
            <w:hideMark/>
          </w:tcPr>
          <w:p w14:paraId="6BE71BF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0.0027</w:t>
            </w:r>
          </w:p>
        </w:tc>
        <w:tc>
          <w:tcPr>
            <w:tcW w:w="0" w:type="auto"/>
            <w:hideMark/>
          </w:tcPr>
          <w:p w14:paraId="1C286A7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B4DB27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583E1D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Team_Influence</w:t>
            </w:r>
            <w:proofErr w:type="spellEnd"/>
          </w:p>
        </w:tc>
        <w:tc>
          <w:tcPr>
            <w:tcW w:w="0" w:type="auto"/>
            <w:hideMark/>
          </w:tcPr>
          <w:p w14:paraId="4F7AC18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3.27</w:t>
            </w:r>
          </w:p>
        </w:tc>
        <w:tc>
          <w:tcPr>
            <w:tcW w:w="0" w:type="auto"/>
            <w:hideMark/>
          </w:tcPr>
          <w:p w14:paraId="335E3CA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4149440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14:paraId="32C4BD2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4.29</w:t>
            </w:r>
          </w:p>
        </w:tc>
        <w:tc>
          <w:tcPr>
            <w:tcW w:w="0" w:type="auto"/>
            <w:hideMark/>
          </w:tcPr>
          <w:p w14:paraId="409A5D5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0.0009</w:t>
            </w:r>
          </w:p>
        </w:tc>
        <w:tc>
          <w:tcPr>
            <w:tcW w:w="0" w:type="auto"/>
            <w:hideMark/>
          </w:tcPr>
          <w:p w14:paraId="7CFC6F7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E3E01D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3CDD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Work_Environment</w:t>
            </w:r>
            <w:proofErr w:type="spellEnd"/>
          </w:p>
        </w:tc>
        <w:tc>
          <w:tcPr>
            <w:tcW w:w="0" w:type="auto"/>
            <w:hideMark/>
          </w:tcPr>
          <w:p w14:paraId="68BD099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3.24</w:t>
            </w:r>
          </w:p>
        </w:tc>
        <w:tc>
          <w:tcPr>
            <w:tcW w:w="0" w:type="auto"/>
            <w:hideMark/>
          </w:tcPr>
          <w:p w14:paraId="37251D1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25DA39F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1.12</w:t>
            </w:r>
          </w:p>
        </w:tc>
        <w:tc>
          <w:tcPr>
            <w:tcW w:w="0" w:type="auto"/>
            <w:hideMark/>
          </w:tcPr>
          <w:p w14:paraId="3FEEE2E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3.48</w:t>
            </w:r>
          </w:p>
        </w:tc>
        <w:tc>
          <w:tcPr>
            <w:tcW w:w="0" w:type="auto"/>
            <w:hideMark/>
          </w:tcPr>
          <w:p w14:paraId="4A83321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0.0061</w:t>
            </w:r>
          </w:p>
        </w:tc>
        <w:tc>
          <w:tcPr>
            <w:tcW w:w="0" w:type="auto"/>
            <w:hideMark/>
          </w:tcPr>
          <w:p w14:paraId="2624D64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916FCD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BD89175"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Attention_to_Others</w:t>
            </w:r>
            <w:proofErr w:type="spellEnd"/>
          </w:p>
        </w:tc>
        <w:tc>
          <w:tcPr>
            <w:tcW w:w="0" w:type="auto"/>
            <w:hideMark/>
          </w:tcPr>
          <w:p w14:paraId="1E5109F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14:paraId="25F77DF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2.00</w:t>
            </w:r>
          </w:p>
        </w:tc>
        <w:tc>
          <w:tcPr>
            <w:tcW w:w="0" w:type="auto"/>
            <w:hideMark/>
          </w:tcPr>
          <w:p w14:paraId="22A7C8D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14:paraId="19D0B9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3.70</w:t>
            </w:r>
          </w:p>
        </w:tc>
        <w:tc>
          <w:tcPr>
            <w:tcW w:w="0" w:type="auto"/>
            <w:hideMark/>
          </w:tcPr>
          <w:p w14:paraId="7771AAF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0.0037</w:t>
            </w:r>
          </w:p>
        </w:tc>
        <w:tc>
          <w:tcPr>
            <w:tcW w:w="0" w:type="auto"/>
            <w:hideMark/>
          </w:tcPr>
          <w:p w14:paraId="5EB8F83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644678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FB4E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Lack_Empl_Engagement</w:t>
            </w:r>
            <w:proofErr w:type="spellEnd"/>
          </w:p>
        </w:tc>
        <w:tc>
          <w:tcPr>
            <w:tcW w:w="0" w:type="auto"/>
            <w:hideMark/>
          </w:tcPr>
          <w:p w14:paraId="63FBDD4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14:paraId="5063F09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14:paraId="2510AF0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-1.07</w:t>
            </w:r>
          </w:p>
        </w:tc>
        <w:tc>
          <w:tcPr>
            <w:tcW w:w="0" w:type="auto"/>
            <w:hideMark/>
          </w:tcPr>
          <w:p w14:paraId="0C16D2B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-3.64</w:t>
            </w:r>
          </w:p>
        </w:tc>
        <w:tc>
          <w:tcPr>
            <w:tcW w:w="0" w:type="auto"/>
            <w:hideMark/>
          </w:tcPr>
          <w:p w14:paraId="629F95E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0.0030</w:t>
            </w:r>
          </w:p>
        </w:tc>
        <w:tc>
          <w:tcPr>
            <w:tcW w:w="0" w:type="auto"/>
            <w:hideMark/>
          </w:tcPr>
          <w:p w14:paraId="1F4647F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29112E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945D10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Coordination_Issues</w:t>
            </w:r>
            <w:proofErr w:type="spellEnd"/>
          </w:p>
        </w:tc>
        <w:tc>
          <w:tcPr>
            <w:tcW w:w="0" w:type="auto"/>
            <w:hideMark/>
          </w:tcPr>
          <w:p w14:paraId="36720CC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2.96</w:t>
            </w:r>
          </w:p>
        </w:tc>
        <w:tc>
          <w:tcPr>
            <w:tcW w:w="0" w:type="auto"/>
            <w:hideMark/>
          </w:tcPr>
          <w:p w14:paraId="50622B4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61241B7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-1.04</w:t>
            </w:r>
          </w:p>
        </w:tc>
        <w:tc>
          <w:tcPr>
            <w:tcW w:w="0" w:type="auto"/>
            <w:hideMark/>
          </w:tcPr>
          <w:p w14:paraId="413E6CB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-3.44</w:t>
            </w:r>
          </w:p>
        </w:tc>
        <w:tc>
          <w:tcPr>
            <w:tcW w:w="0" w:type="auto"/>
            <w:hideMark/>
          </w:tcPr>
          <w:p w14:paraId="12DC683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0.0053</w:t>
            </w:r>
          </w:p>
        </w:tc>
        <w:tc>
          <w:tcPr>
            <w:tcW w:w="0" w:type="auto"/>
            <w:hideMark/>
          </w:tcPr>
          <w:p w14:paraId="2C96DC6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797D6A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F4BC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Belonging</w:t>
            </w:r>
            <w:proofErr w:type="spellEnd"/>
          </w:p>
        </w:tc>
        <w:tc>
          <w:tcPr>
            <w:tcW w:w="0" w:type="auto"/>
            <w:hideMark/>
          </w:tcPr>
          <w:p w14:paraId="4E5B416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3.14</w:t>
            </w:r>
          </w:p>
        </w:tc>
        <w:tc>
          <w:tcPr>
            <w:tcW w:w="0" w:type="auto"/>
            <w:hideMark/>
          </w:tcPr>
          <w:p w14:paraId="1DE7D42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61C373B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1.02</w:t>
            </w:r>
          </w:p>
        </w:tc>
        <w:tc>
          <w:tcPr>
            <w:tcW w:w="0" w:type="auto"/>
            <w:hideMark/>
          </w:tcPr>
          <w:p w14:paraId="223B74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3.13</w:t>
            </w:r>
          </w:p>
        </w:tc>
        <w:tc>
          <w:tcPr>
            <w:tcW w:w="0" w:type="auto"/>
            <w:hideMark/>
          </w:tcPr>
          <w:p w14:paraId="5E02419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0.0104</w:t>
            </w:r>
          </w:p>
        </w:tc>
        <w:tc>
          <w:tcPr>
            <w:tcW w:w="0" w:type="auto"/>
            <w:hideMark/>
          </w:tcPr>
          <w:p w14:paraId="179B9B0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32EA3E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711ABF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Shared_Leadership</w:t>
            </w:r>
            <w:proofErr w:type="spellEnd"/>
          </w:p>
        </w:tc>
        <w:tc>
          <w:tcPr>
            <w:tcW w:w="0" w:type="auto"/>
            <w:hideMark/>
          </w:tcPr>
          <w:p w14:paraId="6BFEF58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2F1E0AD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E93C3C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14:paraId="75CAC76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-5.82</w:t>
            </w:r>
          </w:p>
        </w:tc>
        <w:tc>
          <w:tcPr>
            <w:tcW w:w="0" w:type="auto"/>
            <w:hideMark/>
          </w:tcPr>
          <w:p w14:paraId="7F502B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41966F0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43AB3D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BE5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Communication_Issues</w:t>
            </w:r>
            <w:proofErr w:type="spellEnd"/>
          </w:p>
        </w:tc>
        <w:tc>
          <w:tcPr>
            <w:tcW w:w="0" w:type="auto"/>
            <w:hideMark/>
          </w:tcPr>
          <w:p w14:paraId="7ABB255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14:paraId="78946AE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14:paraId="70D6C45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-0.94</w:t>
            </w:r>
          </w:p>
        </w:tc>
        <w:tc>
          <w:tcPr>
            <w:tcW w:w="0" w:type="auto"/>
            <w:hideMark/>
          </w:tcPr>
          <w:p w14:paraId="7A37FB8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-4.55</w:t>
            </w:r>
          </w:p>
        </w:tc>
        <w:tc>
          <w:tcPr>
            <w:tcW w:w="0" w:type="auto"/>
            <w:hideMark/>
          </w:tcPr>
          <w:p w14:paraId="50B9387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0.0003</w:t>
            </w:r>
          </w:p>
        </w:tc>
        <w:tc>
          <w:tcPr>
            <w:tcW w:w="0" w:type="auto"/>
            <w:hideMark/>
          </w:tcPr>
          <w:p w14:paraId="6CB91A8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3BDF5E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B10EA3C"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Collab_Betw_TeamMembers</w:t>
            </w:r>
            <w:proofErr w:type="spellEnd"/>
          </w:p>
        </w:tc>
        <w:tc>
          <w:tcPr>
            <w:tcW w:w="0" w:type="auto"/>
            <w:hideMark/>
          </w:tcPr>
          <w:p w14:paraId="42F6D81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12CBB69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C29152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-0.88</w:t>
            </w:r>
          </w:p>
        </w:tc>
        <w:tc>
          <w:tcPr>
            <w:tcW w:w="0" w:type="auto"/>
            <w:hideMark/>
          </w:tcPr>
          <w:p w14:paraId="3F1D3F8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-4.78</w:t>
            </w:r>
          </w:p>
        </w:tc>
        <w:tc>
          <w:tcPr>
            <w:tcW w:w="0" w:type="auto"/>
            <w:hideMark/>
          </w:tcPr>
          <w:p w14:paraId="601AE70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0.0001</w:t>
            </w:r>
          </w:p>
        </w:tc>
        <w:tc>
          <w:tcPr>
            <w:tcW w:w="0" w:type="auto"/>
            <w:hideMark/>
          </w:tcPr>
          <w:p w14:paraId="031DA7E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2EFB19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02565"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Frustration</w:t>
            </w:r>
            <w:proofErr w:type="spellEnd"/>
          </w:p>
        </w:tc>
        <w:tc>
          <w:tcPr>
            <w:tcW w:w="0" w:type="auto"/>
            <w:hideMark/>
          </w:tcPr>
          <w:p w14:paraId="39F7692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14:paraId="638B139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697AF6F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-0.85</w:t>
            </w:r>
          </w:p>
        </w:tc>
        <w:tc>
          <w:tcPr>
            <w:tcW w:w="0" w:type="auto"/>
            <w:hideMark/>
          </w:tcPr>
          <w:p w14:paraId="2D62737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-2.81</w:t>
            </w:r>
          </w:p>
        </w:tc>
        <w:tc>
          <w:tcPr>
            <w:tcW w:w="0" w:type="auto"/>
            <w:hideMark/>
          </w:tcPr>
          <w:p w14:paraId="34F5A75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0.0167</w:t>
            </w:r>
          </w:p>
        </w:tc>
        <w:tc>
          <w:tcPr>
            <w:tcW w:w="0" w:type="auto"/>
            <w:hideMark/>
          </w:tcPr>
          <w:p w14:paraId="4F21135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BE88C7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7BF40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ProjectMgmt_Problems</w:t>
            </w:r>
            <w:proofErr w:type="spellEnd"/>
          </w:p>
        </w:tc>
        <w:tc>
          <w:tcPr>
            <w:tcW w:w="0" w:type="auto"/>
            <w:hideMark/>
          </w:tcPr>
          <w:p w14:paraId="2E4D56A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2.80</w:t>
            </w:r>
          </w:p>
        </w:tc>
        <w:tc>
          <w:tcPr>
            <w:tcW w:w="0" w:type="auto"/>
            <w:hideMark/>
          </w:tcPr>
          <w:p w14:paraId="68033C8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5F3530C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-0.83</w:t>
            </w:r>
          </w:p>
        </w:tc>
        <w:tc>
          <w:tcPr>
            <w:tcW w:w="0" w:type="auto"/>
            <w:hideMark/>
          </w:tcPr>
          <w:p w14:paraId="169C8FC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-3.86</w:t>
            </w:r>
          </w:p>
        </w:tc>
        <w:tc>
          <w:tcPr>
            <w:tcW w:w="0" w:type="auto"/>
            <w:hideMark/>
          </w:tcPr>
          <w:p w14:paraId="0F45284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0.0020</w:t>
            </w:r>
          </w:p>
        </w:tc>
        <w:tc>
          <w:tcPr>
            <w:tcW w:w="0" w:type="auto"/>
            <w:hideMark/>
          </w:tcPr>
          <w:p w14:paraId="6B26005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123C3F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23A6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Personal_Relationships</w:t>
            </w:r>
            <w:proofErr w:type="spellEnd"/>
          </w:p>
        </w:tc>
        <w:tc>
          <w:tcPr>
            <w:tcW w:w="0" w:type="auto"/>
            <w:hideMark/>
          </w:tcPr>
          <w:p w14:paraId="3A67549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14:paraId="2924F02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1.62</w:t>
            </w:r>
          </w:p>
        </w:tc>
        <w:tc>
          <w:tcPr>
            <w:tcW w:w="0" w:type="auto"/>
            <w:hideMark/>
          </w:tcPr>
          <w:p w14:paraId="091E1D6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14:paraId="635BB1D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3.40</w:t>
            </w:r>
          </w:p>
        </w:tc>
        <w:tc>
          <w:tcPr>
            <w:tcW w:w="0" w:type="auto"/>
            <w:hideMark/>
          </w:tcPr>
          <w:p w14:paraId="4FC27DB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0.0035</w:t>
            </w:r>
          </w:p>
        </w:tc>
        <w:tc>
          <w:tcPr>
            <w:tcW w:w="0" w:type="auto"/>
            <w:hideMark/>
          </w:tcPr>
          <w:p w14:paraId="735EA66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09BD79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420E9A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Tasks_assignment</w:t>
            </w:r>
            <w:proofErr w:type="spellEnd"/>
          </w:p>
        </w:tc>
        <w:tc>
          <w:tcPr>
            <w:tcW w:w="0" w:type="auto"/>
            <w:hideMark/>
          </w:tcPr>
          <w:p w14:paraId="1DB0F4E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14:paraId="28B0FD9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28FD6D5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0.68</w:t>
            </w:r>
          </w:p>
        </w:tc>
        <w:tc>
          <w:tcPr>
            <w:tcW w:w="0" w:type="auto"/>
            <w:hideMark/>
          </w:tcPr>
          <w:p w14:paraId="1D5944A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2.35</w:t>
            </w:r>
          </w:p>
        </w:tc>
        <w:tc>
          <w:tcPr>
            <w:tcW w:w="0" w:type="auto"/>
            <w:hideMark/>
          </w:tcPr>
          <w:p w14:paraId="04AB998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0.0400</w:t>
            </w:r>
          </w:p>
        </w:tc>
        <w:tc>
          <w:tcPr>
            <w:tcW w:w="0" w:type="auto"/>
            <w:hideMark/>
          </w:tcPr>
          <w:p w14:paraId="462DA83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0E14F75"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BAFB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Leadership_Problems</w:t>
            </w:r>
            <w:proofErr w:type="spellEnd"/>
          </w:p>
        </w:tc>
        <w:tc>
          <w:tcPr>
            <w:tcW w:w="0" w:type="auto"/>
            <w:hideMark/>
          </w:tcPr>
          <w:p w14:paraId="368138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3.20</w:t>
            </w:r>
          </w:p>
        </w:tc>
        <w:tc>
          <w:tcPr>
            <w:tcW w:w="0" w:type="auto"/>
            <w:hideMark/>
          </w:tcPr>
          <w:p w14:paraId="16636C1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7F36734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14:paraId="66F1BBE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-2.74</w:t>
            </w:r>
          </w:p>
        </w:tc>
        <w:tc>
          <w:tcPr>
            <w:tcW w:w="0" w:type="auto"/>
            <w:hideMark/>
          </w:tcPr>
          <w:p w14:paraId="62C2FEB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14:paraId="6DB26BE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8031BF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EB228A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Knowledge_Exchange</w:t>
            </w:r>
            <w:proofErr w:type="spellEnd"/>
          </w:p>
        </w:tc>
        <w:tc>
          <w:tcPr>
            <w:tcW w:w="0" w:type="auto"/>
            <w:hideMark/>
          </w:tcPr>
          <w:p w14:paraId="63CF415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2.90</w:t>
            </w:r>
          </w:p>
        </w:tc>
        <w:tc>
          <w:tcPr>
            <w:tcW w:w="0" w:type="auto"/>
            <w:hideMark/>
          </w:tcPr>
          <w:p w14:paraId="210ADEA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390BA48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14:paraId="0EB380F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3.12</w:t>
            </w:r>
          </w:p>
        </w:tc>
        <w:tc>
          <w:tcPr>
            <w:tcW w:w="0" w:type="auto"/>
            <w:hideMark/>
          </w:tcPr>
          <w:p w14:paraId="17669CB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0.0062</w:t>
            </w:r>
          </w:p>
        </w:tc>
        <w:tc>
          <w:tcPr>
            <w:tcW w:w="0" w:type="auto"/>
            <w:hideMark/>
          </w:tcPr>
          <w:p w14:paraId="5696889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5A4153E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3B58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Confidence_Betw_TeamMembers</w:t>
            </w:r>
            <w:proofErr w:type="spellEnd"/>
          </w:p>
        </w:tc>
        <w:tc>
          <w:tcPr>
            <w:tcW w:w="0" w:type="auto"/>
            <w:hideMark/>
          </w:tcPr>
          <w:p w14:paraId="5867F91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3.35</w:t>
            </w:r>
          </w:p>
        </w:tc>
        <w:tc>
          <w:tcPr>
            <w:tcW w:w="0" w:type="auto"/>
            <w:hideMark/>
          </w:tcPr>
          <w:p w14:paraId="27CC13F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5B27BDE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14:paraId="1EAE385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-2.67</w:t>
            </w:r>
          </w:p>
        </w:tc>
        <w:tc>
          <w:tcPr>
            <w:tcW w:w="0" w:type="auto"/>
            <w:hideMark/>
          </w:tcPr>
          <w:p w14:paraId="1CB341A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0.0155</w:t>
            </w:r>
          </w:p>
        </w:tc>
        <w:tc>
          <w:tcPr>
            <w:tcW w:w="0" w:type="auto"/>
            <w:hideMark/>
          </w:tcPr>
          <w:p w14:paraId="23E9C5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9F3B81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3CF0C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Communication_With_Boss</w:t>
            </w:r>
            <w:proofErr w:type="spellEnd"/>
          </w:p>
        </w:tc>
        <w:tc>
          <w:tcPr>
            <w:tcW w:w="0" w:type="auto"/>
            <w:hideMark/>
          </w:tcPr>
          <w:p w14:paraId="17EEDC8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14:paraId="418F5B7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3B4F36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0.56</w:t>
            </w:r>
          </w:p>
        </w:tc>
        <w:tc>
          <w:tcPr>
            <w:tcW w:w="0" w:type="auto"/>
            <w:hideMark/>
          </w:tcPr>
          <w:p w14:paraId="3FEB2E2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2.59</w:t>
            </w:r>
          </w:p>
        </w:tc>
        <w:tc>
          <w:tcPr>
            <w:tcW w:w="0" w:type="auto"/>
            <w:hideMark/>
          </w:tcPr>
          <w:p w14:paraId="3C55952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14:paraId="3A48125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CFCA96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B390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Task_Pressure</w:t>
            </w:r>
            <w:proofErr w:type="spellEnd"/>
          </w:p>
        </w:tc>
        <w:tc>
          <w:tcPr>
            <w:tcW w:w="0" w:type="auto"/>
            <w:hideMark/>
          </w:tcPr>
          <w:p w14:paraId="7BF8A62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0D0A03E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544371B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-0.50</w:t>
            </w:r>
          </w:p>
        </w:tc>
        <w:tc>
          <w:tcPr>
            <w:tcW w:w="0" w:type="auto"/>
            <w:hideMark/>
          </w:tcPr>
          <w:p w14:paraId="3A6EE61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-2.16</w:t>
            </w:r>
          </w:p>
        </w:tc>
        <w:tc>
          <w:tcPr>
            <w:tcW w:w="0" w:type="auto"/>
            <w:hideMark/>
          </w:tcPr>
          <w:p w14:paraId="4B7E651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0.0471</w:t>
            </w:r>
          </w:p>
        </w:tc>
        <w:tc>
          <w:tcPr>
            <w:tcW w:w="0" w:type="auto"/>
            <w:hideMark/>
          </w:tcPr>
          <w:p w14:paraId="4AF9D21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CCA0436"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3FC668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Company_Appreciation</w:t>
            </w:r>
            <w:proofErr w:type="spellEnd"/>
          </w:p>
        </w:tc>
        <w:tc>
          <w:tcPr>
            <w:tcW w:w="0" w:type="auto"/>
            <w:hideMark/>
          </w:tcPr>
          <w:p w14:paraId="74F54DC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14:paraId="01B5F99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3D34696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0.48</w:t>
            </w:r>
          </w:p>
        </w:tc>
        <w:tc>
          <w:tcPr>
            <w:tcW w:w="0" w:type="auto"/>
            <w:hideMark/>
          </w:tcPr>
          <w:p w14:paraId="1EBD391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2.28</w:t>
            </w:r>
          </w:p>
        </w:tc>
        <w:tc>
          <w:tcPr>
            <w:tcW w:w="0" w:type="auto"/>
            <w:hideMark/>
          </w:tcPr>
          <w:p w14:paraId="5C44049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0.0421</w:t>
            </w:r>
          </w:p>
        </w:tc>
        <w:tc>
          <w:tcPr>
            <w:tcW w:w="0" w:type="auto"/>
            <w:hideMark/>
          </w:tcPr>
          <w:p w14:paraId="3870070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FF9840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06AB4"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Flexibility</w:t>
            </w:r>
            <w:proofErr w:type="spellEnd"/>
          </w:p>
        </w:tc>
        <w:tc>
          <w:tcPr>
            <w:tcW w:w="0" w:type="auto"/>
            <w:hideMark/>
          </w:tcPr>
          <w:p w14:paraId="69DA421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4.47</w:t>
            </w:r>
          </w:p>
        </w:tc>
        <w:tc>
          <w:tcPr>
            <w:tcW w:w="0" w:type="auto"/>
            <w:hideMark/>
          </w:tcPr>
          <w:p w14:paraId="75278B1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090F8D1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14:paraId="34A41A3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14:paraId="168DD98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0.0463</w:t>
            </w:r>
          </w:p>
        </w:tc>
        <w:tc>
          <w:tcPr>
            <w:tcW w:w="0" w:type="auto"/>
            <w:hideMark/>
          </w:tcPr>
          <w:p w14:paraId="5ADE5F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0DA7108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24ACF9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Work_Enjoyment</w:t>
            </w:r>
            <w:proofErr w:type="spellEnd"/>
          </w:p>
        </w:tc>
        <w:tc>
          <w:tcPr>
            <w:tcW w:w="0" w:type="auto"/>
            <w:hideMark/>
          </w:tcPr>
          <w:p w14:paraId="4B0AC5E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14:paraId="7756CD9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5818F25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0.92</w:t>
            </w:r>
          </w:p>
        </w:tc>
        <w:tc>
          <w:tcPr>
            <w:tcW w:w="0" w:type="auto"/>
            <w:hideMark/>
          </w:tcPr>
          <w:p w14:paraId="5014E19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1.90</w:t>
            </w:r>
          </w:p>
        </w:tc>
        <w:tc>
          <w:tcPr>
            <w:tcW w:w="0" w:type="auto"/>
            <w:hideMark/>
          </w:tcPr>
          <w:p w14:paraId="4C1E77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0.0926</w:t>
            </w:r>
          </w:p>
        </w:tc>
        <w:tc>
          <w:tcPr>
            <w:tcW w:w="0" w:type="auto"/>
            <w:hideMark/>
          </w:tcPr>
          <w:p w14:paraId="47CFE59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4B6E81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1892B"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Creativity</w:t>
            </w:r>
            <w:proofErr w:type="spellEnd"/>
          </w:p>
        </w:tc>
        <w:tc>
          <w:tcPr>
            <w:tcW w:w="0" w:type="auto"/>
            <w:hideMark/>
          </w:tcPr>
          <w:p w14:paraId="5068221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3.65</w:t>
            </w:r>
          </w:p>
        </w:tc>
        <w:tc>
          <w:tcPr>
            <w:tcW w:w="0" w:type="auto"/>
            <w:hideMark/>
          </w:tcPr>
          <w:p w14:paraId="45EFD22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C5DCBD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14:paraId="55615D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2.08</w:t>
            </w:r>
          </w:p>
        </w:tc>
        <w:tc>
          <w:tcPr>
            <w:tcW w:w="0" w:type="auto"/>
            <w:hideMark/>
          </w:tcPr>
          <w:p w14:paraId="134EECC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0.0668</w:t>
            </w:r>
          </w:p>
        </w:tc>
        <w:tc>
          <w:tcPr>
            <w:tcW w:w="0" w:type="auto"/>
            <w:hideMark/>
          </w:tcPr>
          <w:p w14:paraId="55DD454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B76AFB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F1AE04"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Qualified_Personnel</w:t>
            </w:r>
            <w:proofErr w:type="spellEnd"/>
          </w:p>
        </w:tc>
        <w:tc>
          <w:tcPr>
            <w:tcW w:w="0" w:type="auto"/>
            <w:hideMark/>
          </w:tcPr>
          <w:p w14:paraId="2DADA12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14:paraId="790B220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3B24C1A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0.74</w:t>
            </w:r>
          </w:p>
        </w:tc>
        <w:tc>
          <w:tcPr>
            <w:tcW w:w="0" w:type="auto"/>
            <w:hideMark/>
          </w:tcPr>
          <w:p w14:paraId="0C26FBF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14:paraId="4E9CFEB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0.0603</w:t>
            </w:r>
          </w:p>
        </w:tc>
        <w:tc>
          <w:tcPr>
            <w:tcW w:w="0" w:type="auto"/>
            <w:hideMark/>
          </w:tcPr>
          <w:p w14:paraId="77E446A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E90B69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94F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Performance</w:t>
            </w:r>
          </w:p>
        </w:tc>
        <w:tc>
          <w:tcPr>
            <w:tcW w:w="0" w:type="auto"/>
            <w:hideMark/>
          </w:tcPr>
          <w:p w14:paraId="3F9EACA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4551767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14:paraId="613B05E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0.63</w:t>
            </w:r>
          </w:p>
        </w:tc>
        <w:tc>
          <w:tcPr>
            <w:tcW w:w="0" w:type="auto"/>
            <w:hideMark/>
          </w:tcPr>
          <w:p w14:paraId="305F4C9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1.85</w:t>
            </w:r>
          </w:p>
        </w:tc>
        <w:tc>
          <w:tcPr>
            <w:tcW w:w="0" w:type="auto"/>
            <w:hideMark/>
          </w:tcPr>
          <w:p w14:paraId="530ACB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0.0953</w:t>
            </w:r>
          </w:p>
        </w:tc>
        <w:tc>
          <w:tcPr>
            <w:tcW w:w="0" w:type="auto"/>
            <w:hideMark/>
          </w:tcPr>
          <w:p w14:paraId="6033640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A86ED2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B956C3"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lastRenderedPageBreak/>
              <w:t>Team_Trust</w:t>
            </w:r>
            <w:proofErr w:type="spellEnd"/>
          </w:p>
        </w:tc>
        <w:tc>
          <w:tcPr>
            <w:tcW w:w="0" w:type="auto"/>
            <w:hideMark/>
          </w:tcPr>
          <w:p w14:paraId="6142282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2.86</w:t>
            </w:r>
          </w:p>
        </w:tc>
        <w:tc>
          <w:tcPr>
            <w:tcW w:w="0" w:type="auto"/>
            <w:hideMark/>
          </w:tcPr>
          <w:p w14:paraId="420ADAD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357AA01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0.61</w:t>
            </w:r>
          </w:p>
        </w:tc>
        <w:tc>
          <w:tcPr>
            <w:tcW w:w="0" w:type="auto"/>
            <w:hideMark/>
          </w:tcPr>
          <w:p w14:paraId="3C5D0D8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2.20</w:t>
            </w:r>
          </w:p>
        </w:tc>
        <w:tc>
          <w:tcPr>
            <w:tcW w:w="0" w:type="auto"/>
            <w:hideMark/>
          </w:tcPr>
          <w:p w14:paraId="58DC556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0.0516</w:t>
            </w:r>
          </w:p>
        </w:tc>
        <w:tc>
          <w:tcPr>
            <w:tcW w:w="0" w:type="auto"/>
            <w:hideMark/>
          </w:tcPr>
          <w:p w14:paraId="17C4F8B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84D108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40AF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Knowledge_AboutRole</w:t>
            </w:r>
            <w:proofErr w:type="spellEnd"/>
          </w:p>
        </w:tc>
        <w:tc>
          <w:tcPr>
            <w:tcW w:w="0" w:type="auto"/>
            <w:hideMark/>
          </w:tcPr>
          <w:p w14:paraId="3E6588D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3.04</w:t>
            </w:r>
          </w:p>
        </w:tc>
        <w:tc>
          <w:tcPr>
            <w:tcW w:w="0" w:type="auto"/>
            <w:hideMark/>
          </w:tcPr>
          <w:p w14:paraId="584045A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34BDCA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-0.58</w:t>
            </w:r>
          </w:p>
        </w:tc>
        <w:tc>
          <w:tcPr>
            <w:tcW w:w="0" w:type="auto"/>
            <w:hideMark/>
          </w:tcPr>
          <w:p w14:paraId="701FA29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-1.70</w:t>
            </w:r>
          </w:p>
        </w:tc>
        <w:tc>
          <w:tcPr>
            <w:tcW w:w="0" w:type="auto"/>
            <w:hideMark/>
          </w:tcPr>
          <w:p w14:paraId="08AD84A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0.1242</w:t>
            </w:r>
          </w:p>
        </w:tc>
        <w:tc>
          <w:tcPr>
            <w:tcW w:w="0" w:type="auto"/>
            <w:hideMark/>
          </w:tcPr>
          <w:p w14:paraId="03C6AF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1D6B5E9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F7FDEB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Confidence_Level</w:t>
            </w:r>
            <w:proofErr w:type="spellEnd"/>
          </w:p>
        </w:tc>
        <w:tc>
          <w:tcPr>
            <w:tcW w:w="0" w:type="auto"/>
            <w:hideMark/>
          </w:tcPr>
          <w:p w14:paraId="2790CE7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3.43</w:t>
            </w:r>
          </w:p>
        </w:tc>
        <w:tc>
          <w:tcPr>
            <w:tcW w:w="0" w:type="auto"/>
            <w:hideMark/>
          </w:tcPr>
          <w:p w14:paraId="794D112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C97FD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0.55</w:t>
            </w:r>
          </w:p>
        </w:tc>
        <w:tc>
          <w:tcPr>
            <w:tcW w:w="0" w:type="auto"/>
            <w:hideMark/>
          </w:tcPr>
          <w:p w14:paraId="0DDC6D3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2.19</w:t>
            </w:r>
          </w:p>
        </w:tc>
        <w:tc>
          <w:tcPr>
            <w:tcW w:w="0" w:type="auto"/>
            <w:hideMark/>
          </w:tcPr>
          <w:p w14:paraId="5C571B2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0.0517</w:t>
            </w:r>
          </w:p>
        </w:tc>
        <w:tc>
          <w:tcPr>
            <w:tcW w:w="0" w:type="auto"/>
            <w:hideMark/>
          </w:tcPr>
          <w:p w14:paraId="14B9227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6A5782A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94F6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Communication_With_Peers</w:t>
            </w:r>
            <w:proofErr w:type="spellEnd"/>
          </w:p>
        </w:tc>
        <w:tc>
          <w:tcPr>
            <w:tcW w:w="0" w:type="auto"/>
            <w:hideMark/>
          </w:tcPr>
          <w:p w14:paraId="5508F0B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2.92</w:t>
            </w:r>
          </w:p>
        </w:tc>
        <w:tc>
          <w:tcPr>
            <w:tcW w:w="0" w:type="auto"/>
            <w:hideMark/>
          </w:tcPr>
          <w:p w14:paraId="5308BBA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111407E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0.54</w:t>
            </w:r>
          </w:p>
        </w:tc>
        <w:tc>
          <w:tcPr>
            <w:tcW w:w="0" w:type="auto"/>
            <w:hideMark/>
          </w:tcPr>
          <w:p w14:paraId="4880FE8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1.87</w:t>
            </w:r>
          </w:p>
        </w:tc>
        <w:tc>
          <w:tcPr>
            <w:tcW w:w="0" w:type="auto"/>
            <w:hideMark/>
          </w:tcPr>
          <w:p w14:paraId="17B0EB9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0.0899</w:t>
            </w:r>
          </w:p>
        </w:tc>
        <w:tc>
          <w:tcPr>
            <w:tcW w:w="0" w:type="auto"/>
            <w:hideMark/>
          </w:tcPr>
          <w:p w14:paraId="794BC1D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B41334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A3D54E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Personal_Relationships_Perf</w:t>
            </w:r>
            <w:proofErr w:type="spellEnd"/>
          </w:p>
        </w:tc>
        <w:tc>
          <w:tcPr>
            <w:tcW w:w="0" w:type="auto"/>
            <w:hideMark/>
          </w:tcPr>
          <w:p w14:paraId="5DEF203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14:paraId="39B4F42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6E07E2F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-0.53</w:t>
            </w:r>
          </w:p>
        </w:tc>
        <w:tc>
          <w:tcPr>
            <w:tcW w:w="0" w:type="auto"/>
            <w:hideMark/>
          </w:tcPr>
          <w:p w14:paraId="3F9A492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-1.40</w:t>
            </w:r>
          </w:p>
        </w:tc>
        <w:tc>
          <w:tcPr>
            <w:tcW w:w="0" w:type="auto"/>
            <w:hideMark/>
          </w:tcPr>
          <w:p w14:paraId="1CF49AD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0.1932</w:t>
            </w:r>
          </w:p>
        </w:tc>
        <w:tc>
          <w:tcPr>
            <w:tcW w:w="0" w:type="auto"/>
            <w:hideMark/>
          </w:tcPr>
          <w:p w14:paraId="6EE5A6E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3FC19CE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9F82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Conflict_Relationships</w:t>
            </w:r>
            <w:proofErr w:type="spellEnd"/>
          </w:p>
        </w:tc>
        <w:tc>
          <w:tcPr>
            <w:tcW w:w="0" w:type="auto"/>
            <w:hideMark/>
          </w:tcPr>
          <w:p w14:paraId="0991A84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14:paraId="33F1FA9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65277F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-0.47</w:t>
            </w:r>
          </w:p>
        </w:tc>
        <w:tc>
          <w:tcPr>
            <w:tcW w:w="0" w:type="auto"/>
            <w:hideMark/>
          </w:tcPr>
          <w:p w14:paraId="3758C26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14:paraId="6326744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0.3433</w:t>
            </w:r>
          </w:p>
        </w:tc>
        <w:tc>
          <w:tcPr>
            <w:tcW w:w="0" w:type="auto"/>
            <w:hideMark/>
          </w:tcPr>
          <w:p w14:paraId="5547D4F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D8AD8B6"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1AE662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Stress_Level</w:t>
            </w:r>
            <w:proofErr w:type="spellEnd"/>
          </w:p>
        </w:tc>
        <w:tc>
          <w:tcPr>
            <w:tcW w:w="0" w:type="auto"/>
            <w:hideMark/>
          </w:tcPr>
          <w:p w14:paraId="1A928EA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2.55</w:t>
            </w:r>
          </w:p>
        </w:tc>
        <w:tc>
          <w:tcPr>
            <w:tcW w:w="0" w:type="auto"/>
            <w:hideMark/>
          </w:tcPr>
          <w:p w14:paraId="0377B9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231CADE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-0.45</w:t>
            </w:r>
          </w:p>
        </w:tc>
        <w:tc>
          <w:tcPr>
            <w:tcW w:w="0" w:type="auto"/>
            <w:hideMark/>
          </w:tcPr>
          <w:p w14:paraId="1E48132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-1.08</w:t>
            </w:r>
          </w:p>
        </w:tc>
        <w:tc>
          <w:tcPr>
            <w:tcW w:w="0" w:type="auto"/>
            <w:hideMark/>
          </w:tcPr>
          <w:p w14:paraId="4E141E7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0.3058</w:t>
            </w:r>
          </w:p>
        </w:tc>
        <w:tc>
          <w:tcPr>
            <w:tcW w:w="0" w:type="auto"/>
            <w:hideMark/>
          </w:tcPr>
          <w:p w14:paraId="74E12D1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D88449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C1E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Concentration</w:t>
            </w:r>
            <w:proofErr w:type="spellEnd"/>
          </w:p>
        </w:tc>
        <w:tc>
          <w:tcPr>
            <w:tcW w:w="0" w:type="auto"/>
            <w:hideMark/>
          </w:tcPr>
          <w:p w14:paraId="2F241B5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14:paraId="17393FE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14:paraId="0A5476D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14:paraId="655F5F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1.22</w:t>
            </w:r>
          </w:p>
        </w:tc>
        <w:tc>
          <w:tcPr>
            <w:tcW w:w="0" w:type="auto"/>
            <w:hideMark/>
          </w:tcPr>
          <w:p w14:paraId="16E1C1C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0.2539</w:t>
            </w:r>
          </w:p>
        </w:tc>
        <w:tc>
          <w:tcPr>
            <w:tcW w:w="0" w:type="auto"/>
            <w:hideMark/>
          </w:tcPr>
          <w:p w14:paraId="6DD4889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53FE765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FBC694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Time_Management</w:t>
            </w:r>
            <w:proofErr w:type="spellEnd"/>
          </w:p>
        </w:tc>
        <w:tc>
          <w:tcPr>
            <w:tcW w:w="0" w:type="auto"/>
            <w:hideMark/>
          </w:tcPr>
          <w:p w14:paraId="3A200F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14:paraId="7AF4172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012833A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14:paraId="7E51EEB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1.38</w:t>
            </w:r>
          </w:p>
        </w:tc>
        <w:tc>
          <w:tcPr>
            <w:tcW w:w="0" w:type="auto"/>
            <w:hideMark/>
          </w:tcPr>
          <w:p w14:paraId="2840086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0.1936</w:t>
            </w:r>
          </w:p>
        </w:tc>
        <w:tc>
          <w:tcPr>
            <w:tcW w:w="0" w:type="auto"/>
            <w:hideMark/>
          </w:tcPr>
          <w:p w14:paraId="3B8E0FB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4C0844E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FAA2B"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Work_Interest</w:t>
            </w:r>
            <w:proofErr w:type="spellEnd"/>
          </w:p>
        </w:tc>
        <w:tc>
          <w:tcPr>
            <w:tcW w:w="0" w:type="auto"/>
            <w:hideMark/>
          </w:tcPr>
          <w:p w14:paraId="4800326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14:paraId="4A9A59C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1E73289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0.37</w:t>
            </w:r>
          </w:p>
        </w:tc>
        <w:tc>
          <w:tcPr>
            <w:tcW w:w="0" w:type="auto"/>
            <w:hideMark/>
          </w:tcPr>
          <w:p w14:paraId="42EA22D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1.01</w:t>
            </w:r>
          </w:p>
        </w:tc>
        <w:tc>
          <w:tcPr>
            <w:tcW w:w="0" w:type="auto"/>
            <w:hideMark/>
          </w:tcPr>
          <w:p w14:paraId="2B4886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0.3352</w:t>
            </w:r>
          </w:p>
        </w:tc>
        <w:tc>
          <w:tcPr>
            <w:tcW w:w="0" w:type="auto"/>
            <w:hideMark/>
          </w:tcPr>
          <w:p w14:paraId="186DEC2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5AA9774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448B52C"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Boredom</w:t>
            </w:r>
            <w:proofErr w:type="spellEnd"/>
          </w:p>
        </w:tc>
        <w:tc>
          <w:tcPr>
            <w:tcW w:w="0" w:type="auto"/>
            <w:hideMark/>
          </w:tcPr>
          <w:p w14:paraId="245B55F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2.53</w:t>
            </w:r>
          </w:p>
        </w:tc>
        <w:tc>
          <w:tcPr>
            <w:tcW w:w="0" w:type="auto"/>
            <w:hideMark/>
          </w:tcPr>
          <w:p w14:paraId="5EFDBDA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47623A4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14:paraId="1E6200D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-1.28</w:t>
            </w:r>
          </w:p>
        </w:tc>
        <w:tc>
          <w:tcPr>
            <w:tcW w:w="0" w:type="auto"/>
            <w:hideMark/>
          </w:tcPr>
          <w:p w14:paraId="30C6420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0.2206</w:t>
            </w:r>
          </w:p>
        </w:tc>
        <w:tc>
          <w:tcPr>
            <w:tcW w:w="0" w:type="auto"/>
            <w:hideMark/>
          </w:tcPr>
          <w:p w14:paraId="40DF897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C688D0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242A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Comfort</w:t>
            </w:r>
            <w:proofErr w:type="spellEnd"/>
          </w:p>
        </w:tc>
        <w:tc>
          <w:tcPr>
            <w:tcW w:w="0" w:type="auto"/>
            <w:hideMark/>
          </w:tcPr>
          <w:p w14:paraId="18D3C24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4.45</w:t>
            </w:r>
          </w:p>
        </w:tc>
        <w:tc>
          <w:tcPr>
            <w:tcW w:w="0" w:type="auto"/>
            <w:hideMark/>
          </w:tcPr>
          <w:p w14:paraId="0ED208A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2AA37C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0.32</w:t>
            </w:r>
          </w:p>
        </w:tc>
        <w:tc>
          <w:tcPr>
            <w:tcW w:w="0" w:type="auto"/>
            <w:hideMark/>
          </w:tcPr>
          <w:p w14:paraId="5CE2DE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2.01</w:t>
            </w:r>
          </w:p>
        </w:tc>
        <w:tc>
          <w:tcPr>
            <w:tcW w:w="0" w:type="auto"/>
            <w:hideMark/>
          </w:tcPr>
          <w:p w14:paraId="068444A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0.0592</w:t>
            </w:r>
          </w:p>
        </w:tc>
        <w:tc>
          <w:tcPr>
            <w:tcW w:w="0" w:type="auto"/>
            <w:hideMark/>
          </w:tcPr>
          <w:p w14:paraId="1B4A4C9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68D3FC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1F809E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Job_Loss_Fear</w:t>
            </w:r>
            <w:proofErr w:type="spellEnd"/>
          </w:p>
        </w:tc>
        <w:tc>
          <w:tcPr>
            <w:tcW w:w="0" w:type="auto"/>
            <w:hideMark/>
          </w:tcPr>
          <w:p w14:paraId="43A0EF7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14:paraId="1010389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14:paraId="5958032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14:paraId="207E94A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14:paraId="331A03E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0.2956</w:t>
            </w:r>
          </w:p>
        </w:tc>
        <w:tc>
          <w:tcPr>
            <w:tcW w:w="0" w:type="auto"/>
            <w:hideMark/>
          </w:tcPr>
          <w:p w14:paraId="08141C4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32D4C2F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3D44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Autonomy</w:t>
            </w:r>
            <w:proofErr w:type="spellEnd"/>
          </w:p>
        </w:tc>
        <w:tc>
          <w:tcPr>
            <w:tcW w:w="0" w:type="auto"/>
            <w:hideMark/>
          </w:tcPr>
          <w:p w14:paraId="2082DF9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3.94</w:t>
            </w:r>
          </w:p>
        </w:tc>
        <w:tc>
          <w:tcPr>
            <w:tcW w:w="0" w:type="auto"/>
            <w:hideMark/>
          </w:tcPr>
          <w:p w14:paraId="57C76D4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18B73D9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14:paraId="48C1AD2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0.91</w:t>
            </w:r>
          </w:p>
        </w:tc>
        <w:tc>
          <w:tcPr>
            <w:tcW w:w="0" w:type="auto"/>
            <w:hideMark/>
          </w:tcPr>
          <w:p w14:paraId="491D9ED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0.3866</w:t>
            </w:r>
          </w:p>
        </w:tc>
        <w:tc>
          <w:tcPr>
            <w:tcW w:w="0" w:type="auto"/>
            <w:hideMark/>
          </w:tcPr>
          <w:p w14:paraId="1062A15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11CE044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748BD0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Anger_Reactions</w:t>
            </w:r>
            <w:proofErr w:type="spellEnd"/>
          </w:p>
        </w:tc>
        <w:tc>
          <w:tcPr>
            <w:tcW w:w="0" w:type="auto"/>
            <w:hideMark/>
          </w:tcPr>
          <w:p w14:paraId="2C885E9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14:paraId="06A2287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5F7340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w:t>
            </w:r>
          </w:p>
        </w:tc>
        <w:tc>
          <w:tcPr>
            <w:tcW w:w="0" w:type="auto"/>
            <w:hideMark/>
          </w:tcPr>
          <w:p w14:paraId="4792A48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14:paraId="5FBE1E7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0.5151</w:t>
            </w:r>
          </w:p>
        </w:tc>
        <w:tc>
          <w:tcPr>
            <w:tcW w:w="0" w:type="auto"/>
            <w:hideMark/>
          </w:tcPr>
          <w:p w14:paraId="1BA486A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37EC28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6718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AgileM_Efectiveness</w:t>
            </w:r>
            <w:proofErr w:type="spellEnd"/>
          </w:p>
        </w:tc>
        <w:tc>
          <w:tcPr>
            <w:tcW w:w="0" w:type="auto"/>
            <w:hideMark/>
          </w:tcPr>
          <w:p w14:paraId="6BBD42A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3.55</w:t>
            </w:r>
          </w:p>
        </w:tc>
        <w:tc>
          <w:tcPr>
            <w:tcW w:w="0" w:type="auto"/>
            <w:hideMark/>
          </w:tcPr>
          <w:p w14:paraId="56B38E0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14:paraId="415CC91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0.18</w:t>
            </w:r>
          </w:p>
        </w:tc>
        <w:tc>
          <w:tcPr>
            <w:tcW w:w="0" w:type="auto"/>
            <w:hideMark/>
          </w:tcPr>
          <w:p w14:paraId="1F9C08D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0.44</w:t>
            </w:r>
          </w:p>
        </w:tc>
        <w:tc>
          <w:tcPr>
            <w:tcW w:w="0" w:type="auto"/>
            <w:hideMark/>
          </w:tcPr>
          <w:p w14:paraId="400C1FD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0.6711</w:t>
            </w:r>
          </w:p>
        </w:tc>
        <w:tc>
          <w:tcPr>
            <w:tcW w:w="0" w:type="auto"/>
            <w:hideMark/>
          </w:tcPr>
          <w:p w14:paraId="2C2F092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60FB723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0FAB3E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Work_Life_Balance</w:t>
            </w:r>
            <w:proofErr w:type="spellEnd"/>
          </w:p>
        </w:tc>
        <w:tc>
          <w:tcPr>
            <w:tcW w:w="0" w:type="auto"/>
            <w:hideMark/>
          </w:tcPr>
          <w:p w14:paraId="3CD56BF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629C50B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1D0DF0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0.12</w:t>
            </w:r>
          </w:p>
        </w:tc>
        <w:tc>
          <w:tcPr>
            <w:tcW w:w="0" w:type="auto"/>
            <w:hideMark/>
          </w:tcPr>
          <w:p w14:paraId="6509275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0.25</w:t>
            </w:r>
          </w:p>
        </w:tc>
        <w:tc>
          <w:tcPr>
            <w:tcW w:w="0" w:type="auto"/>
            <w:hideMark/>
          </w:tcPr>
          <w:p w14:paraId="2B375B5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0.8107</w:t>
            </w:r>
          </w:p>
        </w:tc>
        <w:tc>
          <w:tcPr>
            <w:tcW w:w="0" w:type="auto"/>
            <w:hideMark/>
          </w:tcPr>
          <w:p w14:paraId="05B7386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bl>
    <w:p w14:paraId="295903DE" w14:textId="77777777" w:rsidR="000A26C8" w:rsidRPr="00FC650E" w:rsidRDefault="000A26C8" w:rsidP="000A26C8">
      <w:pPr>
        <w:autoSpaceDE w:val="0"/>
        <w:autoSpaceDN w:val="0"/>
        <w:adjustRightInd w:val="0"/>
        <w:spacing w:after="0" w:line="240" w:lineRule="auto"/>
        <w:jc w:val="both"/>
        <w:rPr>
          <w:rFonts w:ascii="Arial" w:hAnsi="Arial" w:cs="Arial"/>
          <w:sz w:val="24"/>
          <w:szCs w:val="24"/>
          <w:lang w:val="en-US"/>
        </w:rPr>
      </w:pPr>
    </w:p>
    <w:p w14:paraId="56F6205B" w14:textId="77777777" w:rsidR="000A26C8" w:rsidRPr="008A342D" w:rsidRDefault="000A26C8" w:rsidP="000A26C8">
      <w:pPr>
        <w:autoSpaceDE w:val="0"/>
        <w:autoSpaceDN w:val="0"/>
        <w:adjustRightInd w:val="0"/>
        <w:spacing w:after="0" w:line="240" w:lineRule="auto"/>
        <w:jc w:val="both"/>
        <w:rPr>
          <w:rFonts w:ascii="Arial" w:hAnsi="Arial" w:cs="Arial"/>
          <w:b/>
          <w:bCs/>
          <w:sz w:val="24"/>
          <w:szCs w:val="24"/>
          <w:lang w:val="es-419"/>
        </w:rPr>
      </w:pPr>
      <w:r w:rsidRPr="1F1470BD">
        <w:rPr>
          <w:rFonts w:ascii="Arial" w:hAnsi="Arial" w:cs="Arial"/>
          <w:b/>
          <w:bCs/>
          <w:sz w:val="24"/>
          <w:szCs w:val="24"/>
          <w:lang w:val="es-419"/>
        </w:rPr>
        <w:t xml:space="preserve">Positive </w:t>
      </w:r>
      <w:proofErr w:type="spellStart"/>
      <w:r w:rsidRPr="1F1470BD">
        <w:rPr>
          <w:rFonts w:ascii="Arial" w:hAnsi="Arial" w:cs="Arial"/>
          <w:b/>
          <w:bCs/>
          <w:sz w:val="24"/>
          <w:szCs w:val="24"/>
          <w:lang w:val="es-419"/>
        </w:rPr>
        <w:t>Effects</w:t>
      </w:r>
      <w:proofErr w:type="spellEnd"/>
      <w:r w:rsidRPr="1F1470BD">
        <w:rPr>
          <w:rFonts w:ascii="Arial" w:hAnsi="Arial" w:cs="Arial"/>
          <w:b/>
          <w:bCs/>
          <w:sz w:val="24"/>
          <w:szCs w:val="24"/>
          <w:lang w:val="es-419"/>
        </w:rPr>
        <w:t>:</w:t>
      </w:r>
    </w:p>
    <w:p w14:paraId="3B44328D"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Milestones (+1.34 points, p=0.0005)</w:t>
      </w:r>
    </w:p>
    <w:p w14:paraId="42542FDA"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Feedback (+1.31 points, p&lt;0.0001)</w:t>
      </w:r>
    </w:p>
    <w:p w14:paraId="32BC95DD"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Motivation (+1.30 points, p&lt;0.0001)</w:t>
      </w:r>
    </w:p>
    <w:p w14:paraId="07CE06B2"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Problem Solving (+1.30 points, p=0.0013)</w:t>
      </w:r>
    </w:p>
    <w:p w14:paraId="05E3921D"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Productivity (+1.23 points, p=0.0135)</w:t>
      </w:r>
    </w:p>
    <w:p w14:paraId="066925E6"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Confidence to Ask Questions (+1.16 points, p=0.0024)</w:t>
      </w:r>
    </w:p>
    <w:p w14:paraId="0ADFA759"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Trust in Superior (+1.14 points, p=0.0027)</w:t>
      </w:r>
    </w:p>
    <w:p w14:paraId="4123BD0D"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Influence (+1.14 points, p=0.0009)</w:t>
      </w:r>
    </w:p>
    <w:p w14:paraId="13186CA6"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Work Environment (+1.12 points, p=0.0061)</w:t>
      </w:r>
    </w:p>
    <w:p w14:paraId="2B0CD660"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Attention to Others (+1.10 points, p=0.0037)</w:t>
      </w:r>
    </w:p>
    <w:p w14:paraId="2688F1F3"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Belonging (+1.02 points, p=0.0104)</w:t>
      </w:r>
    </w:p>
    <w:p w14:paraId="6EB6BF48"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Personal Relationships (+0.78 points, p=0.0035)</w:t>
      </w:r>
    </w:p>
    <w:p w14:paraId="73D51C59"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Tasks Assignment (+0.68 points, p=0.0400)</w:t>
      </w:r>
    </w:p>
    <w:p w14:paraId="51AD7173"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Knowledge Exchange (+0.65 points, p=0.0062)</w:t>
      </w:r>
    </w:p>
    <w:p w14:paraId="05E63102"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Communication with Boss (+0.56 points, p=0.0217)</w:t>
      </w:r>
    </w:p>
    <w:p w14:paraId="6AF2C03D"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Company Appreciation (+0.48 points, p=0.0421)</w:t>
      </w:r>
    </w:p>
    <w:p w14:paraId="7DC5CBEF" w14:textId="77777777" w:rsidR="000A26C8" w:rsidRPr="008A342D" w:rsidRDefault="000A26C8" w:rsidP="000A26C8">
      <w:pPr>
        <w:numPr>
          <w:ilvl w:val="0"/>
          <w:numId w:val="4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lastRenderedPageBreak/>
        <w:t>Significantly higher Flexibility (+0.34 points, p=0.0463)</w:t>
      </w:r>
    </w:p>
    <w:p w14:paraId="282D7FB2" w14:textId="77777777" w:rsidR="000A26C8" w:rsidRPr="008A342D" w:rsidRDefault="000A26C8" w:rsidP="000A26C8">
      <w:pPr>
        <w:autoSpaceDE w:val="0"/>
        <w:autoSpaceDN w:val="0"/>
        <w:adjustRightInd w:val="0"/>
        <w:spacing w:after="0" w:line="240" w:lineRule="auto"/>
        <w:jc w:val="both"/>
        <w:rPr>
          <w:rFonts w:ascii="Arial" w:hAnsi="Arial" w:cs="Arial"/>
          <w:b/>
          <w:bCs/>
          <w:sz w:val="24"/>
          <w:szCs w:val="24"/>
          <w:lang w:val="es-419"/>
        </w:rPr>
      </w:pPr>
      <w:r w:rsidRPr="008A342D">
        <w:rPr>
          <w:rFonts w:ascii="Arial" w:hAnsi="Arial" w:cs="Arial"/>
          <w:b/>
          <w:bCs/>
          <w:sz w:val="24"/>
          <w:szCs w:val="24"/>
          <w:lang w:val="es-419"/>
        </w:rPr>
        <w:t xml:space="preserve">Negative </w:t>
      </w:r>
      <w:proofErr w:type="spellStart"/>
      <w:r w:rsidRPr="008A342D">
        <w:rPr>
          <w:rFonts w:ascii="Arial" w:hAnsi="Arial" w:cs="Arial"/>
          <w:b/>
          <w:bCs/>
          <w:sz w:val="24"/>
          <w:szCs w:val="24"/>
          <w:lang w:val="es-419"/>
        </w:rPr>
        <w:t>Effects</w:t>
      </w:r>
      <w:proofErr w:type="spellEnd"/>
      <w:r w:rsidRPr="008A342D">
        <w:rPr>
          <w:rFonts w:ascii="Arial" w:hAnsi="Arial" w:cs="Arial"/>
          <w:b/>
          <w:bCs/>
          <w:sz w:val="24"/>
          <w:szCs w:val="24"/>
          <w:lang w:val="es-419"/>
        </w:rPr>
        <w:t>:</w:t>
      </w:r>
    </w:p>
    <w:p w14:paraId="74888A7B"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Lack of Employee Engagement (-1.07 points, p=0.0030)</w:t>
      </w:r>
    </w:p>
    <w:p w14:paraId="35358114"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Coordination Issues (-1.04 points, p=0.0053)</w:t>
      </w:r>
    </w:p>
    <w:p w14:paraId="60A5A16C"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w:t>
      </w:r>
      <w:r w:rsidRPr="008A342D">
        <w:rPr>
          <w:rFonts w:ascii="Arial" w:hAnsi="Arial" w:cs="Arial"/>
          <w:color w:val="FF0000"/>
          <w:sz w:val="24"/>
          <w:szCs w:val="24"/>
          <w:lang w:val="en-US"/>
        </w:rPr>
        <w:t>lower Shared Leadership</w:t>
      </w:r>
      <w:r w:rsidRPr="008A342D">
        <w:rPr>
          <w:rFonts w:ascii="Arial" w:hAnsi="Arial" w:cs="Arial"/>
          <w:sz w:val="24"/>
          <w:szCs w:val="24"/>
          <w:lang w:val="en-US"/>
        </w:rPr>
        <w:t xml:space="preserve"> (-1.00 points, p&lt;0.0001)</w:t>
      </w:r>
    </w:p>
    <w:p w14:paraId="4D2E9F2D"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Communication Issues (-0.94 points, p=0.0003)</w:t>
      </w:r>
    </w:p>
    <w:p w14:paraId="109D4D41"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Collaboration Between Team Members </w:t>
      </w:r>
      <w:r w:rsidRPr="008A342D">
        <w:rPr>
          <w:rFonts w:ascii="Arial" w:hAnsi="Arial" w:cs="Arial"/>
          <w:sz w:val="24"/>
          <w:szCs w:val="24"/>
          <w:lang w:val="en-US"/>
        </w:rPr>
        <w:t>(-0.88 points, p=0.0001)</w:t>
      </w:r>
    </w:p>
    <w:p w14:paraId="7DA96A29"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Frustration (-0.85 points, p=0.0167)</w:t>
      </w:r>
    </w:p>
    <w:p w14:paraId="675AA5E5"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Project Management Problems (-0.83 points, p=0.0020)</w:t>
      </w:r>
    </w:p>
    <w:p w14:paraId="1B9B3DE7"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Leadership Problems (-0.67 points, p=0.0217)</w:t>
      </w:r>
    </w:p>
    <w:p w14:paraId="2DA27620"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Confidence Between Team Members </w:t>
      </w:r>
      <w:r w:rsidRPr="008A342D">
        <w:rPr>
          <w:rFonts w:ascii="Arial" w:hAnsi="Arial" w:cs="Arial"/>
          <w:sz w:val="24"/>
          <w:szCs w:val="24"/>
          <w:lang w:val="en-US"/>
        </w:rPr>
        <w:t>(-0.65 points, p=0.0155)</w:t>
      </w:r>
    </w:p>
    <w:p w14:paraId="4C9A6DBC" w14:textId="77777777" w:rsidR="000A26C8" w:rsidRPr="008A342D" w:rsidRDefault="000A26C8" w:rsidP="000A26C8">
      <w:pPr>
        <w:numPr>
          <w:ilvl w:val="0"/>
          <w:numId w:val="42"/>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Task Pressure (-0.50 points, p=0.0471)</w:t>
      </w:r>
    </w:p>
    <w:p w14:paraId="22CB96FF" w14:textId="77777777" w:rsidR="000A26C8" w:rsidRPr="00B90995" w:rsidRDefault="000A26C8" w:rsidP="00971A29">
      <w:pPr>
        <w:pStyle w:val="whitespace-normal"/>
        <w:rPr>
          <w:rFonts w:ascii="Arial" w:hAnsi="Arial" w:cs="Arial"/>
          <w:lang w:val="en-US"/>
        </w:rPr>
      </w:pPr>
    </w:p>
    <w:p w14:paraId="00A47E9F" w14:textId="03F29F93" w:rsidR="00971A29" w:rsidRDefault="00971A29" w:rsidP="00971A29">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B</w:t>
      </w:r>
      <w:r w:rsidRPr="00B90995">
        <w:rPr>
          <w:rStyle w:val="Strong"/>
          <w:rFonts w:ascii="Arial" w:hAnsi="Arial" w:cs="Arial"/>
          <w:lang w:val="en-US"/>
        </w:rPr>
        <w:t>.2:</w:t>
      </w:r>
      <w:r w:rsidRPr="00B90995">
        <w:rPr>
          <w:rFonts w:ascii="Arial" w:hAnsi="Arial" w:cs="Arial"/>
          <w:lang w:val="en-US"/>
        </w:rPr>
        <w:t xml:space="preserve"> Detailed t-test results for individual contributors comparing remote-first vs. office-first conditions </w:t>
      </w:r>
    </w:p>
    <w:p w14:paraId="7D67A9B6" w14:textId="77777777" w:rsidR="000B6186" w:rsidRPr="000E02E3" w:rsidRDefault="000B6186" w:rsidP="000B6186">
      <w:pPr>
        <w:autoSpaceDE w:val="0"/>
        <w:autoSpaceDN w:val="0"/>
        <w:adjustRightInd w:val="0"/>
        <w:spacing w:after="0" w:line="240" w:lineRule="auto"/>
        <w:jc w:val="both"/>
        <w:rPr>
          <w:rFonts w:ascii="Arial" w:hAnsi="Arial" w:cs="Arial"/>
          <w:lang w:val="en-US"/>
        </w:rPr>
      </w:pPr>
    </w:p>
    <w:p w14:paraId="0CE6A7BA" w14:textId="77777777" w:rsidR="000B6186" w:rsidRPr="00FC650E" w:rsidRDefault="000B6186" w:rsidP="000B6186">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ab/>
      </w: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000B6186" w:rsidRPr="008E548E" w14:paraId="33E42B99"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D40B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Metric</w:t>
            </w:r>
            <w:proofErr w:type="spellEnd"/>
          </w:p>
        </w:tc>
        <w:tc>
          <w:tcPr>
            <w:tcW w:w="0" w:type="auto"/>
            <w:hideMark/>
          </w:tcPr>
          <w:p w14:paraId="02699F61"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High Remote Mean</w:t>
            </w:r>
          </w:p>
        </w:tc>
        <w:tc>
          <w:tcPr>
            <w:tcW w:w="0" w:type="auto"/>
            <w:hideMark/>
          </w:tcPr>
          <w:p w14:paraId="2914045C"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Low Remote Mean</w:t>
            </w:r>
          </w:p>
        </w:tc>
        <w:tc>
          <w:tcPr>
            <w:tcW w:w="0" w:type="auto"/>
            <w:hideMark/>
          </w:tcPr>
          <w:p w14:paraId="7FF81922"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8E548E">
              <w:rPr>
                <w:rFonts w:ascii="Arial" w:hAnsi="Arial" w:cs="Arial"/>
                <w:lang w:val="es-419"/>
              </w:rPr>
              <w:t>Difference</w:t>
            </w:r>
            <w:proofErr w:type="spellEnd"/>
          </w:p>
        </w:tc>
        <w:tc>
          <w:tcPr>
            <w:tcW w:w="0" w:type="auto"/>
            <w:hideMark/>
          </w:tcPr>
          <w:p w14:paraId="6BE92AC7"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t-</w:t>
            </w:r>
            <w:proofErr w:type="spellStart"/>
            <w:r w:rsidRPr="008E548E">
              <w:rPr>
                <w:rFonts w:ascii="Arial" w:hAnsi="Arial" w:cs="Arial"/>
                <w:lang w:val="es-419"/>
              </w:rPr>
              <w:t>statistic</w:t>
            </w:r>
            <w:proofErr w:type="spellEnd"/>
          </w:p>
        </w:tc>
        <w:tc>
          <w:tcPr>
            <w:tcW w:w="0" w:type="auto"/>
            <w:hideMark/>
          </w:tcPr>
          <w:p w14:paraId="6B1B1731"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p-</w:t>
            </w:r>
            <w:proofErr w:type="spellStart"/>
            <w:r w:rsidRPr="008E548E">
              <w:rPr>
                <w:rFonts w:ascii="Arial" w:hAnsi="Arial" w:cs="Arial"/>
                <w:lang w:val="es-419"/>
              </w:rPr>
              <w:t>value</w:t>
            </w:r>
            <w:proofErr w:type="spellEnd"/>
          </w:p>
        </w:tc>
        <w:tc>
          <w:tcPr>
            <w:tcW w:w="0" w:type="auto"/>
            <w:hideMark/>
          </w:tcPr>
          <w:p w14:paraId="0955993B"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8E548E">
              <w:rPr>
                <w:rFonts w:ascii="Arial" w:hAnsi="Arial" w:cs="Arial"/>
                <w:lang w:val="es-419"/>
              </w:rPr>
              <w:t>Significant</w:t>
            </w:r>
            <w:proofErr w:type="spellEnd"/>
          </w:p>
        </w:tc>
      </w:tr>
      <w:tr w:rsidR="000B6186" w:rsidRPr="008E548E" w14:paraId="330C766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96B24"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Comfort</w:t>
            </w:r>
            <w:proofErr w:type="spellEnd"/>
          </w:p>
        </w:tc>
        <w:tc>
          <w:tcPr>
            <w:tcW w:w="0" w:type="auto"/>
            <w:hideMark/>
          </w:tcPr>
          <w:p w14:paraId="0E4026C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4.62</w:t>
            </w:r>
          </w:p>
        </w:tc>
        <w:tc>
          <w:tcPr>
            <w:tcW w:w="0" w:type="auto"/>
            <w:hideMark/>
          </w:tcPr>
          <w:p w14:paraId="4E1BC2C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4.03</w:t>
            </w:r>
          </w:p>
        </w:tc>
        <w:tc>
          <w:tcPr>
            <w:tcW w:w="0" w:type="auto"/>
            <w:hideMark/>
          </w:tcPr>
          <w:p w14:paraId="1A0C587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0.59</w:t>
            </w:r>
          </w:p>
        </w:tc>
        <w:tc>
          <w:tcPr>
            <w:tcW w:w="0" w:type="auto"/>
            <w:hideMark/>
          </w:tcPr>
          <w:p w14:paraId="66AB611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14:paraId="57B98E1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0.0030</w:t>
            </w:r>
          </w:p>
        </w:tc>
        <w:tc>
          <w:tcPr>
            <w:tcW w:w="0" w:type="auto"/>
            <w:hideMark/>
          </w:tcPr>
          <w:p w14:paraId="048D128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D730AC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27DB9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Flexibility</w:t>
            </w:r>
            <w:proofErr w:type="spellEnd"/>
          </w:p>
        </w:tc>
        <w:tc>
          <w:tcPr>
            <w:tcW w:w="0" w:type="auto"/>
            <w:hideMark/>
          </w:tcPr>
          <w:p w14:paraId="1420C95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4.29</w:t>
            </w:r>
          </w:p>
        </w:tc>
        <w:tc>
          <w:tcPr>
            <w:tcW w:w="0" w:type="auto"/>
            <w:hideMark/>
          </w:tcPr>
          <w:p w14:paraId="48D9B88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14:paraId="6388B65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14:paraId="0EC711F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2.32</w:t>
            </w:r>
          </w:p>
        </w:tc>
        <w:tc>
          <w:tcPr>
            <w:tcW w:w="0" w:type="auto"/>
            <w:hideMark/>
          </w:tcPr>
          <w:p w14:paraId="060961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14:paraId="30EADED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CEB930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19B76"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Autonomy</w:t>
            </w:r>
            <w:proofErr w:type="spellEnd"/>
          </w:p>
        </w:tc>
        <w:tc>
          <w:tcPr>
            <w:tcW w:w="0" w:type="auto"/>
            <w:hideMark/>
          </w:tcPr>
          <w:p w14:paraId="7E65BA8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14:paraId="1FB2DEB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2C17AF2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14:paraId="23A6873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2.63</w:t>
            </w:r>
          </w:p>
        </w:tc>
        <w:tc>
          <w:tcPr>
            <w:tcW w:w="0" w:type="auto"/>
            <w:hideMark/>
          </w:tcPr>
          <w:p w14:paraId="469E16F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0.0115</w:t>
            </w:r>
          </w:p>
        </w:tc>
        <w:tc>
          <w:tcPr>
            <w:tcW w:w="0" w:type="auto"/>
            <w:hideMark/>
          </w:tcPr>
          <w:p w14:paraId="39E4786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78BFA0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47479AA" w14:textId="77777777" w:rsidR="000B6186" w:rsidRPr="008E548E" w:rsidRDefault="000B6186" w:rsidP="007E136D">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Performance</w:t>
            </w:r>
          </w:p>
        </w:tc>
        <w:tc>
          <w:tcPr>
            <w:tcW w:w="0" w:type="auto"/>
            <w:hideMark/>
          </w:tcPr>
          <w:p w14:paraId="436C4DD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14:paraId="2CF31E3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3.53</w:t>
            </w:r>
          </w:p>
        </w:tc>
        <w:tc>
          <w:tcPr>
            <w:tcW w:w="0" w:type="auto"/>
            <w:hideMark/>
          </w:tcPr>
          <w:p w14:paraId="05DA765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0.37</w:t>
            </w:r>
          </w:p>
        </w:tc>
        <w:tc>
          <w:tcPr>
            <w:tcW w:w="0" w:type="auto"/>
            <w:hideMark/>
          </w:tcPr>
          <w:p w14:paraId="28FB1CC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2.31</w:t>
            </w:r>
          </w:p>
        </w:tc>
        <w:tc>
          <w:tcPr>
            <w:tcW w:w="0" w:type="auto"/>
            <w:hideMark/>
          </w:tcPr>
          <w:p w14:paraId="448C067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14:paraId="4ADFD21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58D8E85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2A19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Confidence_Level</w:t>
            </w:r>
            <w:proofErr w:type="spellEnd"/>
          </w:p>
        </w:tc>
        <w:tc>
          <w:tcPr>
            <w:tcW w:w="0" w:type="auto"/>
            <w:hideMark/>
          </w:tcPr>
          <w:p w14:paraId="1FFD5A7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3.67</w:t>
            </w:r>
          </w:p>
        </w:tc>
        <w:tc>
          <w:tcPr>
            <w:tcW w:w="0" w:type="auto"/>
            <w:hideMark/>
          </w:tcPr>
          <w:p w14:paraId="558588A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14:paraId="7ED8A30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14:paraId="57F2D8A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2.24</w:t>
            </w:r>
          </w:p>
        </w:tc>
        <w:tc>
          <w:tcPr>
            <w:tcW w:w="0" w:type="auto"/>
            <w:hideMark/>
          </w:tcPr>
          <w:p w14:paraId="1A6F210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0.0297</w:t>
            </w:r>
          </w:p>
        </w:tc>
        <w:tc>
          <w:tcPr>
            <w:tcW w:w="0" w:type="auto"/>
            <w:hideMark/>
          </w:tcPr>
          <w:p w14:paraId="34526AD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1D7629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456E4B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Creativity</w:t>
            </w:r>
            <w:proofErr w:type="spellEnd"/>
          </w:p>
        </w:tc>
        <w:tc>
          <w:tcPr>
            <w:tcW w:w="0" w:type="auto"/>
            <w:hideMark/>
          </w:tcPr>
          <w:p w14:paraId="6492264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3.81</w:t>
            </w:r>
          </w:p>
        </w:tc>
        <w:tc>
          <w:tcPr>
            <w:tcW w:w="0" w:type="auto"/>
            <w:hideMark/>
          </w:tcPr>
          <w:p w14:paraId="55D2BEF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14:paraId="10F5EA4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14:paraId="4529244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2.16</w:t>
            </w:r>
          </w:p>
        </w:tc>
        <w:tc>
          <w:tcPr>
            <w:tcW w:w="0" w:type="auto"/>
            <w:hideMark/>
          </w:tcPr>
          <w:p w14:paraId="5662392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0.0366</w:t>
            </w:r>
          </w:p>
        </w:tc>
        <w:tc>
          <w:tcPr>
            <w:tcW w:w="0" w:type="auto"/>
            <w:hideMark/>
          </w:tcPr>
          <w:p w14:paraId="1138245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71C240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E292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Problem_Solving</w:t>
            </w:r>
            <w:proofErr w:type="spellEnd"/>
          </w:p>
        </w:tc>
        <w:tc>
          <w:tcPr>
            <w:tcW w:w="0" w:type="auto"/>
            <w:hideMark/>
          </w:tcPr>
          <w:p w14:paraId="01AD7F0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14:paraId="77EF22C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14:paraId="2C163A7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w:t>
            </w:r>
          </w:p>
        </w:tc>
        <w:tc>
          <w:tcPr>
            <w:tcW w:w="0" w:type="auto"/>
            <w:hideMark/>
          </w:tcPr>
          <w:p w14:paraId="6BCC94C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2.19</w:t>
            </w:r>
          </w:p>
        </w:tc>
        <w:tc>
          <w:tcPr>
            <w:tcW w:w="0" w:type="auto"/>
            <w:hideMark/>
          </w:tcPr>
          <w:p w14:paraId="2273A7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0.0340</w:t>
            </w:r>
          </w:p>
        </w:tc>
        <w:tc>
          <w:tcPr>
            <w:tcW w:w="0" w:type="auto"/>
            <w:hideMark/>
          </w:tcPr>
          <w:p w14:paraId="49EF946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111D42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D9E213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Leadership_Problems</w:t>
            </w:r>
            <w:proofErr w:type="spellEnd"/>
          </w:p>
        </w:tc>
        <w:tc>
          <w:tcPr>
            <w:tcW w:w="0" w:type="auto"/>
            <w:hideMark/>
          </w:tcPr>
          <w:p w14:paraId="166E0A1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3.26</w:t>
            </w:r>
          </w:p>
        </w:tc>
        <w:tc>
          <w:tcPr>
            <w:tcW w:w="0" w:type="auto"/>
            <w:hideMark/>
          </w:tcPr>
          <w:p w14:paraId="1684C6A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7EC6C3E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14:paraId="2A561B5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2.04</w:t>
            </w:r>
          </w:p>
        </w:tc>
        <w:tc>
          <w:tcPr>
            <w:tcW w:w="0" w:type="auto"/>
            <w:hideMark/>
          </w:tcPr>
          <w:p w14:paraId="446452F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0.0464</w:t>
            </w:r>
          </w:p>
        </w:tc>
        <w:tc>
          <w:tcPr>
            <w:tcW w:w="0" w:type="auto"/>
            <w:hideMark/>
          </w:tcPr>
          <w:p w14:paraId="57CEBC1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7D3C6CB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DA28"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Conflict_Relationships</w:t>
            </w:r>
            <w:proofErr w:type="spellEnd"/>
          </w:p>
        </w:tc>
        <w:tc>
          <w:tcPr>
            <w:tcW w:w="0" w:type="auto"/>
            <w:hideMark/>
          </w:tcPr>
          <w:p w14:paraId="3F8EE42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2.21</w:t>
            </w:r>
          </w:p>
        </w:tc>
        <w:tc>
          <w:tcPr>
            <w:tcW w:w="0" w:type="auto"/>
            <w:hideMark/>
          </w:tcPr>
          <w:p w14:paraId="67D3B22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2.50</w:t>
            </w:r>
          </w:p>
        </w:tc>
        <w:tc>
          <w:tcPr>
            <w:tcW w:w="0" w:type="auto"/>
            <w:hideMark/>
          </w:tcPr>
          <w:p w14:paraId="3F65E03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w:t>
            </w:r>
          </w:p>
        </w:tc>
        <w:tc>
          <w:tcPr>
            <w:tcW w:w="0" w:type="auto"/>
            <w:hideMark/>
          </w:tcPr>
          <w:p w14:paraId="4257E00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-2.02</w:t>
            </w:r>
          </w:p>
        </w:tc>
        <w:tc>
          <w:tcPr>
            <w:tcW w:w="0" w:type="auto"/>
            <w:hideMark/>
          </w:tcPr>
          <w:p w14:paraId="403AF11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0.0490</w:t>
            </w:r>
          </w:p>
        </w:tc>
        <w:tc>
          <w:tcPr>
            <w:tcW w:w="0" w:type="auto"/>
            <w:hideMark/>
          </w:tcPr>
          <w:p w14:paraId="303F08A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269F933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224D96B"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Work_Life_Balance</w:t>
            </w:r>
            <w:proofErr w:type="spellEnd"/>
          </w:p>
        </w:tc>
        <w:tc>
          <w:tcPr>
            <w:tcW w:w="0" w:type="auto"/>
            <w:hideMark/>
          </w:tcPr>
          <w:p w14:paraId="2AB5A56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4.17</w:t>
            </w:r>
          </w:p>
        </w:tc>
        <w:tc>
          <w:tcPr>
            <w:tcW w:w="0" w:type="auto"/>
            <w:hideMark/>
          </w:tcPr>
          <w:p w14:paraId="1598325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14:paraId="0AD03B7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w:t>
            </w:r>
          </w:p>
        </w:tc>
        <w:tc>
          <w:tcPr>
            <w:tcW w:w="0" w:type="auto"/>
            <w:hideMark/>
          </w:tcPr>
          <w:p w14:paraId="718590A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1.90</w:t>
            </w:r>
          </w:p>
        </w:tc>
        <w:tc>
          <w:tcPr>
            <w:tcW w:w="0" w:type="auto"/>
            <w:hideMark/>
          </w:tcPr>
          <w:p w14:paraId="2C0C3E4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0.0640</w:t>
            </w:r>
          </w:p>
        </w:tc>
        <w:tc>
          <w:tcPr>
            <w:tcW w:w="0" w:type="auto"/>
            <w:hideMark/>
          </w:tcPr>
          <w:p w14:paraId="6CBCEB6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1CACC7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F022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Work_Enjoyment</w:t>
            </w:r>
            <w:proofErr w:type="spellEnd"/>
          </w:p>
        </w:tc>
        <w:tc>
          <w:tcPr>
            <w:tcW w:w="0" w:type="auto"/>
            <w:hideMark/>
          </w:tcPr>
          <w:p w14:paraId="5061E72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14:paraId="56EDDFB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3.63</w:t>
            </w:r>
          </w:p>
        </w:tc>
        <w:tc>
          <w:tcPr>
            <w:tcW w:w="0" w:type="auto"/>
            <w:hideMark/>
          </w:tcPr>
          <w:p w14:paraId="7EAB744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0.36</w:t>
            </w:r>
          </w:p>
        </w:tc>
        <w:tc>
          <w:tcPr>
            <w:tcW w:w="0" w:type="auto"/>
            <w:hideMark/>
          </w:tcPr>
          <w:p w14:paraId="1299702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14:paraId="236FB12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0.0842</w:t>
            </w:r>
          </w:p>
        </w:tc>
        <w:tc>
          <w:tcPr>
            <w:tcW w:w="0" w:type="auto"/>
            <w:hideMark/>
          </w:tcPr>
          <w:p w14:paraId="0EECE99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096DD2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C13571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Motivation</w:t>
            </w:r>
            <w:proofErr w:type="spellEnd"/>
          </w:p>
        </w:tc>
        <w:tc>
          <w:tcPr>
            <w:tcW w:w="0" w:type="auto"/>
            <w:hideMark/>
          </w:tcPr>
          <w:p w14:paraId="1D01B18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3.70</w:t>
            </w:r>
          </w:p>
        </w:tc>
        <w:tc>
          <w:tcPr>
            <w:tcW w:w="0" w:type="auto"/>
            <w:hideMark/>
          </w:tcPr>
          <w:p w14:paraId="65035DA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4D2CCDE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14:paraId="4AE4B30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1.76</w:t>
            </w:r>
          </w:p>
        </w:tc>
        <w:tc>
          <w:tcPr>
            <w:tcW w:w="0" w:type="auto"/>
            <w:hideMark/>
          </w:tcPr>
          <w:p w14:paraId="42B5A4C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0.0850</w:t>
            </w:r>
          </w:p>
        </w:tc>
        <w:tc>
          <w:tcPr>
            <w:tcW w:w="0" w:type="auto"/>
            <w:hideMark/>
          </w:tcPr>
          <w:p w14:paraId="4D805DA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15FCD1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F5EE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lastRenderedPageBreak/>
              <w:t>Coordination_Issues</w:t>
            </w:r>
            <w:proofErr w:type="spellEnd"/>
          </w:p>
        </w:tc>
        <w:tc>
          <w:tcPr>
            <w:tcW w:w="0" w:type="auto"/>
            <w:hideMark/>
          </w:tcPr>
          <w:p w14:paraId="50D8010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3.01</w:t>
            </w:r>
          </w:p>
        </w:tc>
        <w:tc>
          <w:tcPr>
            <w:tcW w:w="0" w:type="auto"/>
            <w:hideMark/>
          </w:tcPr>
          <w:p w14:paraId="09AB7BB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2.77</w:t>
            </w:r>
          </w:p>
        </w:tc>
        <w:tc>
          <w:tcPr>
            <w:tcW w:w="0" w:type="auto"/>
            <w:hideMark/>
          </w:tcPr>
          <w:p w14:paraId="12B550E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14:paraId="50EE783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1.83</w:t>
            </w:r>
          </w:p>
        </w:tc>
        <w:tc>
          <w:tcPr>
            <w:tcW w:w="0" w:type="auto"/>
            <w:hideMark/>
          </w:tcPr>
          <w:p w14:paraId="6786302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0.0727</w:t>
            </w:r>
          </w:p>
        </w:tc>
        <w:tc>
          <w:tcPr>
            <w:tcW w:w="0" w:type="auto"/>
            <w:hideMark/>
          </w:tcPr>
          <w:p w14:paraId="21F1B95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0AD4B8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34AE13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Personal_Relationships_Perf</w:t>
            </w:r>
            <w:proofErr w:type="spellEnd"/>
          </w:p>
        </w:tc>
        <w:tc>
          <w:tcPr>
            <w:tcW w:w="0" w:type="auto"/>
            <w:hideMark/>
          </w:tcPr>
          <w:p w14:paraId="4AADCA6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3.38</w:t>
            </w:r>
          </w:p>
        </w:tc>
        <w:tc>
          <w:tcPr>
            <w:tcW w:w="0" w:type="auto"/>
            <w:hideMark/>
          </w:tcPr>
          <w:p w14:paraId="083999D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24CFCC8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14:paraId="52E762A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1.41</w:t>
            </w:r>
          </w:p>
        </w:tc>
        <w:tc>
          <w:tcPr>
            <w:tcW w:w="0" w:type="auto"/>
            <w:hideMark/>
          </w:tcPr>
          <w:p w14:paraId="11C0EFF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0.1650</w:t>
            </w:r>
          </w:p>
        </w:tc>
        <w:tc>
          <w:tcPr>
            <w:tcW w:w="0" w:type="auto"/>
            <w:hideMark/>
          </w:tcPr>
          <w:p w14:paraId="31C3D41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E9019C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66E1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Team_Productivity</w:t>
            </w:r>
            <w:proofErr w:type="spellEnd"/>
          </w:p>
        </w:tc>
        <w:tc>
          <w:tcPr>
            <w:tcW w:w="0" w:type="auto"/>
            <w:hideMark/>
          </w:tcPr>
          <w:p w14:paraId="6A29C36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3.74</w:t>
            </w:r>
          </w:p>
        </w:tc>
        <w:tc>
          <w:tcPr>
            <w:tcW w:w="0" w:type="auto"/>
            <w:hideMark/>
          </w:tcPr>
          <w:p w14:paraId="5F3AA4A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3.50</w:t>
            </w:r>
          </w:p>
        </w:tc>
        <w:tc>
          <w:tcPr>
            <w:tcW w:w="0" w:type="auto"/>
            <w:hideMark/>
          </w:tcPr>
          <w:p w14:paraId="67CB912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14:paraId="078B7F8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1.37</w:t>
            </w:r>
          </w:p>
        </w:tc>
        <w:tc>
          <w:tcPr>
            <w:tcW w:w="0" w:type="auto"/>
            <w:hideMark/>
          </w:tcPr>
          <w:p w14:paraId="0DA7032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0.1785</w:t>
            </w:r>
          </w:p>
        </w:tc>
        <w:tc>
          <w:tcPr>
            <w:tcW w:w="0" w:type="auto"/>
            <w:hideMark/>
          </w:tcPr>
          <w:p w14:paraId="5B31BF9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D7D56B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93A1F9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Tasks_assignment</w:t>
            </w:r>
            <w:proofErr w:type="spellEnd"/>
          </w:p>
        </w:tc>
        <w:tc>
          <w:tcPr>
            <w:tcW w:w="0" w:type="auto"/>
            <w:hideMark/>
          </w:tcPr>
          <w:p w14:paraId="65DBC3F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3.28</w:t>
            </w:r>
          </w:p>
        </w:tc>
        <w:tc>
          <w:tcPr>
            <w:tcW w:w="0" w:type="auto"/>
            <w:hideMark/>
          </w:tcPr>
          <w:p w14:paraId="3AF8E2B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791DA0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14:paraId="00B485C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1.70</w:t>
            </w:r>
          </w:p>
        </w:tc>
        <w:tc>
          <w:tcPr>
            <w:tcW w:w="0" w:type="auto"/>
            <w:hideMark/>
          </w:tcPr>
          <w:p w14:paraId="287C4A8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0.0966</w:t>
            </w:r>
          </w:p>
        </w:tc>
        <w:tc>
          <w:tcPr>
            <w:tcW w:w="0" w:type="auto"/>
            <w:hideMark/>
          </w:tcPr>
          <w:p w14:paraId="4343075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96D259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5160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Qualified_Personnel</w:t>
            </w:r>
            <w:proofErr w:type="spellEnd"/>
          </w:p>
        </w:tc>
        <w:tc>
          <w:tcPr>
            <w:tcW w:w="0" w:type="auto"/>
            <w:hideMark/>
          </w:tcPr>
          <w:p w14:paraId="42DBF3E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3.37</w:t>
            </w:r>
          </w:p>
        </w:tc>
        <w:tc>
          <w:tcPr>
            <w:tcW w:w="0" w:type="auto"/>
            <w:hideMark/>
          </w:tcPr>
          <w:p w14:paraId="0B29809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52373B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14:paraId="2BF5A05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1.66</w:t>
            </w:r>
          </w:p>
        </w:tc>
        <w:tc>
          <w:tcPr>
            <w:tcW w:w="0" w:type="auto"/>
            <w:hideMark/>
          </w:tcPr>
          <w:p w14:paraId="091501F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0.1047</w:t>
            </w:r>
          </w:p>
        </w:tc>
        <w:tc>
          <w:tcPr>
            <w:tcW w:w="0" w:type="auto"/>
            <w:hideMark/>
          </w:tcPr>
          <w:p w14:paraId="05F880A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233F6A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B4718C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Job_Loss_Fear</w:t>
            </w:r>
            <w:proofErr w:type="spellEnd"/>
          </w:p>
        </w:tc>
        <w:tc>
          <w:tcPr>
            <w:tcW w:w="0" w:type="auto"/>
            <w:hideMark/>
          </w:tcPr>
          <w:p w14:paraId="518E296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2.96</w:t>
            </w:r>
          </w:p>
        </w:tc>
        <w:tc>
          <w:tcPr>
            <w:tcW w:w="0" w:type="auto"/>
            <w:hideMark/>
          </w:tcPr>
          <w:p w14:paraId="55D6A3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2.73</w:t>
            </w:r>
          </w:p>
        </w:tc>
        <w:tc>
          <w:tcPr>
            <w:tcW w:w="0" w:type="auto"/>
            <w:hideMark/>
          </w:tcPr>
          <w:p w14:paraId="2647FB4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14:paraId="328021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1.34</w:t>
            </w:r>
          </w:p>
        </w:tc>
        <w:tc>
          <w:tcPr>
            <w:tcW w:w="0" w:type="auto"/>
            <w:hideMark/>
          </w:tcPr>
          <w:p w14:paraId="788A2B2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0.1859</w:t>
            </w:r>
          </w:p>
        </w:tc>
        <w:tc>
          <w:tcPr>
            <w:tcW w:w="0" w:type="auto"/>
            <w:hideMark/>
          </w:tcPr>
          <w:p w14:paraId="67A6B9D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28987A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0E3A"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Collab_Betw_TeamMembers</w:t>
            </w:r>
            <w:proofErr w:type="spellEnd"/>
          </w:p>
        </w:tc>
        <w:tc>
          <w:tcPr>
            <w:tcW w:w="0" w:type="auto"/>
            <w:hideMark/>
          </w:tcPr>
          <w:p w14:paraId="0AF3801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3.12</w:t>
            </w:r>
          </w:p>
        </w:tc>
        <w:tc>
          <w:tcPr>
            <w:tcW w:w="0" w:type="auto"/>
            <w:hideMark/>
          </w:tcPr>
          <w:p w14:paraId="3A85EBF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14:paraId="3EBA350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0.22</w:t>
            </w:r>
          </w:p>
        </w:tc>
        <w:tc>
          <w:tcPr>
            <w:tcW w:w="0" w:type="auto"/>
            <w:hideMark/>
          </w:tcPr>
          <w:p w14:paraId="08902BC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14:paraId="1DEC1E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0.0837</w:t>
            </w:r>
          </w:p>
        </w:tc>
        <w:tc>
          <w:tcPr>
            <w:tcW w:w="0" w:type="auto"/>
            <w:hideMark/>
          </w:tcPr>
          <w:p w14:paraId="065CD5F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BB7832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124DA9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Confidence_Betw_TeamMembers</w:t>
            </w:r>
            <w:proofErr w:type="spellEnd"/>
          </w:p>
        </w:tc>
        <w:tc>
          <w:tcPr>
            <w:tcW w:w="0" w:type="auto"/>
            <w:hideMark/>
          </w:tcPr>
          <w:p w14:paraId="5DE3C2E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3.24</w:t>
            </w:r>
          </w:p>
        </w:tc>
        <w:tc>
          <w:tcPr>
            <w:tcW w:w="0" w:type="auto"/>
            <w:hideMark/>
          </w:tcPr>
          <w:p w14:paraId="05B8FA2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246162A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14:paraId="4712EB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1.58</w:t>
            </w:r>
          </w:p>
        </w:tc>
        <w:tc>
          <w:tcPr>
            <w:tcW w:w="0" w:type="auto"/>
            <w:hideMark/>
          </w:tcPr>
          <w:p w14:paraId="3BF29B1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0.1199</w:t>
            </w:r>
          </w:p>
        </w:tc>
        <w:tc>
          <w:tcPr>
            <w:tcW w:w="0" w:type="auto"/>
            <w:hideMark/>
          </w:tcPr>
          <w:p w14:paraId="6534F56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D57787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557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Work_Interest</w:t>
            </w:r>
            <w:proofErr w:type="spellEnd"/>
          </w:p>
        </w:tc>
        <w:tc>
          <w:tcPr>
            <w:tcW w:w="0" w:type="auto"/>
            <w:hideMark/>
          </w:tcPr>
          <w:p w14:paraId="2E9287B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3.41</w:t>
            </w:r>
          </w:p>
        </w:tc>
        <w:tc>
          <w:tcPr>
            <w:tcW w:w="0" w:type="auto"/>
            <w:hideMark/>
          </w:tcPr>
          <w:p w14:paraId="466D08C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14:paraId="5FF705A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14:paraId="22A08A1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1.15</w:t>
            </w:r>
          </w:p>
        </w:tc>
        <w:tc>
          <w:tcPr>
            <w:tcW w:w="0" w:type="auto"/>
            <w:hideMark/>
          </w:tcPr>
          <w:p w14:paraId="03DE9DE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0.2578</w:t>
            </w:r>
          </w:p>
        </w:tc>
        <w:tc>
          <w:tcPr>
            <w:tcW w:w="0" w:type="auto"/>
            <w:hideMark/>
          </w:tcPr>
          <w:p w14:paraId="0E5D537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BEC6C42"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FB603B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Team_Trust</w:t>
            </w:r>
            <w:proofErr w:type="spellEnd"/>
          </w:p>
        </w:tc>
        <w:tc>
          <w:tcPr>
            <w:tcW w:w="0" w:type="auto"/>
            <w:hideMark/>
          </w:tcPr>
          <w:p w14:paraId="54BA49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2.93</w:t>
            </w:r>
          </w:p>
        </w:tc>
        <w:tc>
          <w:tcPr>
            <w:tcW w:w="0" w:type="auto"/>
            <w:hideMark/>
          </w:tcPr>
          <w:p w14:paraId="09A52CB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20B08D8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14:paraId="3031ED8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-1.45</w:t>
            </w:r>
          </w:p>
        </w:tc>
        <w:tc>
          <w:tcPr>
            <w:tcW w:w="0" w:type="auto"/>
            <w:hideMark/>
          </w:tcPr>
          <w:p w14:paraId="06720F1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0.1540</w:t>
            </w:r>
          </w:p>
        </w:tc>
        <w:tc>
          <w:tcPr>
            <w:tcW w:w="0" w:type="auto"/>
            <w:hideMark/>
          </w:tcPr>
          <w:p w14:paraId="60B99DE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FC5BD0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1EDA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Personal_Relationships</w:t>
            </w:r>
            <w:proofErr w:type="spellEnd"/>
          </w:p>
        </w:tc>
        <w:tc>
          <w:tcPr>
            <w:tcW w:w="0" w:type="auto"/>
            <w:hideMark/>
          </w:tcPr>
          <w:p w14:paraId="0D07ED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2.20</w:t>
            </w:r>
          </w:p>
        </w:tc>
        <w:tc>
          <w:tcPr>
            <w:tcW w:w="0" w:type="auto"/>
            <w:hideMark/>
          </w:tcPr>
          <w:p w14:paraId="0430FCB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2.40</w:t>
            </w:r>
          </w:p>
        </w:tc>
        <w:tc>
          <w:tcPr>
            <w:tcW w:w="0" w:type="auto"/>
            <w:hideMark/>
          </w:tcPr>
          <w:p w14:paraId="665AA3D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14:paraId="3E4C0F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-1.31</w:t>
            </w:r>
          </w:p>
        </w:tc>
        <w:tc>
          <w:tcPr>
            <w:tcW w:w="0" w:type="auto"/>
            <w:hideMark/>
          </w:tcPr>
          <w:p w14:paraId="06FD60A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0.1958</w:t>
            </w:r>
          </w:p>
        </w:tc>
        <w:tc>
          <w:tcPr>
            <w:tcW w:w="0" w:type="auto"/>
            <w:hideMark/>
          </w:tcPr>
          <w:p w14:paraId="4171A4A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1483AA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FF0CD9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Team_Milestones</w:t>
            </w:r>
            <w:proofErr w:type="spellEnd"/>
          </w:p>
        </w:tc>
        <w:tc>
          <w:tcPr>
            <w:tcW w:w="0" w:type="auto"/>
            <w:hideMark/>
          </w:tcPr>
          <w:p w14:paraId="740D02B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3.61</w:t>
            </w:r>
          </w:p>
        </w:tc>
        <w:tc>
          <w:tcPr>
            <w:tcW w:w="0" w:type="auto"/>
            <w:hideMark/>
          </w:tcPr>
          <w:p w14:paraId="322DD1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14:paraId="22CD6C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14:paraId="3DBE1B5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1.14</w:t>
            </w:r>
          </w:p>
        </w:tc>
        <w:tc>
          <w:tcPr>
            <w:tcW w:w="0" w:type="auto"/>
            <w:hideMark/>
          </w:tcPr>
          <w:p w14:paraId="412C38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0.2586</w:t>
            </w:r>
          </w:p>
        </w:tc>
        <w:tc>
          <w:tcPr>
            <w:tcW w:w="0" w:type="auto"/>
            <w:hideMark/>
          </w:tcPr>
          <w:p w14:paraId="5882E99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CAA162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F92C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Confidence_ToAsk_Questions</w:t>
            </w:r>
            <w:proofErr w:type="spellEnd"/>
          </w:p>
        </w:tc>
        <w:tc>
          <w:tcPr>
            <w:tcW w:w="0" w:type="auto"/>
            <w:hideMark/>
          </w:tcPr>
          <w:p w14:paraId="79AEC24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14:paraId="405FB31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3265A9D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01321B1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1.20</w:t>
            </w:r>
          </w:p>
        </w:tc>
        <w:tc>
          <w:tcPr>
            <w:tcW w:w="0" w:type="auto"/>
            <w:hideMark/>
          </w:tcPr>
          <w:p w14:paraId="7A46F83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0.2372</w:t>
            </w:r>
          </w:p>
        </w:tc>
        <w:tc>
          <w:tcPr>
            <w:tcW w:w="0" w:type="auto"/>
            <w:hideMark/>
          </w:tcPr>
          <w:p w14:paraId="0FADE15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C90169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41FB5D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Attention_to_Others</w:t>
            </w:r>
            <w:proofErr w:type="spellEnd"/>
          </w:p>
        </w:tc>
        <w:tc>
          <w:tcPr>
            <w:tcW w:w="0" w:type="auto"/>
            <w:hideMark/>
          </w:tcPr>
          <w:p w14:paraId="0F8F1E3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0087178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599E269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233BC14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-1.17</w:t>
            </w:r>
          </w:p>
        </w:tc>
        <w:tc>
          <w:tcPr>
            <w:tcW w:w="0" w:type="auto"/>
            <w:hideMark/>
          </w:tcPr>
          <w:p w14:paraId="4671C1B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0.2488</w:t>
            </w:r>
          </w:p>
        </w:tc>
        <w:tc>
          <w:tcPr>
            <w:tcW w:w="0" w:type="auto"/>
            <w:hideMark/>
          </w:tcPr>
          <w:p w14:paraId="152160E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AF0F48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D5C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Task_Pressure</w:t>
            </w:r>
            <w:proofErr w:type="spellEnd"/>
          </w:p>
        </w:tc>
        <w:tc>
          <w:tcPr>
            <w:tcW w:w="0" w:type="auto"/>
            <w:hideMark/>
          </w:tcPr>
          <w:p w14:paraId="207835B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2.91</w:t>
            </w:r>
          </w:p>
        </w:tc>
        <w:tc>
          <w:tcPr>
            <w:tcW w:w="0" w:type="auto"/>
            <w:hideMark/>
          </w:tcPr>
          <w:p w14:paraId="3EB176D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14:paraId="3928C2E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6BCA564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-1.21</w:t>
            </w:r>
          </w:p>
        </w:tc>
        <w:tc>
          <w:tcPr>
            <w:tcW w:w="0" w:type="auto"/>
            <w:hideMark/>
          </w:tcPr>
          <w:p w14:paraId="4C5E039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0.2311</w:t>
            </w:r>
          </w:p>
        </w:tc>
        <w:tc>
          <w:tcPr>
            <w:tcW w:w="0" w:type="auto"/>
            <w:hideMark/>
          </w:tcPr>
          <w:p w14:paraId="4DBCB17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2A3C0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8E0BD4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Work_Environment</w:t>
            </w:r>
            <w:proofErr w:type="spellEnd"/>
          </w:p>
        </w:tc>
        <w:tc>
          <w:tcPr>
            <w:tcW w:w="0" w:type="auto"/>
            <w:hideMark/>
          </w:tcPr>
          <w:p w14:paraId="10C9FA0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14:paraId="2F8A937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3.27</w:t>
            </w:r>
          </w:p>
        </w:tc>
        <w:tc>
          <w:tcPr>
            <w:tcW w:w="0" w:type="auto"/>
            <w:hideMark/>
          </w:tcPr>
          <w:p w14:paraId="72485F1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5D76241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14:paraId="1854767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0.3181</w:t>
            </w:r>
          </w:p>
        </w:tc>
        <w:tc>
          <w:tcPr>
            <w:tcW w:w="0" w:type="auto"/>
            <w:hideMark/>
          </w:tcPr>
          <w:p w14:paraId="7B520F8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658AF01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EBDB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Team_Influence</w:t>
            </w:r>
            <w:proofErr w:type="spellEnd"/>
          </w:p>
        </w:tc>
        <w:tc>
          <w:tcPr>
            <w:tcW w:w="0" w:type="auto"/>
            <w:hideMark/>
          </w:tcPr>
          <w:p w14:paraId="00D15DD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14:paraId="7B09CFD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14:paraId="4277DAB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-0.15</w:t>
            </w:r>
          </w:p>
        </w:tc>
        <w:tc>
          <w:tcPr>
            <w:tcW w:w="0" w:type="auto"/>
            <w:hideMark/>
          </w:tcPr>
          <w:p w14:paraId="0B0EF29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14:paraId="577DE06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0.3183</w:t>
            </w:r>
          </w:p>
        </w:tc>
        <w:tc>
          <w:tcPr>
            <w:tcW w:w="0" w:type="auto"/>
            <w:hideMark/>
          </w:tcPr>
          <w:p w14:paraId="13169CD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CB6115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E2A81D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Trust_in_Superior</w:t>
            </w:r>
            <w:proofErr w:type="spellEnd"/>
          </w:p>
        </w:tc>
        <w:tc>
          <w:tcPr>
            <w:tcW w:w="0" w:type="auto"/>
            <w:hideMark/>
          </w:tcPr>
          <w:p w14:paraId="5FC4183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3.54</w:t>
            </w:r>
          </w:p>
        </w:tc>
        <w:tc>
          <w:tcPr>
            <w:tcW w:w="0" w:type="auto"/>
            <w:hideMark/>
          </w:tcPr>
          <w:p w14:paraId="00E2645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082FBCA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0.14</w:t>
            </w:r>
          </w:p>
        </w:tc>
        <w:tc>
          <w:tcPr>
            <w:tcW w:w="0" w:type="auto"/>
            <w:hideMark/>
          </w:tcPr>
          <w:p w14:paraId="2A64960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0.96</w:t>
            </w:r>
          </w:p>
        </w:tc>
        <w:tc>
          <w:tcPr>
            <w:tcW w:w="0" w:type="auto"/>
            <w:hideMark/>
          </w:tcPr>
          <w:p w14:paraId="6FDD581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0.3397</w:t>
            </w:r>
          </w:p>
        </w:tc>
        <w:tc>
          <w:tcPr>
            <w:tcW w:w="0" w:type="auto"/>
            <w:hideMark/>
          </w:tcPr>
          <w:p w14:paraId="198920A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D397A6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30CD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Communication_Issues</w:t>
            </w:r>
            <w:proofErr w:type="spellEnd"/>
          </w:p>
        </w:tc>
        <w:tc>
          <w:tcPr>
            <w:tcW w:w="0" w:type="auto"/>
            <w:hideMark/>
          </w:tcPr>
          <w:p w14:paraId="68CF973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14:paraId="7EE8613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33E70F3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-0.13</w:t>
            </w:r>
          </w:p>
        </w:tc>
        <w:tc>
          <w:tcPr>
            <w:tcW w:w="0" w:type="auto"/>
            <w:hideMark/>
          </w:tcPr>
          <w:p w14:paraId="42408C4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-1.05</w:t>
            </w:r>
          </w:p>
        </w:tc>
        <w:tc>
          <w:tcPr>
            <w:tcW w:w="0" w:type="auto"/>
            <w:hideMark/>
          </w:tcPr>
          <w:p w14:paraId="41522F9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0.2996</w:t>
            </w:r>
          </w:p>
        </w:tc>
        <w:tc>
          <w:tcPr>
            <w:tcW w:w="0" w:type="auto"/>
            <w:hideMark/>
          </w:tcPr>
          <w:p w14:paraId="08F8D61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128C7D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119CA0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Communication_With_Peers</w:t>
            </w:r>
            <w:proofErr w:type="spellEnd"/>
          </w:p>
        </w:tc>
        <w:tc>
          <w:tcPr>
            <w:tcW w:w="0" w:type="auto"/>
            <w:hideMark/>
          </w:tcPr>
          <w:p w14:paraId="4567B3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2.74</w:t>
            </w:r>
          </w:p>
        </w:tc>
        <w:tc>
          <w:tcPr>
            <w:tcW w:w="0" w:type="auto"/>
            <w:hideMark/>
          </w:tcPr>
          <w:p w14:paraId="366F497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2.87</w:t>
            </w:r>
          </w:p>
        </w:tc>
        <w:tc>
          <w:tcPr>
            <w:tcW w:w="0" w:type="auto"/>
            <w:hideMark/>
          </w:tcPr>
          <w:p w14:paraId="666252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14:paraId="650093D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-0.94</w:t>
            </w:r>
          </w:p>
        </w:tc>
        <w:tc>
          <w:tcPr>
            <w:tcW w:w="0" w:type="auto"/>
            <w:hideMark/>
          </w:tcPr>
          <w:p w14:paraId="62343EB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0.3520</w:t>
            </w:r>
          </w:p>
        </w:tc>
        <w:tc>
          <w:tcPr>
            <w:tcW w:w="0" w:type="auto"/>
            <w:hideMark/>
          </w:tcPr>
          <w:p w14:paraId="0957321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0E2367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73AC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AgileM_Efectiveness</w:t>
            </w:r>
            <w:proofErr w:type="spellEnd"/>
          </w:p>
        </w:tc>
        <w:tc>
          <w:tcPr>
            <w:tcW w:w="0" w:type="auto"/>
            <w:hideMark/>
          </w:tcPr>
          <w:p w14:paraId="12E6BCA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3.49</w:t>
            </w:r>
          </w:p>
        </w:tc>
        <w:tc>
          <w:tcPr>
            <w:tcW w:w="0" w:type="auto"/>
            <w:hideMark/>
          </w:tcPr>
          <w:p w14:paraId="38DF729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6F3CA9C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05493E3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-0.78</w:t>
            </w:r>
          </w:p>
        </w:tc>
        <w:tc>
          <w:tcPr>
            <w:tcW w:w="0" w:type="auto"/>
            <w:hideMark/>
          </w:tcPr>
          <w:p w14:paraId="65E4631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0.4365</w:t>
            </w:r>
          </w:p>
        </w:tc>
        <w:tc>
          <w:tcPr>
            <w:tcW w:w="0" w:type="auto"/>
            <w:hideMark/>
          </w:tcPr>
          <w:p w14:paraId="05B9B85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1F2175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150C1B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Belonging</w:t>
            </w:r>
            <w:proofErr w:type="spellEnd"/>
          </w:p>
        </w:tc>
        <w:tc>
          <w:tcPr>
            <w:tcW w:w="0" w:type="auto"/>
            <w:hideMark/>
          </w:tcPr>
          <w:p w14:paraId="522513D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14:paraId="737761C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45EE98A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6D6359F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-0.84</w:t>
            </w:r>
          </w:p>
        </w:tc>
        <w:tc>
          <w:tcPr>
            <w:tcW w:w="0" w:type="auto"/>
            <w:hideMark/>
          </w:tcPr>
          <w:p w14:paraId="178053D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0.4053</w:t>
            </w:r>
          </w:p>
        </w:tc>
        <w:tc>
          <w:tcPr>
            <w:tcW w:w="0" w:type="auto"/>
            <w:hideMark/>
          </w:tcPr>
          <w:p w14:paraId="311E496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E68067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6E75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Lack_Empl_Engagement</w:t>
            </w:r>
            <w:proofErr w:type="spellEnd"/>
          </w:p>
        </w:tc>
        <w:tc>
          <w:tcPr>
            <w:tcW w:w="0" w:type="auto"/>
            <w:hideMark/>
          </w:tcPr>
          <w:p w14:paraId="3F9589A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14:paraId="66CEF3E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3.30</w:t>
            </w:r>
          </w:p>
        </w:tc>
        <w:tc>
          <w:tcPr>
            <w:tcW w:w="0" w:type="auto"/>
            <w:hideMark/>
          </w:tcPr>
          <w:p w14:paraId="2C6EF6A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w:t>
            </w:r>
          </w:p>
        </w:tc>
        <w:tc>
          <w:tcPr>
            <w:tcW w:w="0" w:type="auto"/>
            <w:hideMark/>
          </w:tcPr>
          <w:p w14:paraId="37F8239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-0.60</w:t>
            </w:r>
          </w:p>
        </w:tc>
        <w:tc>
          <w:tcPr>
            <w:tcW w:w="0" w:type="auto"/>
            <w:hideMark/>
          </w:tcPr>
          <w:p w14:paraId="4579BB3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0.5533</w:t>
            </w:r>
          </w:p>
        </w:tc>
        <w:tc>
          <w:tcPr>
            <w:tcW w:w="0" w:type="auto"/>
            <w:hideMark/>
          </w:tcPr>
          <w:p w14:paraId="6A10B7C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080F42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CDF38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Boredom</w:t>
            </w:r>
            <w:proofErr w:type="spellEnd"/>
          </w:p>
        </w:tc>
        <w:tc>
          <w:tcPr>
            <w:tcW w:w="0" w:type="auto"/>
            <w:hideMark/>
          </w:tcPr>
          <w:p w14:paraId="53036CA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2.43</w:t>
            </w:r>
          </w:p>
        </w:tc>
        <w:tc>
          <w:tcPr>
            <w:tcW w:w="0" w:type="auto"/>
            <w:hideMark/>
          </w:tcPr>
          <w:p w14:paraId="456B7BB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2.33</w:t>
            </w:r>
          </w:p>
        </w:tc>
        <w:tc>
          <w:tcPr>
            <w:tcW w:w="0" w:type="auto"/>
            <w:hideMark/>
          </w:tcPr>
          <w:p w14:paraId="4775CE6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w:t>
            </w:r>
          </w:p>
        </w:tc>
        <w:tc>
          <w:tcPr>
            <w:tcW w:w="0" w:type="auto"/>
            <w:hideMark/>
          </w:tcPr>
          <w:p w14:paraId="0D7D3F9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0.62</w:t>
            </w:r>
          </w:p>
        </w:tc>
        <w:tc>
          <w:tcPr>
            <w:tcW w:w="0" w:type="auto"/>
            <w:hideMark/>
          </w:tcPr>
          <w:p w14:paraId="18FD070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0.5407</w:t>
            </w:r>
          </w:p>
        </w:tc>
        <w:tc>
          <w:tcPr>
            <w:tcW w:w="0" w:type="auto"/>
            <w:hideMark/>
          </w:tcPr>
          <w:p w14:paraId="3E027CF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EA1AA6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2A57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Knowledge_Exchange</w:t>
            </w:r>
            <w:proofErr w:type="spellEnd"/>
          </w:p>
        </w:tc>
        <w:tc>
          <w:tcPr>
            <w:tcW w:w="0" w:type="auto"/>
            <w:hideMark/>
          </w:tcPr>
          <w:p w14:paraId="42330D1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14:paraId="3B8A13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3B1E080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14:paraId="0A25F62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-0.64</w:t>
            </w:r>
          </w:p>
        </w:tc>
        <w:tc>
          <w:tcPr>
            <w:tcW w:w="0" w:type="auto"/>
            <w:hideMark/>
          </w:tcPr>
          <w:p w14:paraId="6D608C8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0.5268</w:t>
            </w:r>
          </w:p>
        </w:tc>
        <w:tc>
          <w:tcPr>
            <w:tcW w:w="0" w:type="auto"/>
            <w:hideMark/>
          </w:tcPr>
          <w:p w14:paraId="2BFB315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6E94BC9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B1327A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ProjectMgmt_Problems</w:t>
            </w:r>
            <w:proofErr w:type="spellEnd"/>
          </w:p>
        </w:tc>
        <w:tc>
          <w:tcPr>
            <w:tcW w:w="0" w:type="auto"/>
            <w:hideMark/>
          </w:tcPr>
          <w:p w14:paraId="28E523A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14:paraId="7994E25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14:paraId="5FBBA09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14:paraId="3C0D505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-0.63</w:t>
            </w:r>
          </w:p>
        </w:tc>
        <w:tc>
          <w:tcPr>
            <w:tcW w:w="0" w:type="auto"/>
            <w:hideMark/>
          </w:tcPr>
          <w:p w14:paraId="65CF36D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0.5301</w:t>
            </w:r>
          </w:p>
        </w:tc>
        <w:tc>
          <w:tcPr>
            <w:tcW w:w="0" w:type="auto"/>
            <w:hideMark/>
          </w:tcPr>
          <w:p w14:paraId="5978139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BEDFE4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37E76"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lastRenderedPageBreak/>
              <w:t>Company_Appreciation</w:t>
            </w:r>
            <w:proofErr w:type="spellEnd"/>
          </w:p>
        </w:tc>
        <w:tc>
          <w:tcPr>
            <w:tcW w:w="0" w:type="auto"/>
            <w:hideMark/>
          </w:tcPr>
          <w:p w14:paraId="15E7691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3.14</w:t>
            </w:r>
          </w:p>
        </w:tc>
        <w:tc>
          <w:tcPr>
            <w:tcW w:w="0" w:type="auto"/>
            <w:hideMark/>
          </w:tcPr>
          <w:p w14:paraId="69B719E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14:paraId="3069938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w:t>
            </w:r>
          </w:p>
        </w:tc>
        <w:tc>
          <w:tcPr>
            <w:tcW w:w="0" w:type="auto"/>
            <w:hideMark/>
          </w:tcPr>
          <w:p w14:paraId="5D4C748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0.66</w:t>
            </w:r>
          </w:p>
        </w:tc>
        <w:tc>
          <w:tcPr>
            <w:tcW w:w="0" w:type="auto"/>
            <w:hideMark/>
          </w:tcPr>
          <w:p w14:paraId="591E855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0.5083</w:t>
            </w:r>
          </w:p>
        </w:tc>
        <w:tc>
          <w:tcPr>
            <w:tcW w:w="0" w:type="auto"/>
            <w:hideMark/>
          </w:tcPr>
          <w:p w14:paraId="02EEBDA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ED8A3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441423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Frustration</w:t>
            </w:r>
            <w:proofErr w:type="spellEnd"/>
          </w:p>
        </w:tc>
        <w:tc>
          <w:tcPr>
            <w:tcW w:w="0" w:type="auto"/>
            <w:hideMark/>
          </w:tcPr>
          <w:p w14:paraId="26950C1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2.49</w:t>
            </w:r>
          </w:p>
        </w:tc>
        <w:tc>
          <w:tcPr>
            <w:tcW w:w="0" w:type="auto"/>
            <w:hideMark/>
          </w:tcPr>
          <w:p w14:paraId="3EFDDAB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2.53</w:t>
            </w:r>
          </w:p>
        </w:tc>
        <w:tc>
          <w:tcPr>
            <w:tcW w:w="0" w:type="auto"/>
            <w:hideMark/>
          </w:tcPr>
          <w:p w14:paraId="2BBBC0A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14:paraId="5CDB507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-0.27</w:t>
            </w:r>
          </w:p>
        </w:tc>
        <w:tc>
          <w:tcPr>
            <w:tcW w:w="0" w:type="auto"/>
            <w:hideMark/>
          </w:tcPr>
          <w:p w14:paraId="64A9BD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0.7881</w:t>
            </w:r>
          </w:p>
        </w:tc>
        <w:tc>
          <w:tcPr>
            <w:tcW w:w="0" w:type="auto"/>
            <w:hideMark/>
          </w:tcPr>
          <w:p w14:paraId="5ECDC43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FD0CB2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CFD3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Feedback</w:t>
            </w:r>
            <w:proofErr w:type="spellEnd"/>
          </w:p>
        </w:tc>
        <w:tc>
          <w:tcPr>
            <w:tcW w:w="0" w:type="auto"/>
            <w:hideMark/>
          </w:tcPr>
          <w:p w14:paraId="05EBADA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3.17</w:t>
            </w:r>
          </w:p>
        </w:tc>
        <w:tc>
          <w:tcPr>
            <w:tcW w:w="0" w:type="auto"/>
            <w:hideMark/>
          </w:tcPr>
          <w:p w14:paraId="3D72BF9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762D7D8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14:paraId="4A35137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0.26</w:t>
            </w:r>
          </w:p>
        </w:tc>
        <w:tc>
          <w:tcPr>
            <w:tcW w:w="0" w:type="auto"/>
            <w:hideMark/>
          </w:tcPr>
          <w:p w14:paraId="7139507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0.7944</w:t>
            </w:r>
          </w:p>
        </w:tc>
        <w:tc>
          <w:tcPr>
            <w:tcW w:w="0" w:type="auto"/>
            <w:hideMark/>
          </w:tcPr>
          <w:p w14:paraId="3ED1C07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B0B116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80D722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Concentration</w:t>
            </w:r>
            <w:proofErr w:type="spellEnd"/>
          </w:p>
        </w:tc>
        <w:tc>
          <w:tcPr>
            <w:tcW w:w="0" w:type="auto"/>
            <w:hideMark/>
          </w:tcPr>
          <w:p w14:paraId="16E203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77A2FB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14:paraId="428F7F0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14:paraId="1609297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78880EE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0.8638</w:t>
            </w:r>
          </w:p>
        </w:tc>
        <w:tc>
          <w:tcPr>
            <w:tcW w:w="0" w:type="auto"/>
            <w:hideMark/>
          </w:tcPr>
          <w:p w14:paraId="16B14E0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A217E6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6578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Communication_With_Boss</w:t>
            </w:r>
            <w:proofErr w:type="spellEnd"/>
          </w:p>
        </w:tc>
        <w:tc>
          <w:tcPr>
            <w:tcW w:w="0" w:type="auto"/>
            <w:hideMark/>
          </w:tcPr>
          <w:p w14:paraId="2277E2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14:paraId="6C3C252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14:paraId="5A6922E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0E6CCF8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7F61950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0.8720</w:t>
            </w:r>
          </w:p>
        </w:tc>
        <w:tc>
          <w:tcPr>
            <w:tcW w:w="0" w:type="auto"/>
            <w:hideMark/>
          </w:tcPr>
          <w:p w14:paraId="5D9F0F7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6F448A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1FA3EE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Knowledge_AboutRole</w:t>
            </w:r>
            <w:proofErr w:type="spellEnd"/>
          </w:p>
        </w:tc>
        <w:tc>
          <w:tcPr>
            <w:tcW w:w="0" w:type="auto"/>
            <w:hideMark/>
          </w:tcPr>
          <w:p w14:paraId="684B304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2.99</w:t>
            </w:r>
          </w:p>
        </w:tc>
        <w:tc>
          <w:tcPr>
            <w:tcW w:w="0" w:type="auto"/>
            <w:hideMark/>
          </w:tcPr>
          <w:p w14:paraId="2788EFC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4B62D3F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296BB46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14:paraId="23F4BA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0.8597</w:t>
            </w:r>
          </w:p>
        </w:tc>
        <w:tc>
          <w:tcPr>
            <w:tcW w:w="0" w:type="auto"/>
            <w:hideMark/>
          </w:tcPr>
          <w:p w14:paraId="7E9BB82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99A2CE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B13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Stress_Level</w:t>
            </w:r>
            <w:proofErr w:type="spellEnd"/>
          </w:p>
        </w:tc>
        <w:tc>
          <w:tcPr>
            <w:tcW w:w="0" w:type="auto"/>
            <w:hideMark/>
          </w:tcPr>
          <w:p w14:paraId="676091A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2.25</w:t>
            </w:r>
          </w:p>
        </w:tc>
        <w:tc>
          <w:tcPr>
            <w:tcW w:w="0" w:type="auto"/>
            <w:hideMark/>
          </w:tcPr>
          <w:p w14:paraId="7EC0B6B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2.27</w:t>
            </w:r>
          </w:p>
        </w:tc>
        <w:tc>
          <w:tcPr>
            <w:tcW w:w="0" w:type="auto"/>
            <w:hideMark/>
          </w:tcPr>
          <w:p w14:paraId="422E7EC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0CC221D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0E97DEA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0.9119</w:t>
            </w:r>
          </w:p>
        </w:tc>
        <w:tc>
          <w:tcPr>
            <w:tcW w:w="0" w:type="auto"/>
            <w:hideMark/>
          </w:tcPr>
          <w:p w14:paraId="7345D8C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B43626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AB94EE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Time_Management</w:t>
            </w:r>
            <w:proofErr w:type="spellEnd"/>
          </w:p>
        </w:tc>
        <w:tc>
          <w:tcPr>
            <w:tcW w:w="0" w:type="auto"/>
            <w:hideMark/>
          </w:tcPr>
          <w:p w14:paraId="02146AC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3.78</w:t>
            </w:r>
          </w:p>
        </w:tc>
        <w:tc>
          <w:tcPr>
            <w:tcW w:w="0" w:type="auto"/>
            <w:hideMark/>
          </w:tcPr>
          <w:p w14:paraId="645127F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3.80</w:t>
            </w:r>
          </w:p>
        </w:tc>
        <w:tc>
          <w:tcPr>
            <w:tcW w:w="0" w:type="auto"/>
            <w:hideMark/>
          </w:tcPr>
          <w:p w14:paraId="1877EAA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4B710B8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14:paraId="4AD479E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0.9074</w:t>
            </w:r>
          </w:p>
        </w:tc>
        <w:tc>
          <w:tcPr>
            <w:tcW w:w="0" w:type="auto"/>
            <w:hideMark/>
          </w:tcPr>
          <w:p w14:paraId="5456A6A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4B3B07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2E33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Shared_Leadership</w:t>
            </w:r>
            <w:proofErr w:type="spellEnd"/>
          </w:p>
        </w:tc>
        <w:tc>
          <w:tcPr>
            <w:tcW w:w="0" w:type="auto"/>
            <w:hideMark/>
          </w:tcPr>
          <w:p w14:paraId="6C724CC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14:paraId="77F84BC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14:paraId="0B8102C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14:paraId="6F53E67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14:paraId="00BCD46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0.9733</w:t>
            </w:r>
          </w:p>
        </w:tc>
        <w:tc>
          <w:tcPr>
            <w:tcW w:w="0" w:type="auto"/>
            <w:hideMark/>
          </w:tcPr>
          <w:p w14:paraId="672D020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5D63E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C86B0E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Anger_Reactions</w:t>
            </w:r>
            <w:proofErr w:type="spellEnd"/>
          </w:p>
        </w:tc>
        <w:tc>
          <w:tcPr>
            <w:tcW w:w="0" w:type="auto"/>
            <w:hideMark/>
          </w:tcPr>
          <w:p w14:paraId="163E8E8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14:paraId="78EE926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14:paraId="73727C0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14:paraId="0A0E502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0.01</w:t>
            </w:r>
          </w:p>
        </w:tc>
        <w:tc>
          <w:tcPr>
            <w:tcW w:w="0" w:type="auto"/>
            <w:hideMark/>
          </w:tcPr>
          <w:p w14:paraId="62258FA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0.9896</w:t>
            </w:r>
          </w:p>
        </w:tc>
        <w:tc>
          <w:tcPr>
            <w:tcW w:w="0" w:type="auto"/>
            <w:hideMark/>
          </w:tcPr>
          <w:p w14:paraId="5604EF4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bl>
    <w:p w14:paraId="17CF0D62" w14:textId="77777777" w:rsidR="000B6186" w:rsidRPr="008E548E" w:rsidRDefault="000B6186" w:rsidP="000B6186">
      <w:pPr>
        <w:autoSpaceDE w:val="0"/>
        <w:autoSpaceDN w:val="0"/>
        <w:adjustRightInd w:val="0"/>
        <w:spacing w:after="0" w:line="240" w:lineRule="auto"/>
        <w:jc w:val="both"/>
        <w:rPr>
          <w:rFonts w:ascii="Arial" w:hAnsi="Arial" w:cs="Arial"/>
          <w:sz w:val="24"/>
          <w:szCs w:val="24"/>
          <w:lang w:val="en-US"/>
        </w:rPr>
      </w:pPr>
    </w:p>
    <w:p w14:paraId="7D41285D" w14:textId="77777777" w:rsidR="000B6186" w:rsidRPr="00B103A7" w:rsidRDefault="000B6186" w:rsidP="000B6186">
      <w:pPr>
        <w:autoSpaceDE w:val="0"/>
        <w:autoSpaceDN w:val="0"/>
        <w:adjustRightInd w:val="0"/>
        <w:spacing w:after="0" w:line="240" w:lineRule="auto"/>
        <w:jc w:val="both"/>
        <w:rPr>
          <w:rFonts w:ascii="Arial" w:hAnsi="Arial" w:cs="Arial"/>
          <w:sz w:val="24"/>
          <w:szCs w:val="24"/>
          <w:lang w:val="en-US"/>
        </w:rPr>
      </w:pPr>
      <w:r w:rsidRPr="00B103A7">
        <w:rPr>
          <w:rFonts w:ascii="Arial" w:hAnsi="Arial" w:cs="Arial"/>
          <w:sz w:val="24"/>
          <w:szCs w:val="24"/>
          <w:lang w:val="en-US"/>
        </w:rPr>
        <w:t xml:space="preserve">For </w:t>
      </w:r>
      <w:r>
        <w:rPr>
          <w:rFonts w:ascii="Arial" w:hAnsi="Arial" w:cs="Arial"/>
          <w:sz w:val="24"/>
          <w:szCs w:val="24"/>
          <w:lang w:val="en-US"/>
        </w:rPr>
        <w:t>individual contributors</w:t>
      </w:r>
      <w:r w:rsidRPr="00B103A7">
        <w:rPr>
          <w:rFonts w:ascii="Arial" w:hAnsi="Arial" w:cs="Arial"/>
          <w:sz w:val="24"/>
          <w:szCs w:val="24"/>
          <w:lang w:val="en-US"/>
        </w:rPr>
        <w:t>, high remote work (compared to low remote work) is associated with:</w:t>
      </w:r>
    </w:p>
    <w:p w14:paraId="47B667BA" w14:textId="77777777" w:rsidR="000B6186" w:rsidRPr="00C46525" w:rsidRDefault="000B6186" w:rsidP="000B6186">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 xml:space="preserve">Positive </w:t>
      </w:r>
      <w:proofErr w:type="spellStart"/>
      <w:r w:rsidRPr="00C46525">
        <w:rPr>
          <w:rFonts w:ascii="Arial" w:hAnsi="Arial" w:cs="Arial"/>
          <w:b/>
          <w:bCs/>
          <w:sz w:val="24"/>
          <w:szCs w:val="24"/>
          <w:lang w:val="es-419"/>
        </w:rPr>
        <w:t>Effects</w:t>
      </w:r>
      <w:proofErr w:type="spellEnd"/>
      <w:r w:rsidRPr="00C46525">
        <w:rPr>
          <w:rFonts w:ascii="Arial" w:hAnsi="Arial" w:cs="Arial"/>
          <w:b/>
          <w:bCs/>
          <w:sz w:val="24"/>
          <w:szCs w:val="24"/>
          <w:lang w:val="es-419"/>
        </w:rPr>
        <w:t>:</w:t>
      </w:r>
    </w:p>
    <w:p w14:paraId="3BB632CC"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Comfort (+0.59 points, p=0.0030)</w:t>
      </w:r>
    </w:p>
    <w:p w14:paraId="57C788FC"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Flexibility (+0.39 points, p=0.0256)</w:t>
      </w:r>
    </w:p>
    <w:p w14:paraId="1CDF1353"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Autonomy (+0.39 points, p=0.0115)</w:t>
      </w:r>
    </w:p>
    <w:p w14:paraId="34F52095"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Performance (+0.37 points, p=0.0256)</w:t>
      </w:r>
    </w:p>
    <w:p w14:paraId="3AEFCE45"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Confidence Level (+0.34 points, p=0.0297)</w:t>
      </w:r>
    </w:p>
    <w:p w14:paraId="1CC8F440"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Creativity (+0.34 points, p=0.0366)</w:t>
      </w:r>
    </w:p>
    <w:p w14:paraId="644F0427"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Problem Solving (+0.31 points, p=0.0340)</w:t>
      </w:r>
    </w:p>
    <w:p w14:paraId="465F4241" w14:textId="77777777" w:rsidR="000B6186" w:rsidRPr="00C46525" w:rsidRDefault="000B6186" w:rsidP="000B6186">
      <w:pPr>
        <w:numPr>
          <w:ilvl w:val="0"/>
          <w:numId w:val="39"/>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Leadership Problems (+0.30 points, p=0.0464)</w:t>
      </w:r>
    </w:p>
    <w:p w14:paraId="4F7D9BA4" w14:textId="77777777" w:rsidR="000B6186" w:rsidRPr="00C46525" w:rsidRDefault="000B6186" w:rsidP="000B6186">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 xml:space="preserve">Negative </w:t>
      </w:r>
      <w:proofErr w:type="spellStart"/>
      <w:r w:rsidRPr="00C46525">
        <w:rPr>
          <w:rFonts w:ascii="Arial" w:hAnsi="Arial" w:cs="Arial"/>
          <w:b/>
          <w:bCs/>
          <w:sz w:val="24"/>
          <w:szCs w:val="24"/>
          <w:lang w:val="es-419"/>
        </w:rPr>
        <w:t>Effects</w:t>
      </w:r>
      <w:proofErr w:type="spellEnd"/>
      <w:r w:rsidRPr="00C46525">
        <w:rPr>
          <w:rFonts w:ascii="Arial" w:hAnsi="Arial" w:cs="Arial"/>
          <w:b/>
          <w:bCs/>
          <w:sz w:val="24"/>
          <w:szCs w:val="24"/>
          <w:lang w:val="es-419"/>
        </w:rPr>
        <w:t>:</w:t>
      </w:r>
    </w:p>
    <w:p w14:paraId="20C8CF3A" w14:textId="77777777" w:rsidR="000B6186" w:rsidRPr="00C46525" w:rsidRDefault="000B6186" w:rsidP="000B6186">
      <w:pPr>
        <w:numPr>
          <w:ilvl w:val="0"/>
          <w:numId w:val="40"/>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Significantly lower Conflict Relationships (-0.29 points, p=0.0490)</w:t>
      </w:r>
    </w:p>
    <w:p w14:paraId="1337FF23" w14:textId="6D9C1931" w:rsidR="000B6186" w:rsidRPr="000B6186" w:rsidRDefault="000B6186" w:rsidP="00971A29">
      <w:pPr>
        <w:pStyle w:val="whitespace-normal"/>
        <w:rPr>
          <w:rFonts w:ascii="Arial" w:hAnsi="Arial" w:cs="Arial"/>
          <w:b/>
          <w:bCs/>
          <w:lang w:val="en-US"/>
        </w:rPr>
      </w:pPr>
      <w:r w:rsidRPr="000B6186">
        <w:rPr>
          <w:rFonts w:ascii="Arial" w:hAnsi="Arial" w:cs="Arial"/>
          <w:b/>
          <w:bCs/>
          <w:lang w:val="en-US"/>
        </w:rPr>
        <w:t xml:space="preserve">Annex </w:t>
      </w:r>
      <w:r w:rsidR="009B54C6">
        <w:rPr>
          <w:rFonts w:ascii="Arial" w:hAnsi="Arial" w:cs="Arial"/>
          <w:b/>
          <w:bCs/>
          <w:lang w:val="en-US"/>
        </w:rPr>
        <w:t>C</w:t>
      </w:r>
      <w:r w:rsidRPr="000B6186">
        <w:rPr>
          <w:rFonts w:ascii="Arial" w:hAnsi="Arial" w:cs="Arial"/>
          <w:b/>
          <w:bCs/>
          <w:lang w:val="en-US"/>
        </w:rPr>
        <w:t>: Role-Based Comparison Tables</w:t>
      </w:r>
    </w:p>
    <w:p w14:paraId="59E21431" w14:textId="72D0B11A"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C</w:t>
      </w:r>
      <w:r w:rsidRPr="00B90995">
        <w:rPr>
          <w:rStyle w:val="Strong"/>
          <w:rFonts w:ascii="Arial" w:hAnsi="Arial" w:cs="Arial"/>
          <w:lang w:val="en-US"/>
        </w:rPr>
        <w:t>.1:</w:t>
      </w:r>
      <w:r w:rsidRPr="00B90995">
        <w:rPr>
          <w:rFonts w:ascii="Arial" w:hAnsi="Arial" w:cs="Arial"/>
          <w:lang w:val="en-US"/>
        </w:rPr>
        <w:t xml:space="preserve"> Comprehensive comparison of managers vs. individual contributors across all performance, motivation, and stress metrics</w:t>
      </w:r>
    </w:p>
    <w:p w14:paraId="584C2C2A" w14:textId="77777777" w:rsidR="0006640D" w:rsidRPr="00FC650E" w:rsidRDefault="0006640D" w:rsidP="0006640D">
      <w:pPr>
        <w:autoSpaceDE w:val="0"/>
        <w:autoSpaceDN w:val="0"/>
        <w:adjustRightInd w:val="0"/>
        <w:spacing w:after="0" w:line="240" w:lineRule="auto"/>
        <w:jc w:val="both"/>
        <w:rPr>
          <w:rFonts w:ascii="Arial" w:hAnsi="Arial" w:cs="Arial"/>
          <w:b/>
          <w:bCs/>
          <w:sz w:val="24"/>
          <w:szCs w:val="24"/>
          <w:lang w:val="en-US"/>
        </w:rPr>
      </w:pPr>
    </w:p>
    <w:tbl>
      <w:tblPr>
        <w:tblStyle w:val="PlainTable1"/>
        <w:tblW w:w="9351" w:type="dxa"/>
        <w:tblLook w:val="04A0" w:firstRow="1" w:lastRow="0" w:firstColumn="1" w:lastColumn="0" w:noHBand="0" w:noVBand="1"/>
      </w:tblPr>
      <w:tblGrid>
        <w:gridCol w:w="3725"/>
        <w:gridCol w:w="1823"/>
        <w:gridCol w:w="1369"/>
        <w:gridCol w:w="2434"/>
      </w:tblGrid>
      <w:tr w:rsidR="0006640D" w:rsidRPr="00220247" w14:paraId="67F827E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4739A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Metric</w:t>
            </w:r>
            <w:proofErr w:type="spellEnd"/>
          </w:p>
        </w:tc>
        <w:tc>
          <w:tcPr>
            <w:tcW w:w="1823" w:type="dxa"/>
            <w:hideMark/>
          </w:tcPr>
          <w:p w14:paraId="307C6356"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Effect on </w:t>
            </w:r>
            <w:r>
              <w:rPr>
                <w:rFonts w:ascii="Arial" w:hAnsi="Arial" w:cs="Arial"/>
                <w:lang w:val="en-US"/>
              </w:rPr>
              <w:t>Individual contributors</w:t>
            </w:r>
            <w:r w:rsidRPr="00220247">
              <w:rPr>
                <w:rFonts w:ascii="Arial" w:hAnsi="Arial" w:cs="Arial"/>
                <w:lang w:val="en-US"/>
              </w:rPr>
              <w:t xml:space="preserve"> (Role 0)</w:t>
            </w:r>
          </w:p>
        </w:tc>
        <w:tc>
          <w:tcPr>
            <w:tcW w:w="0" w:type="auto"/>
            <w:hideMark/>
          </w:tcPr>
          <w:p w14:paraId="2EFBAACB"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on</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(Role 1)</w:t>
            </w:r>
          </w:p>
        </w:tc>
        <w:tc>
          <w:tcPr>
            <w:tcW w:w="2434" w:type="dxa"/>
            <w:hideMark/>
          </w:tcPr>
          <w:p w14:paraId="07D3EB57"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Different</w:t>
            </w:r>
            <w:proofErr w:type="spellEnd"/>
            <w:r w:rsidRPr="00220247">
              <w:rPr>
                <w:rFonts w:ascii="Arial" w:hAnsi="Arial" w:cs="Arial"/>
                <w:lang w:val="es-419"/>
              </w:rPr>
              <w:t xml:space="preserve">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Pattern</w:t>
            </w:r>
            <w:proofErr w:type="spellEnd"/>
            <w:r w:rsidRPr="00220247">
              <w:rPr>
                <w:rFonts w:ascii="Arial" w:hAnsi="Arial" w:cs="Arial"/>
                <w:lang w:val="es-419"/>
              </w:rPr>
              <w:t>?</w:t>
            </w:r>
          </w:p>
        </w:tc>
      </w:tr>
      <w:tr w:rsidR="0006640D" w:rsidRPr="00220247" w14:paraId="6D10ABA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6204EDE"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Leadership_Problems</w:t>
            </w:r>
            <w:proofErr w:type="spellEnd"/>
          </w:p>
        </w:tc>
        <w:tc>
          <w:tcPr>
            <w:tcW w:w="1823" w:type="dxa"/>
            <w:hideMark/>
          </w:tcPr>
          <w:p w14:paraId="107E751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+0.30 (p=0.0464)</w:t>
            </w:r>
          </w:p>
        </w:tc>
        <w:tc>
          <w:tcPr>
            <w:tcW w:w="0" w:type="auto"/>
            <w:hideMark/>
          </w:tcPr>
          <w:p w14:paraId="5E5EB00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-0.67 (p=0.0217)</w:t>
            </w:r>
          </w:p>
        </w:tc>
        <w:tc>
          <w:tcPr>
            <w:tcW w:w="2434" w:type="dxa"/>
            <w:hideMark/>
          </w:tcPr>
          <w:p w14:paraId="71949B2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Opposite</w:t>
            </w:r>
            <w:proofErr w:type="spellEnd"/>
            <w:r w:rsidRPr="00220247">
              <w:rPr>
                <w:rFonts w:ascii="Arial" w:hAnsi="Arial" w:cs="Arial"/>
                <w:lang w:val="es-419"/>
              </w:rPr>
              <w:t xml:space="preserve"> </w:t>
            </w:r>
            <w:proofErr w:type="spellStart"/>
            <w:r w:rsidRPr="00220247">
              <w:rPr>
                <w:rFonts w:ascii="Arial" w:hAnsi="Arial" w:cs="Arial"/>
                <w:lang w:val="es-419"/>
              </w:rPr>
              <w:t>directions</w:t>
            </w:r>
            <w:proofErr w:type="spellEnd"/>
          </w:p>
        </w:tc>
      </w:tr>
      <w:tr w:rsidR="0006640D" w:rsidRPr="0031231B" w14:paraId="6883FD9F"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3966EB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Creativity</w:t>
            </w:r>
            <w:proofErr w:type="spellEnd"/>
          </w:p>
        </w:tc>
        <w:tc>
          <w:tcPr>
            <w:tcW w:w="1823" w:type="dxa"/>
            <w:hideMark/>
          </w:tcPr>
          <w:p w14:paraId="2D21B00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+0.34 (p=0.0366)</w:t>
            </w:r>
          </w:p>
        </w:tc>
        <w:tc>
          <w:tcPr>
            <w:tcW w:w="0" w:type="auto"/>
            <w:hideMark/>
          </w:tcPr>
          <w:p w14:paraId="006BD990"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+0.78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4861FE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31231B" w14:paraId="68CA35F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AA5B45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lastRenderedPageBreak/>
              <w:t>Confidence_Level</w:t>
            </w:r>
            <w:proofErr w:type="spellEnd"/>
          </w:p>
        </w:tc>
        <w:tc>
          <w:tcPr>
            <w:tcW w:w="1823" w:type="dxa"/>
            <w:hideMark/>
          </w:tcPr>
          <w:p w14:paraId="3204904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(p=0.0297)</w:t>
            </w:r>
          </w:p>
        </w:tc>
        <w:tc>
          <w:tcPr>
            <w:tcW w:w="0" w:type="auto"/>
            <w:hideMark/>
          </w:tcPr>
          <w:p w14:paraId="741FB46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7F57DD1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31231B" w14:paraId="736580E2"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0861B61"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Conflict_Relationships</w:t>
            </w:r>
            <w:proofErr w:type="spellEnd"/>
          </w:p>
        </w:tc>
        <w:tc>
          <w:tcPr>
            <w:tcW w:w="1823" w:type="dxa"/>
            <w:hideMark/>
          </w:tcPr>
          <w:p w14:paraId="23D5245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-0.29 (p=0.049)</w:t>
            </w:r>
          </w:p>
        </w:tc>
        <w:tc>
          <w:tcPr>
            <w:tcW w:w="0" w:type="auto"/>
            <w:hideMark/>
          </w:tcPr>
          <w:p w14:paraId="42E0F29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AC7F09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31231B" w14:paraId="43F19DB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80E4881"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Comfort</w:t>
            </w:r>
            <w:proofErr w:type="spellEnd"/>
          </w:p>
        </w:tc>
        <w:tc>
          <w:tcPr>
            <w:tcW w:w="1823" w:type="dxa"/>
            <w:hideMark/>
          </w:tcPr>
          <w:p w14:paraId="77002DA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+0.59 (p=0.003)</w:t>
            </w:r>
          </w:p>
        </w:tc>
        <w:tc>
          <w:tcPr>
            <w:tcW w:w="0" w:type="auto"/>
            <w:hideMark/>
          </w:tcPr>
          <w:p w14:paraId="5CE3CFE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2AACD84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31231B" w14:paraId="4E4DA299"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73D513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Autonomy</w:t>
            </w:r>
            <w:proofErr w:type="spellEnd"/>
          </w:p>
        </w:tc>
        <w:tc>
          <w:tcPr>
            <w:tcW w:w="1823" w:type="dxa"/>
            <w:hideMark/>
          </w:tcPr>
          <w:p w14:paraId="7661D15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+0.39 (p=0.0115)</w:t>
            </w:r>
          </w:p>
        </w:tc>
        <w:tc>
          <w:tcPr>
            <w:tcW w:w="0" w:type="auto"/>
            <w:hideMark/>
          </w:tcPr>
          <w:p w14:paraId="21A819E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8F7323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31231B" w14:paraId="6A0A9C1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36399C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Performance</w:t>
            </w:r>
          </w:p>
        </w:tc>
        <w:tc>
          <w:tcPr>
            <w:tcW w:w="1823" w:type="dxa"/>
            <w:hideMark/>
          </w:tcPr>
          <w:p w14:paraId="6F0F4B1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+0.37 (p=0.0256)</w:t>
            </w:r>
          </w:p>
        </w:tc>
        <w:tc>
          <w:tcPr>
            <w:tcW w:w="0" w:type="auto"/>
            <w:hideMark/>
          </w:tcPr>
          <w:p w14:paraId="38C0D5D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+0.63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58D7CE1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20247" w14:paraId="0BC18E14"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413776C"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ProjectMgmt_Problems</w:t>
            </w:r>
            <w:proofErr w:type="spellEnd"/>
          </w:p>
        </w:tc>
        <w:tc>
          <w:tcPr>
            <w:tcW w:w="1823" w:type="dxa"/>
            <w:hideMark/>
          </w:tcPr>
          <w:p w14:paraId="69D94C3D"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04EB07A"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-0.83 (p=0.002)</w:t>
            </w:r>
          </w:p>
        </w:tc>
        <w:tc>
          <w:tcPr>
            <w:tcW w:w="2434" w:type="dxa"/>
            <w:hideMark/>
          </w:tcPr>
          <w:p w14:paraId="75D51CD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EE84BB5"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B743A8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Confidence_ToAsk_Questions</w:t>
            </w:r>
            <w:proofErr w:type="spellEnd"/>
          </w:p>
        </w:tc>
        <w:tc>
          <w:tcPr>
            <w:tcW w:w="1823" w:type="dxa"/>
            <w:hideMark/>
          </w:tcPr>
          <w:p w14:paraId="54F54B4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15558D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+1.16 (p=0.0024)</w:t>
            </w:r>
          </w:p>
        </w:tc>
        <w:tc>
          <w:tcPr>
            <w:tcW w:w="2434" w:type="dxa"/>
            <w:hideMark/>
          </w:tcPr>
          <w:p w14:paraId="223D90C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09EE720"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0AD2CAE"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Coordination_Issues</w:t>
            </w:r>
            <w:proofErr w:type="spellEnd"/>
          </w:p>
        </w:tc>
        <w:tc>
          <w:tcPr>
            <w:tcW w:w="1823" w:type="dxa"/>
            <w:hideMark/>
          </w:tcPr>
          <w:p w14:paraId="2E97E57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44A6F9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-1.04 (p=0.0053)</w:t>
            </w:r>
          </w:p>
        </w:tc>
        <w:tc>
          <w:tcPr>
            <w:tcW w:w="2434" w:type="dxa"/>
            <w:hideMark/>
          </w:tcPr>
          <w:p w14:paraId="06A84655"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5ACEA7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B156B9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Tasks_assignment</w:t>
            </w:r>
            <w:proofErr w:type="spellEnd"/>
          </w:p>
        </w:tc>
        <w:tc>
          <w:tcPr>
            <w:tcW w:w="1823" w:type="dxa"/>
            <w:hideMark/>
          </w:tcPr>
          <w:p w14:paraId="2FCDB68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1E05EA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+0.68 (p=0.04)</w:t>
            </w:r>
          </w:p>
        </w:tc>
        <w:tc>
          <w:tcPr>
            <w:tcW w:w="2434" w:type="dxa"/>
            <w:hideMark/>
          </w:tcPr>
          <w:p w14:paraId="179B8E4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2AFB932"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15ABD770"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Company_Appreciation</w:t>
            </w:r>
            <w:proofErr w:type="spellEnd"/>
          </w:p>
        </w:tc>
        <w:tc>
          <w:tcPr>
            <w:tcW w:w="1823" w:type="dxa"/>
            <w:hideMark/>
          </w:tcPr>
          <w:p w14:paraId="7C748EF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E9EA60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+0.48 (p=0.0421)</w:t>
            </w:r>
          </w:p>
        </w:tc>
        <w:tc>
          <w:tcPr>
            <w:tcW w:w="2434" w:type="dxa"/>
            <w:hideMark/>
          </w:tcPr>
          <w:p w14:paraId="475428D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107B2A7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A6054A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Feedback</w:t>
            </w:r>
            <w:proofErr w:type="spellEnd"/>
          </w:p>
        </w:tc>
        <w:tc>
          <w:tcPr>
            <w:tcW w:w="1823" w:type="dxa"/>
            <w:hideMark/>
          </w:tcPr>
          <w:p w14:paraId="4C9C924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DA508E2"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+1.31 (p=0.0)</w:t>
            </w:r>
          </w:p>
        </w:tc>
        <w:tc>
          <w:tcPr>
            <w:tcW w:w="2434" w:type="dxa"/>
            <w:hideMark/>
          </w:tcPr>
          <w:p w14:paraId="2F52A47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9EA800C"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6018DF8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Lack_Empl_Engagement</w:t>
            </w:r>
            <w:proofErr w:type="spellEnd"/>
          </w:p>
        </w:tc>
        <w:tc>
          <w:tcPr>
            <w:tcW w:w="1823" w:type="dxa"/>
            <w:hideMark/>
          </w:tcPr>
          <w:p w14:paraId="35446F79"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D75539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-1.07 (p=0.003)</w:t>
            </w:r>
          </w:p>
        </w:tc>
        <w:tc>
          <w:tcPr>
            <w:tcW w:w="2434" w:type="dxa"/>
            <w:hideMark/>
          </w:tcPr>
          <w:p w14:paraId="3914B18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DCBD33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43F328F"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Communication_With_Boss</w:t>
            </w:r>
            <w:proofErr w:type="spellEnd"/>
          </w:p>
        </w:tc>
        <w:tc>
          <w:tcPr>
            <w:tcW w:w="1823" w:type="dxa"/>
            <w:hideMark/>
          </w:tcPr>
          <w:p w14:paraId="67838ED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D0C71E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+0.56 (p=0.0217)</w:t>
            </w:r>
          </w:p>
        </w:tc>
        <w:tc>
          <w:tcPr>
            <w:tcW w:w="2434" w:type="dxa"/>
            <w:hideMark/>
          </w:tcPr>
          <w:p w14:paraId="2179840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1BE0E0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1F72E5C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Frustration</w:t>
            </w:r>
            <w:proofErr w:type="spellEnd"/>
          </w:p>
        </w:tc>
        <w:tc>
          <w:tcPr>
            <w:tcW w:w="1823" w:type="dxa"/>
            <w:hideMark/>
          </w:tcPr>
          <w:p w14:paraId="15E60CB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58280E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-0.85 (p=0.0167)</w:t>
            </w:r>
          </w:p>
        </w:tc>
        <w:tc>
          <w:tcPr>
            <w:tcW w:w="2434" w:type="dxa"/>
            <w:hideMark/>
          </w:tcPr>
          <w:p w14:paraId="6A97EF2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136F886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32CBCC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Trust_in_Superior</w:t>
            </w:r>
            <w:proofErr w:type="spellEnd"/>
          </w:p>
        </w:tc>
        <w:tc>
          <w:tcPr>
            <w:tcW w:w="1823" w:type="dxa"/>
            <w:hideMark/>
          </w:tcPr>
          <w:p w14:paraId="76529B1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A13E2A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(p=0.0027)</w:t>
            </w:r>
          </w:p>
        </w:tc>
        <w:tc>
          <w:tcPr>
            <w:tcW w:w="2434" w:type="dxa"/>
            <w:hideMark/>
          </w:tcPr>
          <w:p w14:paraId="47EABD5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8B4A0E9"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8D1B02A"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Motivation</w:t>
            </w:r>
            <w:proofErr w:type="spellEnd"/>
          </w:p>
        </w:tc>
        <w:tc>
          <w:tcPr>
            <w:tcW w:w="1823" w:type="dxa"/>
            <w:hideMark/>
          </w:tcPr>
          <w:p w14:paraId="5F600AA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286A3B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w:t>
            </w:r>
          </w:p>
        </w:tc>
        <w:tc>
          <w:tcPr>
            <w:tcW w:w="2434" w:type="dxa"/>
            <w:hideMark/>
          </w:tcPr>
          <w:p w14:paraId="024413B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831A11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8DBDD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Personal_Relationships</w:t>
            </w:r>
            <w:proofErr w:type="spellEnd"/>
          </w:p>
        </w:tc>
        <w:tc>
          <w:tcPr>
            <w:tcW w:w="1823" w:type="dxa"/>
            <w:hideMark/>
          </w:tcPr>
          <w:p w14:paraId="1CB7CF7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29ED606"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+0.78 (p=0.0035)</w:t>
            </w:r>
          </w:p>
        </w:tc>
        <w:tc>
          <w:tcPr>
            <w:tcW w:w="2434" w:type="dxa"/>
            <w:hideMark/>
          </w:tcPr>
          <w:p w14:paraId="32858AF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2DF417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2FEBEE3"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Team_Milestones</w:t>
            </w:r>
            <w:proofErr w:type="spellEnd"/>
          </w:p>
        </w:tc>
        <w:tc>
          <w:tcPr>
            <w:tcW w:w="1823" w:type="dxa"/>
            <w:hideMark/>
          </w:tcPr>
          <w:p w14:paraId="71EDCCC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4AD5BE9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+1.34 (p=0.0005)</w:t>
            </w:r>
          </w:p>
        </w:tc>
        <w:tc>
          <w:tcPr>
            <w:tcW w:w="2434" w:type="dxa"/>
            <w:hideMark/>
          </w:tcPr>
          <w:p w14:paraId="04FE827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C754CF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9DEEA83"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Belonging</w:t>
            </w:r>
            <w:proofErr w:type="spellEnd"/>
          </w:p>
        </w:tc>
        <w:tc>
          <w:tcPr>
            <w:tcW w:w="1823" w:type="dxa"/>
            <w:hideMark/>
          </w:tcPr>
          <w:p w14:paraId="37D7889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2A0035D"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+1.02 (p=0.0104)</w:t>
            </w:r>
          </w:p>
        </w:tc>
        <w:tc>
          <w:tcPr>
            <w:tcW w:w="2434" w:type="dxa"/>
            <w:hideMark/>
          </w:tcPr>
          <w:p w14:paraId="2FADDFF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7FBA05E"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B16517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Attention_to_Others</w:t>
            </w:r>
            <w:proofErr w:type="spellEnd"/>
          </w:p>
        </w:tc>
        <w:tc>
          <w:tcPr>
            <w:tcW w:w="1823" w:type="dxa"/>
            <w:hideMark/>
          </w:tcPr>
          <w:p w14:paraId="2240CCE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B017F1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+1.10 (p=0.0037)</w:t>
            </w:r>
          </w:p>
        </w:tc>
        <w:tc>
          <w:tcPr>
            <w:tcW w:w="2434" w:type="dxa"/>
            <w:hideMark/>
          </w:tcPr>
          <w:p w14:paraId="7374EED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A6492E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B443680"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Work_Environment</w:t>
            </w:r>
            <w:proofErr w:type="spellEnd"/>
          </w:p>
        </w:tc>
        <w:tc>
          <w:tcPr>
            <w:tcW w:w="1823" w:type="dxa"/>
            <w:hideMark/>
          </w:tcPr>
          <w:p w14:paraId="42EBAC1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6367F5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+1.12 (p=0.0061)</w:t>
            </w:r>
          </w:p>
        </w:tc>
        <w:tc>
          <w:tcPr>
            <w:tcW w:w="2434" w:type="dxa"/>
            <w:hideMark/>
          </w:tcPr>
          <w:p w14:paraId="53BF3BC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9C7E7A7"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F64E42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Team_Productivity</w:t>
            </w:r>
            <w:proofErr w:type="spellEnd"/>
          </w:p>
        </w:tc>
        <w:tc>
          <w:tcPr>
            <w:tcW w:w="1823" w:type="dxa"/>
            <w:hideMark/>
          </w:tcPr>
          <w:p w14:paraId="4C90F75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706DC2A2"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+1.23 (p=0.0135)</w:t>
            </w:r>
          </w:p>
        </w:tc>
        <w:tc>
          <w:tcPr>
            <w:tcW w:w="2434" w:type="dxa"/>
            <w:hideMark/>
          </w:tcPr>
          <w:p w14:paraId="3DD0AE9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8CCDF8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50E95A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Knowledge_Exchange</w:t>
            </w:r>
            <w:proofErr w:type="spellEnd"/>
          </w:p>
        </w:tc>
        <w:tc>
          <w:tcPr>
            <w:tcW w:w="1823" w:type="dxa"/>
            <w:hideMark/>
          </w:tcPr>
          <w:p w14:paraId="2B8F48E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2EBE88F"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+0.65 (p=0.0062)</w:t>
            </w:r>
          </w:p>
        </w:tc>
        <w:tc>
          <w:tcPr>
            <w:tcW w:w="2434" w:type="dxa"/>
            <w:hideMark/>
          </w:tcPr>
          <w:p w14:paraId="1F45835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777C6D1C"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6A7EA9F"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Collab_Betw_TeamMembers</w:t>
            </w:r>
            <w:proofErr w:type="spellEnd"/>
          </w:p>
        </w:tc>
        <w:tc>
          <w:tcPr>
            <w:tcW w:w="1823" w:type="dxa"/>
            <w:hideMark/>
          </w:tcPr>
          <w:p w14:paraId="22E0D8E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6ED518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-0.88 (p=0.0001)</w:t>
            </w:r>
          </w:p>
        </w:tc>
        <w:tc>
          <w:tcPr>
            <w:tcW w:w="2434" w:type="dxa"/>
            <w:hideMark/>
          </w:tcPr>
          <w:p w14:paraId="795CC84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2558A2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B72CE3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lastRenderedPageBreak/>
              <w:t>Communication_Issues</w:t>
            </w:r>
            <w:proofErr w:type="spellEnd"/>
          </w:p>
        </w:tc>
        <w:tc>
          <w:tcPr>
            <w:tcW w:w="1823" w:type="dxa"/>
            <w:hideMark/>
          </w:tcPr>
          <w:p w14:paraId="7E5E2EB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-0.13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7E32B309"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-0.94 (p=0.0003)</w:t>
            </w:r>
          </w:p>
        </w:tc>
        <w:tc>
          <w:tcPr>
            <w:tcW w:w="2434" w:type="dxa"/>
            <w:hideMark/>
          </w:tcPr>
          <w:p w14:paraId="7A0B660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33569C4"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46A11CB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Confidence_Betw_TeamMembers</w:t>
            </w:r>
            <w:proofErr w:type="spellEnd"/>
          </w:p>
        </w:tc>
        <w:tc>
          <w:tcPr>
            <w:tcW w:w="1823" w:type="dxa"/>
            <w:hideMark/>
          </w:tcPr>
          <w:p w14:paraId="2DD81EB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71FBBE2"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-0.65 (p=0.0155)</w:t>
            </w:r>
          </w:p>
        </w:tc>
        <w:tc>
          <w:tcPr>
            <w:tcW w:w="2434" w:type="dxa"/>
            <w:hideMark/>
          </w:tcPr>
          <w:p w14:paraId="77779FA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91F2E2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3276DC6"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Task_Pressure</w:t>
            </w:r>
            <w:proofErr w:type="spellEnd"/>
          </w:p>
        </w:tc>
        <w:tc>
          <w:tcPr>
            <w:tcW w:w="1823" w:type="dxa"/>
            <w:hideMark/>
          </w:tcPr>
          <w:p w14:paraId="4AAB4282"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7235F8D"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-0.50 (p=0.0471)</w:t>
            </w:r>
          </w:p>
        </w:tc>
        <w:tc>
          <w:tcPr>
            <w:tcW w:w="2434" w:type="dxa"/>
            <w:hideMark/>
          </w:tcPr>
          <w:p w14:paraId="13157466"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67DCDA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C3AFB8A"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Shared_Leadership</w:t>
            </w:r>
            <w:proofErr w:type="spellEnd"/>
          </w:p>
        </w:tc>
        <w:tc>
          <w:tcPr>
            <w:tcW w:w="1823" w:type="dxa"/>
            <w:hideMark/>
          </w:tcPr>
          <w:p w14:paraId="7DD0C7C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4D8C233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-1.00 (p=0.0)</w:t>
            </w:r>
          </w:p>
        </w:tc>
        <w:tc>
          <w:tcPr>
            <w:tcW w:w="2434" w:type="dxa"/>
            <w:hideMark/>
          </w:tcPr>
          <w:p w14:paraId="143092D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3AE6ED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3470BB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Team_Influence</w:t>
            </w:r>
            <w:proofErr w:type="spellEnd"/>
          </w:p>
        </w:tc>
        <w:tc>
          <w:tcPr>
            <w:tcW w:w="1823" w:type="dxa"/>
            <w:hideMark/>
          </w:tcPr>
          <w:p w14:paraId="1799E82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66B737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(p=0.0009)</w:t>
            </w:r>
          </w:p>
        </w:tc>
        <w:tc>
          <w:tcPr>
            <w:tcW w:w="2434" w:type="dxa"/>
            <w:hideMark/>
          </w:tcPr>
          <w:p w14:paraId="633858A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BF923AD"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55DE017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Problem_Solving</w:t>
            </w:r>
            <w:proofErr w:type="spellEnd"/>
          </w:p>
        </w:tc>
        <w:tc>
          <w:tcPr>
            <w:tcW w:w="1823" w:type="dxa"/>
            <w:hideMark/>
          </w:tcPr>
          <w:p w14:paraId="40EB459D"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(p=0.034)</w:t>
            </w:r>
          </w:p>
        </w:tc>
        <w:tc>
          <w:tcPr>
            <w:tcW w:w="0" w:type="auto"/>
            <w:hideMark/>
          </w:tcPr>
          <w:p w14:paraId="1CDA7CE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(p=0.0013)</w:t>
            </w:r>
          </w:p>
        </w:tc>
        <w:tc>
          <w:tcPr>
            <w:tcW w:w="2434" w:type="dxa"/>
            <w:hideMark/>
          </w:tcPr>
          <w:p w14:paraId="04F5FD0A"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Stronger</w:t>
            </w:r>
            <w:proofErr w:type="spellEnd"/>
            <w:r w:rsidRPr="00220247">
              <w:rPr>
                <w:rFonts w:ascii="Arial" w:hAnsi="Arial" w:cs="Arial"/>
                <w:lang w:val="es-419"/>
              </w:rPr>
              <w:t xml:space="preserve">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p>
        </w:tc>
      </w:tr>
      <w:tr w:rsidR="0006640D" w:rsidRPr="00220247" w14:paraId="0E4C40A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FDA82C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Flexibility</w:t>
            </w:r>
            <w:proofErr w:type="spellEnd"/>
          </w:p>
        </w:tc>
        <w:tc>
          <w:tcPr>
            <w:tcW w:w="1823" w:type="dxa"/>
            <w:hideMark/>
          </w:tcPr>
          <w:p w14:paraId="0CD811E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+0.39 (p=0.0256)</w:t>
            </w:r>
          </w:p>
        </w:tc>
        <w:tc>
          <w:tcPr>
            <w:tcW w:w="0" w:type="auto"/>
            <w:hideMark/>
          </w:tcPr>
          <w:p w14:paraId="58332C7F"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(p=0.0463)</w:t>
            </w:r>
          </w:p>
        </w:tc>
        <w:tc>
          <w:tcPr>
            <w:tcW w:w="2434" w:type="dxa"/>
            <w:hideMark/>
          </w:tcPr>
          <w:p w14:paraId="3E3EE7B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 xml:space="preserve">Similar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both</w:t>
            </w:r>
            <w:proofErr w:type="spellEnd"/>
          </w:p>
        </w:tc>
      </w:tr>
    </w:tbl>
    <w:p w14:paraId="1E5A2DF4" w14:textId="77777777" w:rsidR="0006640D" w:rsidRPr="00220247" w:rsidRDefault="0006640D" w:rsidP="0006640D">
      <w:pPr>
        <w:autoSpaceDE w:val="0"/>
        <w:autoSpaceDN w:val="0"/>
        <w:adjustRightInd w:val="0"/>
        <w:spacing w:after="0" w:line="240" w:lineRule="auto"/>
        <w:jc w:val="both"/>
        <w:rPr>
          <w:rFonts w:ascii="Arial" w:hAnsi="Arial" w:cs="Arial"/>
          <w:b/>
          <w:bCs/>
          <w:sz w:val="24"/>
          <w:szCs w:val="24"/>
          <w:lang w:val="en-US"/>
        </w:rPr>
      </w:pPr>
    </w:p>
    <w:p w14:paraId="04A19BD9" w14:textId="77777777" w:rsidR="0006640D" w:rsidRDefault="0006640D" w:rsidP="0006640D">
      <w:pPr>
        <w:autoSpaceDE w:val="0"/>
        <w:autoSpaceDN w:val="0"/>
        <w:adjustRightInd w:val="0"/>
        <w:spacing w:after="0" w:line="240" w:lineRule="auto"/>
        <w:jc w:val="both"/>
        <w:rPr>
          <w:rFonts w:ascii="Arial" w:hAnsi="Arial" w:cs="Arial"/>
          <w:sz w:val="18"/>
          <w:szCs w:val="18"/>
          <w:lang w:val="en-US"/>
        </w:rPr>
      </w:pPr>
      <w:r w:rsidRPr="1F1470BD">
        <w:rPr>
          <w:rFonts w:ascii="Arial" w:hAnsi="Arial" w:cs="Arial"/>
          <w:sz w:val="18"/>
          <w:szCs w:val="18"/>
          <w:lang w:val="en-US"/>
        </w:rPr>
        <w:t>*Statistically significant at p&lt;0.05</w:t>
      </w:r>
    </w:p>
    <w:p w14:paraId="38A715BD" w14:textId="77777777" w:rsidR="000A00DA" w:rsidRDefault="000A00DA" w:rsidP="0006640D">
      <w:pPr>
        <w:autoSpaceDE w:val="0"/>
        <w:autoSpaceDN w:val="0"/>
        <w:adjustRightInd w:val="0"/>
        <w:spacing w:after="0" w:line="240" w:lineRule="auto"/>
        <w:jc w:val="both"/>
        <w:rPr>
          <w:rFonts w:ascii="Arial" w:hAnsi="Arial" w:cs="Arial"/>
          <w:sz w:val="18"/>
          <w:szCs w:val="18"/>
          <w:lang w:val="en-US"/>
        </w:rPr>
      </w:pPr>
    </w:p>
    <w:p w14:paraId="5E83C312" w14:textId="77777777" w:rsidR="000A00DA" w:rsidRPr="00AB36C0" w:rsidRDefault="000A00DA" w:rsidP="000A00DA">
      <w:pPr>
        <w:spacing w:after="160" w:line="278" w:lineRule="auto"/>
        <w:rPr>
          <w:rFonts w:ascii="Arial" w:hAnsi="Arial" w:cs="Arial"/>
          <w:sz w:val="24"/>
          <w:szCs w:val="24"/>
          <w:lang w:val="en-US"/>
        </w:rPr>
      </w:pPr>
      <w:r w:rsidRPr="00646645">
        <w:rPr>
          <w:rFonts w:ascii="Arial" w:hAnsi="Arial" w:cs="Arial"/>
          <w:sz w:val="24"/>
          <w:szCs w:val="24"/>
          <w:lang w:val="en-US"/>
        </w:rPr>
        <w:t>These findings reveal a</w:t>
      </w:r>
      <w:r>
        <w:rPr>
          <w:rFonts w:ascii="Arial" w:hAnsi="Arial" w:cs="Arial"/>
          <w:sz w:val="24"/>
          <w:szCs w:val="24"/>
          <w:lang w:val="en-US"/>
        </w:rPr>
        <w:t>n interesting</w:t>
      </w:r>
      <w:r w:rsidRPr="00646645">
        <w:rPr>
          <w:rFonts w:ascii="Arial" w:hAnsi="Arial" w:cs="Arial"/>
          <w:sz w:val="24"/>
          <w:szCs w:val="24"/>
          <w:lang w:val="en-US"/>
        </w:rPr>
        <w:t xml:space="preserve"> pattern: </w:t>
      </w:r>
      <w:r w:rsidRPr="009167B2">
        <w:rPr>
          <w:rFonts w:ascii="Arial" w:hAnsi="Arial" w:cs="Arial"/>
          <w:sz w:val="24"/>
          <w:szCs w:val="24"/>
          <w:lang w:val="en-US"/>
        </w:rPr>
        <w:t>the effects of remote work are quite different between leadership roles</w:t>
      </w:r>
      <w:r>
        <w:rPr>
          <w:rFonts w:ascii="Arial" w:hAnsi="Arial" w:cs="Arial"/>
          <w:sz w:val="24"/>
          <w:szCs w:val="24"/>
          <w:lang w:val="en-US"/>
        </w:rPr>
        <w:t xml:space="preserve">. </w:t>
      </w:r>
      <w:r w:rsidRPr="00AB36C0">
        <w:rPr>
          <w:rFonts w:ascii="Arial" w:hAnsi="Arial" w:cs="Arial"/>
          <w:sz w:val="24"/>
          <w:szCs w:val="24"/>
          <w:lang w:val="en-US"/>
        </w:rPr>
        <w:t>Leaders (Role 1) experience far more pronounced benefits from remote work across multiple metrics. For leaders, remote work is associated with substantially higher team milestones achievement (+1.34 points), feedback (+1.31 points), motivation (+1.30 points), and problem-solving abilities (+1.30 points). They also report significantly lower issues related to coordination (-1.04 points), employee engagement (-1.07 points), and communication (-0.94 points).</w:t>
      </w:r>
    </w:p>
    <w:p w14:paraId="7FDF6925" w14:textId="77777777" w:rsidR="000A00DA" w:rsidRPr="00AB36C0" w:rsidRDefault="000A00DA" w:rsidP="000A00DA">
      <w:pPr>
        <w:spacing w:after="160" w:line="278" w:lineRule="auto"/>
        <w:rPr>
          <w:rFonts w:ascii="Arial" w:hAnsi="Arial" w:cs="Arial"/>
          <w:sz w:val="24"/>
          <w:szCs w:val="24"/>
          <w:lang w:val="en-US"/>
        </w:rPr>
      </w:pPr>
      <w:r>
        <w:rPr>
          <w:rFonts w:ascii="Arial" w:hAnsi="Arial" w:cs="Arial"/>
          <w:sz w:val="24"/>
          <w:szCs w:val="24"/>
          <w:lang w:val="en-US"/>
        </w:rPr>
        <w:t>Individual contributors</w:t>
      </w:r>
      <w:r w:rsidRPr="00AB36C0">
        <w:rPr>
          <w:rFonts w:ascii="Arial" w:hAnsi="Arial" w:cs="Arial"/>
          <w:sz w:val="24"/>
          <w:szCs w:val="24"/>
          <w:lang w:val="en-US"/>
        </w:rPr>
        <w:t xml:space="preserve"> (Role 0) still benefit from remote work, but their significant advantages are fewer and generally smaller in magnitude. They primarily gain in personal well-being areas: comfort (+0.59 points), autonomy (+0.39 points), performance (+0.37 points), creativity (+0.34 points), and confidence (+0.34 points).</w:t>
      </w:r>
    </w:p>
    <w:p w14:paraId="38D1A7F4"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The most notable finding is still the opposite effect on leadership problems between roles. </w:t>
      </w:r>
      <w:r>
        <w:rPr>
          <w:rFonts w:ascii="Arial" w:hAnsi="Arial" w:cs="Arial"/>
          <w:sz w:val="24"/>
          <w:szCs w:val="24"/>
          <w:lang w:val="en-US"/>
        </w:rPr>
        <w:t>Individual contributors</w:t>
      </w:r>
      <w:r w:rsidRPr="00AB36C0">
        <w:rPr>
          <w:rFonts w:ascii="Arial" w:hAnsi="Arial" w:cs="Arial"/>
          <w:sz w:val="24"/>
          <w:szCs w:val="24"/>
          <w:lang w:val="en-US"/>
        </w:rPr>
        <w:t xml:space="preserve"> report significantly more leadership problems in high remote environments (+0.30 points), while leaders experience significantly fewer leadership problems (-0.67 points). This suggests leaders perceive remote work as simplifying their leadership responsibilities, while </w:t>
      </w:r>
      <w:r>
        <w:rPr>
          <w:rFonts w:ascii="Arial" w:hAnsi="Arial" w:cs="Arial"/>
          <w:sz w:val="24"/>
          <w:szCs w:val="24"/>
          <w:lang w:val="en-US"/>
        </w:rPr>
        <w:t>individual contributors</w:t>
      </w:r>
      <w:r w:rsidRPr="00AB36C0">
        <w:rPr>
          <w:rFonts w:ascii="Arial" w:hAnsi="Arial" w:cs="Arial"/>
          <w:sz w:val="24"/>
          <w:szCs w:val="24"/>
          <w:lang w:val="en-US"/>
        </w:rPr>
        <w:t xml:space="preserve"> may feel less supported or guided in remote settings.</w:t>
      </w:r>
    </w:p>
    <w:p w14:paraId="5E250AB0"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Communication and coordination dynamics show marked differences between the two groups. Leaders report significantly fewer coordination issues (-1.04 points) and communication issues (-0.94 points) in remote work, while </w:t>
      </w:r>
      <w:r>
        <w:rPr>
          <w:rFonts w:ascii="Arial" w:hAnsi="Arial" w:cs="Arial"/>
          <w:sz w:val="24"/>
          <w:szCs w:val="24"/>
          <w:lang w:val="en-US"/>
        </w:rPr>
        <w:t>individual contributors</w:t>
      </w:r>
      <w:r w:rsidRPr="00AB36C0">
        <w:rPr>
          <w:rFonts w:ascii="Arial" w:hAnsi="Arial" w:cs="Arial"/>
          <w:sz w:val="24"/>
          <w:szCs w:val="24"/>
          <w:lang w:val="en-US"/>
        </w:rPr>
        <w:t xml:space="preserve"> show no significant changes in these areas. This indicates leaders may be leveraging remote communication tools more effectively or experiencing fewer interruptions and meeting burdens.</w:t>
      </w:r>
    </w:p>
    <w:p w14:paraId="4E17F3FA"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Social connection metrics reveal another important contrast. Leaders experience significantly higher belonging (+1.02 points) and attention to others (+1.10 points) in remote work, whereas </w:t>
      </w:r>
      <w:r>
        <w:rPr>
          <w:rFonts w:ascii="Arial" w:hAnsi="Arial" w:cs="Arial"/>
          <w:sz w:val="24"/>
          <w:szCs w:val="24"/>
          <w:lang w:val="en-US"/>
        </w:rPr>
        <w:t>individual contributors</w:t>
      </w:r>
      <w:r w:rsidRPr="00AB36C0">
        <w:rPr>
          <w:rFonts w:ascii="Arial" w:hAnsi="Arial" w:cs="Arial"/>
          <w:sz w:val="24"/>
          <w:szCs w:val="24"/>
          <w:lang w:val="en-US"/>
        </w:rPr>
        <w:t xml:space="preserve"> show slightly </w:t>
      </w:r>
      <w:r w:rsidRPr="00AB36C0">
        <w:rPr>
          <w:rFonts w:ascii="Arial" w:hAnsi="Arial" w:cs="Arial"/>
          <w:sz w:val="24"/>
          <w:szCs w:val="24"/>
          <w:lang w:val="en-US"/>
        </w:rPr>
        <w:lastRenderedPageBreak/>
        <w:t xml:space="preserve">negative effects for the same metrics. This finding suggests remote work may enhance leaders' social connections while potentially diminishing them for </w:t>
      </w:r>
      <w:r>
        <w:rPr>
          <w:rFonts w:ascii="Arial" w:hAnsi="Arial" w:cs="Arial"/>
          <w:sz w:val="24"/>
          <w:szCs w:val="24"/>
          <w:lang w:val="en-US"/>
        </w:rPr>
        <w:t>individual contributors</w:t>
      </w:r>
      <w:r w:rsidRPr="00AB36C0">
        <w:rPr>
          <w:rFonts w:ascii="Arial" w:hAnsi="Arial" w:cs="Arial"/>
          <w:sz w:val="24"/>
          <w:szCs w:val="24"/>
          <w:lang w:val="en-US"/>
        </w:rPr>
        <w:t>.</w:t>
      </w:r>
    </w:p>
    <w:p w14:paraId="07F7A932"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Problem-solving is one of the few metrics that shows significant improvement for both groups, though with different magnitudes. While </w:t>
      </w:r>
      <w:r>
        <w:rPr>
          <w:rFonts w:ascii="Arial" w:hAnsi="Arial" w:cs="Arial"/>
          <w:sz w:val="24"/>
          <w:szCs w:val="24"/>
          <w:lang w:val="en-US"/>
        </w:rPr>
        <w:t>individual contributors</w:t>
      </w:r>
      <w:r w:rsidRPr="00AB36C0">
        <w:rPr>
          <w:rFonts w:ascii="Arial" w:hAnsi="Arial" w:cs="Arial"/>
          <w:sz w:val="24"/>
          <w:szCs w:val="24"/>
          <w:lang w:val="en-US"/>
        </w:rPr>
        <w:t xml:space="preserve"> report moderate improvements (+0.31 points), leaders experience much stronger benefits (+1.30 points). This suggests remote work may enhance cognitive performance across roles, but with leaders benefiting more substantially.</w:t>
      </w:r>
    </w:p>
    <w:p w14:paraId="4322A1CE"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Flexibility is the only metric showing similar significant positive effects for both groups (+0.39 points for </w:t>
      </w:r>
      <w:r>
        <w:rPr>
          <w:rFonts w:ascii="Arial" w:hAnsi="Arial" w:cs="Arial"/>
          <w:sz w:val="24"/>
          <w:szCs w:val="24"/>
          <w:lang w:val="en-US"/>
        </w:rPr>
        <w:t>individual contributors</w:t>
      </w:r>
      <w:r w:rsidRPr="00AB36C0">
        <w:rPr>
          <w:rFonts w:ascii="Arial" w:hAnsi="Arial" w:cs="Arial"/>
          <w:sz w:val="24"/>
          <w:szCs w:val="24"/>
          <w:lang w:val="en-US"/>
        </w:rPr>
        <w:t xml:space="preserve"> and +0.34 points for leaders), indicating that increased workplace flexibility is a universal benefit of remote work regardless of role.</w:t>
      </w:r>
    </w:p>
    <w:p w14:paraId="22A62FFC" w14:textId="77777777" w:rsidR="000A00DA"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While leaders benefit more in most areas, </w:t>
      </w:r>
      <w:r>
        <w:rPr>
          <w:rFonts w:ascii="Arial" w:hAnsi="Arial" w:cs="Arial"/>
          <w:sz w:val="24"/>
          <w:szCs w:val="24"/>
          <w:lang w:val="en-US"/>
        </w:rPr>
        <w:t>individual contributors</w:t>
      </w:r>
      <w:r w:rsidRPr="00AB36C0">
        <w:rPr>
          <w:rFonts w:ascii="Arial" w:hAnsi="Arial" w:cs="Arial"/>
          <w:sz w:val="24"/>
          <w:szCs w:val="24"/>
          <w:lang w:val="en-US"/>
        </w:rPr>
        <w:t xml:space="preserve"> do show some unique advantages in remote settings. </w:t>
      </w:r>
      <w:r>
        <w:rPr>
          <w:rFonts w:ascii="Arial" w:hAnsi="Arial" w:cs="Arial"/>
          <w:sz w:val="24"/>
          <w:szCs w:val="24"/>
          <w:lang w:val="en-US"/>
        </w:rPr>
        <w:t>Individual contributors</w:t>
      </w:r>
      <w:r w:rsidRPr="00AB36C0">
        <w:rPr>
          <w:rFonts w:ascii="Arial" w:hAnsi="Arial" w:cs="Arial"/>
          <w:sz w:val="24"/>
          <w:szCs w:val="24"/>
          <w:lang w:val="en-US"/>
        </w:rPr>
        <w:t xml:space="preserve"> experience significantly higher comfort, autonomy, and creativity - areas where leaders see positive but non-significant improvements. This suggests remote work offers important well-being benefits for </w:t>
      </w:r>
      <w:r>
        <w:rPr>
          <w:rFonts w:ascii="Arial" w:hAnsi="Arial" w:cs="Arial"/>
          <w:sz w:val="24"/>
          <w:szCs w:val="24"/>
          <w:lang w:val="en-US"/>
        </w:rPr>
        <w:t>individual contributors</w:t>
      </w:r>
      <w:r w:rsidRPr="00AB36C0">
        <w:rPr>
          <w:rFonts w:ascii="Arial" w:hAnsi="Arial" w:cs="Arial"/>
          <w:sz w:val="24"/>
          <w:szCs w:val="24"/>
          <w:lang w:val="en-US"/>
        </w:rPr>
        <w:t xml:space="preserve"> even if they don't experience the same level of productivity and team coordination gains as leaders.</w:t>
      </w:r>
    </w:p>
    <w:p w14:paraId="6CBC360E" w14:textId="65450673" w:rsidR="000A00DA" w:rsidRPr="000A00DA" w:rsidRDefault="000A00DA" w:rsidP="000A00DA">
      <w:pPr>
        <w:spacing w:after="160" w:line="278" w:lineRule="auto"/>
        <w:rPr>
          <w:rFonts w:ascii="Arial" w:hAnsi="Arial" w:cs="Arial"/>
          <w:b/>
          <w:bCs/>
          <w:sz w:val="24"/>
          <w:szCs w:val="24"/>
          <w:lang w:val="en-US"/>
        </w:rPr>
      </w:pPr>
      <w:r w:rsidRPr="000A00DA">
        <w:rPr>
          <w:rFonts w:ascii="Arial" w:hAnsi="Arial" w:cs="Arial"/>
          <w:b/>
          <w:bCs/>
          <w:sz w:val="24"/>
          <w:szCs w:val="24"/>
          <w:lang w:val="en-US"/>
        </w:rPr>
        <w:t>Annex D: Dependent Variable Definitions</w:t>
      </w:r>
    </w:p>
    <w:p w14:paraId="4751DC21" w14:textId="77777777" w:rsidR="00971A29" w:rsidRPr="00B90995" w:rsidRDefault="00971A29" w:rsidP="00971A29">
      <w:pPr>
        <w:pStyle w:val="whitespace-normal"/>
        <w:rPr>
          <w:rFonts w:ascii="Arial" w:hAnsi="Arial" w:cs="Arial"/>
          <w:lang w:val="en-US"/>
        </w:rPr>
      </w:pPr>
      <w:r w:rsidRPr="00B90995">
        <w:rPr>
          <w:rFonts w:ascii="Arial" w:hAnsi="Arial" w:cs="Arial"/>
          <w:lang w:val="en-US"/>
        </w:rPr>
        <w:t xml:space="preserve">The following definitions are based on the comprehensive factor analysis conducted by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who identified 83 distinct factors affecting software developer experiences through qualitative research with Colombian professionals:</w:t>
      </w:r>
    </w:p>
    <w:p w14:paraId="2A76C4D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Performance Metrics:</w:t>
      </w:r>
    </w:p>
    <w:p w14:paraId="296B3B30"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Performance:</w:t>
      </w:r>
      <w:r w:rsidRPr="00B90995">
        <w:rPr>
          <w:rFonts w:ascii="Arial" w:hAnsi="Arial" w:cs="Arial"/>
          <w:lang w:val="en-US"/>
        </w:rPr>
        <w:t xml:space="preserve"> Overall effectiveness and quality of individual work output in achieving assigned tasks and objectives.</w:t>
      </w:r>
    </w:p>
    <w:p w14:paraId="11CA5F4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Team Productivity:</w:t>
      </w:r>
      <w:r w:rsidRPr="00B90995">
        <w:rPr>
          <w:rFonts w:ascii="Arial" w:hAnsi="Arial" w:cs="Arial"/>
          <w:lang w:val="en-US"/>
        </w:rPr>
        <w:t xml:space="preserve"> Collective efficiency and output of the development team in delivering software products and meeting project goals.</w:t>
      </w:r>
    </w:p>
    <w:p w14:paraId="1BB6F606"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Team Milestones:</w:t>
      </w:r>
      <w:r w:rsidRPr="00B90995">
        <w:rPr>
          <w:rFonts w:ascii="Arial" w:hAnsi="Arial" w:cs="Arial"/>
          <w:lang w:val="en-US"/>
        </w:rPr>
        <w:t xml:space="preserve"> Achievement of key project checkpoints and deliverables within established timelines.</w:t>
      </w:r>
    </w:p>
    <w:p w14:paraId="550910FB"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Concentration:</w:t>
      </w:r>
      <w:r w:rsidRPr="00B90995">
        <w:rPr>
          <w:rFonts w:ascii="Arial" w:hAnsi="Arial" w:cs="Arial"/>
          <w:lang w:val="en-US"/>
        </w:rPr>
        <w:t xml:space="preserve"> Capacity to maintain sustained attention on specific tasks, ensuring cognitive resources are aligned with relevant objectives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#15].</w:t>
      </w:r>
    </w:p>
    <w:p w14:paraId="57DD4DFD"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Knowledge Exchange:</w:t>
      </w:r>
      <w:r w:rsidRPr="00B90995">
        <w:rPr>
          <w:rFonts w:ascii="Arial" w:hAnsi="Arial" w:cs="Arial"/>
          <w:lang w:val="en-US"/>
        </w:rPr>
        <w:t xml:space="preserve"> Effective transfer of knowledge, skills, information and experiences within a team or organization, including documentation, training, </w:t>
      </w:r>
      <w:r w:rsidRPr="00B90995">
        <w:rPr>
          <w:rFonts w:ascii="Arial" w:hAnsi="Arial" w:cs="Arial"/>
          <w:lang w:val="en-US"/>
        </w:rPr>
        <w:lastRenderedPageBreak/>
        <w:t xml:space="preserve">and natural idea flow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#81].</w:t>
      </w:r>
    </w:p>
    <w:p w14:paraId="6005D6D3"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Communication with Peers:</w:t>
      </w:r>
      <w:r w:rsidRPr="00B90995">
        <w:rPr>
          <w:rFonts w:ascii="Arial" w:hAnsi="Arial" w:cs="Arial"/>
          <w:lang w:val="en-US"/>
        </w:rPr>
        <w:t xml:space="preserve"> Clear, effective and timely information exchange between team members at the same hierarchical level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#13].</w:t>
      </w:r>
    </w:p>
    <w:p w14:paraId="5B0F366A"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Communication with Boss:</w:t>
      </w:r>
      <w:r w:rsidRPr="00B90995">
        <w:rPr>
          <w:rFonts w:ascii="Arial" w:hAnsi="Arial" w:cs="Arial"/>
          <w:lang w:val="en-US"/>
        </w:rPr>
        <w:t xml:space="preserve"> Quality and effectiveness of information exchange between individual contributors and their direct supervisors or managers.</w:t>
      </w:r>
    </w:p>
    <w:p w14:paraId="71A77192"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Employee Engagement:</w:t>
      </w:r>
      <w:r w:rsidRPr="00B90995">
        <w:rPr>
          <w:rFonts w:ascii="Arial" w:hAnsi="Arial" w:cs="Arial"/>
          <w:lang w:val="en-US"/>
        </w:rPr>
        <w:t xml:space="preserve"> Level of emotional and professional involvement of employees toward their responsibilities and the organization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#14].</w:t>
      </w:r>
    </w:p>
    <w:p w14:paraId="3FBCF1EA"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Leadership Problems:</w:t>
      </w:r>
      <w:r w:rsidRPr="00B90995">
        <w:rPr>
          <w:rFonts w:ascii="Arial" w:hAnsi="Arial" w:cs="Arial"/>
          <w:lang w:val="en-US"/>
        </w:rPr>
        <w:t xml:space="preserve"> Challenges related to leadership capacity, guidance quality, and management effectiveness within teams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#55].</w:t>
      </w:r>
    </w:p>
    <w:p w14:paraId="4E996BDC"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Agile Methodology Effectiveness:</w:t>
      </w:r>
      <w:r w:rsidRPr="00B90995">
        <w:rPr>
          <w:rFonts w:ascii="Arial" w:hAnsi="Arial" w:cs="Arial"/>
          <w:lang w:val="en-US"/>
        </w:rPr>
        <w:t xml:space="preserve"> Success in implementing agile principles and practices for iterative and incremental software development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#56].</w:t>
      </w:r>
    </w:p>
    <w:p w14:paraId="6ECBA632"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Task Assignment:</w:t>
      </w:r>
      <w:r w:rsidRPr="00B90995">
        <w:rPr>
          <w:rFonts w:ascii="Arial" w:hAnsi="Arial" w:cs="Arial"/>
          <w:lang w:val="en-US"/>
        </w:rPr>
        <w:t xml:space="preserve"> Effectiveness in distributing responsibilities and tasks among team members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#32].</w:t>
      </w:r>
    </w:p>
    <w:p w14:paraId="15B3ACC0"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Confidence Between Team Members:</w:t>
      </w:r>
      <w:r w:rsidRPr="00B90995">
        <w:rPr>
          <w:rFonts w:ascii="Arial" w:hAnsi="Arial" w:cs="Arial"/>
          <w:lang w:val="en-US"/>
        </w:rPr>
        <w:t xml:space="preserve"> Level of trust in the reliability, integrity and competencies of team members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#16].</w:t>
      </w:r>
    </w:p>
    <w:p w14:paraId="28F6FA79"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Collaboration Between Team Members:</w:t>
      </w:r>
      <w:r w:rsidRPr="00B90995">
        <w:rPr>
          <w:rFonts w:ascii="Arial" w:hAnsi="Arial" w:cs="Arial"/>
          <w:lang w:val="en-US"/>
        </w:rPr>
        <w:t xml:space="preserve"> Process of working jointly to achieve common objectives, integrating skills, knowledge and resources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#12].</w:t>
      </w:r>
    </w:p>
    <w:p w14:paraId="25F3BAB1"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Qualified Personnel:</w:t>
      </w:r>
      <w:r w:rsidRPr="00B90995">
        <w:rPr>
          <w:rFonts w:ascii="Arial" w:hAnsi="Arial" w:cs="Arial"/>
          <w:lang w:val="en-US"/>
        </w:rPr>
        <w:t xml:space="preserve"> Availability of software developers with the necessary competencies, skills and experience to effectively fulfill job responsibilities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#63].</w:t>
      </w:r>
    </w:p>
    <w:p w14:paraId="124DDDC3"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Project Management Problems:</w:t>
      </w:r>
      <w:r w:rsidRPr="00B90995">
        <w:rPr>
          <w:rFonts w:ascii="Arial" w:hAnsi="Arial" w:cs="Arial"/>
          <w:lang w:val="en-US"/>
        </w:rPr>
        <w:t xml:space="preserve"> Challenges in planning, organizing, and supervising tasks, resources and teams for effective project execution.</w:t>
      </w:r>
    </w:p>
    <w:p w14:paraId="504143ED"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Confidence to Ask Questions:</w:t>
      </w:r>
      <w:r w:rsidRPr="00B90995">
        <w:rPr>
          <w:rFonts w:ascii="Arial" w:hAnsi="Arial" w:cs="Arial"/>
          <w:lang w:val="en-US"/>
        </w:rPr>
        <w:t xml:space="preserve"> Comfort level and psychological safety in seeking clarification, help, or information from colleagues and supervisors.</w:t>
      </w:r>
    </w:p>
    <w:p w14:paraId="72D7BCE0"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Knowledge About Role:</w:t>
      </w:r>
      <w:r w:rsidRPr="00B90995">
        <w:rPr>
          <w:rFonts w:ascii="Arial" w:hAnsi="Arial" w:cs="Arial"/>
          <w:lang w:val="en-US"/>
        </w:rPr>
        <w:t xml:space="preserve"> Clear understanding of job responsibilities, expectations, and required competencies for effective performance.</w:t>
      </w:r>
    </w:p>
    <w:p w14:paraId="5975DF26"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Shared Leadership:</w:t>
      </w:r>
      <w:r w:rsidRPr="00B90995">
        <w:rPr>
          <w:rFonts w:ascii="Arial" w:hAnsi="Arial" w:cs="Arial"/>
          <w:lang w:val="en-US"/>
        </w:rPr>
        <w:t xml:space="preserve"> Distributed leadership approach where team members share decision-making authority and leadership responsibilities.</w:t>
      </w:r>
    </w:p>
    <w:p w14:paraId="19FEA5B9"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lastRenderedPageBreak/>
        <w:t>Stress Metrics:</w:t>
      </w:r>
    </w:p>
    <w:p w14:paraId="592879C8"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Stress Level:</w:t>
      </w:r>
      <w:r w:rsidRPr="00B90995">
        <w:rPr>
          <w:rFonts w:ascii="Arial" w:hAnsi="Arial" w:cs="Arial"/>
          <w:lang w:val="en-US"/>
        </w:rPr>
        <w:t xml:space="preserve"> Physical, emotional and mental response to work demands perceived as excessive or challenging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#36].</w:t>
      </w:r>
    </w:p>
    <w:p w14:paraId="00D4C3C1"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Frustration:</w:t>
      </w:r>
      <w:r w:rsidRPr="00B90995">
        <w:rPr>
          <w:rFonts w:ascii="Arial" w:hAnsi="Arial" w:cs="Arial"/>
          <w:lang w:val="en-US"/>
        </w:rPr>
        <w:t xml:space="preserve"> Emotional response to obstacles, setbacks, or unmet expectations in the work environment.</w:t>
      </w:r>
    </w:p>
    <w:p w14:paraId="7D666B45"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Task Pressure:</w:t>
      </w:r>
      <w:r w:rsidRPr="00B90995">
        <w:rPr>
          <w:rFonts w:ascii="Arial" w:hAnsi="Arial" w:cs="Arial"/>
          <w:lang w:val="en-US"/>
        </w:rPr>
        <w:t xml:space="preserve"> Perceived burden due to work demands, tight deadlines, and organizational expectations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#66].</w:t>
      </w:r>
    </w:p>
    <w:p w14:paraId="5D2E440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Coordination Issues:</w:t>
      </w:r>
      <w:r w:rsidRPr="00B90995">
        <w:rPr>
          <w:rFonts w:ascii="Arial" w:hAnsi="Arial" w:cs="Arial"/>
          <w:lang w:val="en-US"/>
        </w:rPr>
        <w:t xml:space="preserve"> Challenges in planning, organizing and supervising tasks, resources and teams, including conflict resolution and decision-making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#20].</w:t>
      </w:r>
    </w:p>
    <w:p w14:paraId="52F5BA8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Confidence Level:</w:t>
      </w:r>
      <w:r w:rsidRPr="00B90995">
        <w:rPr>
          <w:rFonts w:ascii="Arial" w:hAnsi="Arial" w:cs="Arial"/>
          <w:lang w:val="en-US"/>
        </w:rPr>
        <w:t xml:space="preserve"> Self-assurance and belief in one's abilities to successfully complete work tasks and responsibilities.</w:t>
      </w:r>
    </w:p>
    <w:p w14:paraId="3802C1E3"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Flexibility:</w:t>
      </w:r>
      <w:r w:rsidRPr="00B90995">
        <w:rPr>
          <w:rFonts w:ascii="Arial" w:hAnsi="Arial" w:cs="Arial"/>
          <w:lang w:val="en-US"/>
        </w:rPr>
        <w:t xml:space="preserve"> Capacity to offer options and adapt to changing circumstances while balancing priorities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#45].</w:t>
      </w:r>
    </w:p>
    <w:p w14:paraId="5CD4F54F"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Communication Issues:</w:t>
      </w:r>
      <w:r w:rsidRPr="00B90995">
        <w:rPr>
          <w:rFonts w:ascii="Arial" w:hAnsi="Arial" w:cs="Arial"/>
          <w:lang w:val="en-US"/>
        </w:rPr>
        <w:t xml:space="preserve"> Problems in clear, effective and timely information exchange that facilitate mutual understanding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#13].</w:t>
      </w:r>
    </w:p>
    <w:p w14:paraId="70D3BB5A"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Team Trust:</w:t>
      </w:r>
      <w:r w:rsidRPr="00B90995">
        <w:rPr>
          <w:rFonts w:ascii="Arial" w:hAnsi="Arial" w:cs="Arial"/>
          <w:lang w:val="en-US"/>
        </w:rPr>
        <w:t xml:space="preserve"> Belief in the reliability, integrity and competencies of team members and collaborative relationships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#16].</w:t>
      </w:r>
    </w:p>
    <w:p w14:paraId="05C75BD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Time Management:</w:t>
      </w:r>
      <w:r w:rsidRPr="00B90995">
        <w:rPr>
          <w:rFonts w:ascii="Arial" w:hAnsi="Arial" w:cs="Arial"/>
          <w:lang w:val="en-US"/>
        </w:rPr>
        <w:t xml:space="preserve"> Ability to effectively organize and control time spent on work activities to maximize productivity.</w:t>
      </w:r>
    </w:p>
    <w:p w14:paraId="4C1C03FA"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Amount of Hours Worked:</w:t>
      </w:r>
      <w:r w:rsidRPr="00B90995">
        <w:rPr>
          <w:rFonts w:ascii="Arial" w:hAnsi="Arial" w:cs="Arial"/>
          <w:lang w:val="en-US"/>
        </w:rPr>
        <w:t xml:space="preserve"> Total time dedicated to work activities during a day or week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#54].</w:t>
      </w:r>
    </w:p>
    <w:p w14:paraId="69D16DBA"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Anger Reactions:</w:t>
      </w:r>
      <w:r w:rsidRPr="00B90995">
        <w:rPr>
          <w:rFonts w:ascii="Arial" w:hAnsi="Arial" w:cs="Arial"/>
          <w:lang w:val="en-US"/>
        </w:rPr>
        <w:t xml:space="preserve"> Emotional responses involving irritation, frustration, or hostility in work-related situations.</w:t>
      </w:r>
    </w:p>
    <w:p w14:paraId="226B6598"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Motivation Metrics:</w:t>
      </w:r>
    </w:p>
    <w:p w14:paraId="0D2536B6"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Motivation:</w:t>
      </w:r>
      <w:r w:rsidRPr="00B90995">
        <w:rPr>
          <w:rFonts w:ascii="Arial" w:hAnsi="Arial" w:cs="Arial"/>
          <w:lang w:val="en-US"/>
        </w:rPr>
        <w:t xml:space="preserve"> Internal drive and enthusiasm to engage in work activities and achieve professional objectives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#61].</w:t>
      </w:r>
    </w:p>
    <w:p w14:paraId="67B0AA53"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Comfort:</w:t>
      </w:r>
      <w:r w:rsidRPr="00B90995">
        <w:rPr>
          <w:rFonts w:ascii="Arial" w:hAnsi="Arial" w:cs="Arial"/>
          <w:lang w:val="en-US"/>
        </w:rPr>
        <w:t xml:space="preserve"> Sense of ease, satisfaction, and well-being in the work environment and with work arrangements.</w:t>
      </w:r>
    </w:p>
    <w:p w14:paraId="7F83138E"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lastRenderedPageBreak/>
        <w:t>Trust in Superior:</w:t>
      </w:r>
      <w:r w:rsidRPr="00B90995">
        <w:rPr>
          <w:rFonts w:ascii="Arial" w:hAnsi="Arial" w:cs="Arial"/>
          <w:lang w:val="en-US"/>
        </w:rPr>
        <w:t xml:space="preserve"> Confidence in the reliability, integrity, and competencies of direct managers and organizational leadership.</w:t>
      </w:r>
    </w:p>
    <w:p w14:paraId="629233E2"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Problem Solving:</w:t>
      </w:r>
      <w:r w:rsidRPr="00B90995">
        <w:rPr>
          <w:rFonts w:ascii="Arial" w:hAnsi="Arial" w:cs="Arial"/>
          <w:lang w:val="en-US"/>
        </w:rPr>
        <w:t xml:space="preserve"> Capacity to identify, analyze, and resolve work-related challenges and obstacles effectively.</w:t>
      </w:r>
    </w:p>
    <w:p w14:paraId="1DDD4456"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Work Enjoyment:</w:t>
      </w:r>
      <w:r w:rsidRPr="00B90995">
        <w:rPr>
          <w:rFonts w:ascii="Arial" w:hAnsi="Arial" w:cs="Arial"/>
          <w:lang w:val="en-US"/>
        </w:rPr>
        <w:t xml:space="preserve"> Level of satisfaction, pleasure, and positive emotions derived from work activities and professional engagement.</w:t>
      </w:r>
    </w:p>
    <w:p w14:paraId="4C936BE9"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Work Interest:</w:t>
      </w:r>
      <w:r w:rsidRPr="00B90995">
        <w:rPr>
          <w:rFonts w:ascii="Arial" w:hAnsi="Arial" w:cs="Arial"/>
          <w:lang w:val="en-US"/>
        </w:rPr>
        <w:t xml:space="preserve"> Degree of enthusiasm, curiosity, and engagement with work tasks and professional responsibilities.</w:t>
      </w:r>
    </w:p>
    <w:p w14:paraId="4E9FAD39"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Company Appreciation:</w:t>
      </w:r>
      <w:r w:rsidRPr="00B90995">
        <w:rPr>
          <w:rFonts w:ascii="Arial" w:hAnsi="Arial" w:cs="Arial"/>
          <w:lang w:val="en-US"/>
        </w:rPr>
        <w:t xml:space="preserve"> Recognition and valuation of employees' contributions and efforts by the organization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#70].</w:t>
      </w:r>
    </w:p>
    <w:p w14:paraId="5EC54CE8"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Work-Life Balance:</w:t>
      </w:r>
      <w:r w:rsidRPr="00B90995">
        <w:rPr>
          <w:rFonts w:ascii="Arial" w:hAnsi="Arial" w:cs="Arial"/>
          <w:lang w:val="en-US"/>
        </w:rPr>
        <w:t xml:space="preserve"> Capacity to maintain harmonious relationships between work responsibilities and personal needs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#33].</w:t>
      </w:r>
    </w:p>
    <w:p w14:paraId="52243B05"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Feedback:</w:t>
      </w:r>
      <w:r w:rsidRPr="00B90995">
        <w:rPr>
          <w:rFonts w:ascii="Arial" w:hAnsi="Arial" w:cs="Arial"/>
          <w:lang w:val="en-US"/>
        </w:rPr>
        <w:t xml:space="preserve"> Process of providing specific, clear and constructive comments that help improve performance and align with organizational objectives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#72].</w:t>
      </w:r>
    </w:p>
    <w:p w14:paraId="52F90761"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Boredom:</w:t>
      </w:r>
      <w:r w:rsidRPr="00B90995">
        <w:rPr>
          <w:rFonts w:ascii="Arial" w:hAnsi="Arial" w:cs="Arial"/>
          <w:lang w:val="en-US"/>
        </w:rPr>
        <w:t xml:space="preserve"> Lack of interest, stimulation, or engagement with work tasks, often resulting from repetitive or unchallenging activities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#79].</w:t>
      </w:r>
    </w:p>
    <w:p w14:paraId="369D08E7"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Attention to Others:</w:t>
      </w:r>
      <w:r w:rsidRPr="00B90995">
        <w:rPr>
          <w:rFonts w:ascii="Arial" w:hAnsi="Arial" w:cs="Arial"/>
          <w:lang w:val="en-US"/>
        </w:rPr>
        <w:t xml:space="preserve"> Consideration and responsiveness to colleagues' needs, perspectives, and contributions.</w:t>
      </w:r>
    </w:p>
    <w:p w14:paraId="416B58A4"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Job Loss Fear:</w:t>
      </w:r>
      <w:r w:rsidRPr="00B90995">
        <w:rPr>
          <w:rFonts w:ascii="Arial" w:hAnsi="Arial" w:cs="Arial"/>
          <w:lang w:val="en-US"/>
        </w:rPr>
        <w:t xml:space="preserve"> Constant concern about employment stability and job security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#58].</w:t>
      </w:r>
    </w:p>
    <w:p w14:paraId="4E34536F"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Work Environment:</w:t>
      </w:r>
      <w:r w:rsidRPr="00B90995">
        <w:rPr>
          <w:rFonts w:ascii="Arial" w:hAnsi="Arial" w:cs="Arial"/>
          <w:lang w:val="en-US"/>
        </w:rPr>
        <w:t xml:space="preserve"> Physical, cultural and interpersonal conditions in the workplace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#2].</w:t>
      </w:r>
    </w:p>
    <w:p w14:paraId="4871AA95"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Team Influence:</w:t>
      </w:r>
      <w:r w:rsidRPr="00B90995">
        <w:rPr>
          <w:rFonts w:ascii="Arial" w:hAnsi="Arial" w:cs="Arial"/>
          <w:lang w:val="en-US"/>
        </w:rPr>
        <w:t xml:space="preserve"> Ability to participate in decision-making or influence organizational processes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#49].</w:t>
      </w:r>
    </w:p>
    <w:p w14:paraId="4BA9E720"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Personal Relationships:</w:t>
      </w:r>
      <w:r w:rsidRPr="00B90995">
        <w:rPr>
          <w:rFonts w:ascii="Arial" w:hAnsi="Arial" w:cs="Arial"/>
          <w:lang w:val="en-US"/>
        </w:rPr>
        <w:t xml:space="preserve"> Interpersonal bonds and connections between team members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#71].</w:t>
      </w:r>
    </w:p>
    <w:p w14:paraId="50149E06"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Autonomy:</w:t>
      </w:r>
      <w:r w:rsidRPr="00B90995">
        <w:rPr>
          <w:rFonts w:ascii="Arial" w:hAnsi="Arial" w:cs="Arial"/>
          <w:lang w:val="en-US"/>
        </w:rPr>
        <w:t xml:space="preserve"> Capacity to make independent decisions in work, including freedom to choose tools, approaches and methods that best fit project needs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#5].</w:t>
      </w:r>
    </w:p>
    <w:p w14:paraId="41FF3F7F"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Conflict Relationships:</w:t>
      </w:r>
      <w:r w:rsidRPr="00B90995">
        <w:rPr>
          <w:rFonts w:ascii="Arial" w:hAnsi="Arial" w:cs="Arial"/>
          <w:lang w:val="en-US"/>
        </w:rPr>
        <w:t xml:space="preserve"> Tensions, disagreements, or problematic interactions between team members that affect work dynamics.</w:t>
      </w:r>
    </w:p>
    <w:p w14:paraId="7833B384"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lastRenderedPageBreak/>
        <w:t>Belonging:</w:t>
      </w:r>
      <w:r w:rsidRPr="00B90995">
        <w:rPr>
          <w:rFonts w:ascii="Arial" w:hAnsi="Arial" w:cs="Arial"/>
          <w:lang w:val="en-US"/>
        </w:rPr>
        <w:t xml:space="preserve"> Sense of connection, inclusion, and identification with team values, objectives, and organizational dynamics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#76].</w:t>
      </w:r>
    </w:p>
    <w:p w14:paraId="727ABA9F" w14:textId="77777777"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Creativity:</w:t>
      </w:r>
      <w:r w:rsidRPr="00B90995">
        <w:rPr>
          <w:rFonts w:ascii="Arial" w:hAnsi="Arial" w:cs="Arial"/>
          <w:lang w:val="en-US"/>
        </w:rPr>
        <w:t xml:space="preserve"> Capacity to generate new ideas, approaches or solutions that drive innovation in development processes [definition adapted from </w:t>
      </w:r>
      <w:proofErr w:type="spellStart"/>
      <w:r w:rsidRPr="00B90995">
        <w:rPr>
          <w:rFonts w:ascii="Arial" w:hAnsi="Arial" w:cs="Arial"/>
          <w:lang w:val="en-US"/>
        </w:rPr>
        <w:t>Castrillón</w:t>
      </w:r>
      <w:proofErr w:type="spellEnd"/>
      <w:r w:rsidRPr="00B90995">
        <w:rPr>
          <w:rFonts w:ascii="Arial" w:hAnsi="Arial" w:cs="Arial"/>
          <w:lang w:val="en-US"/>
        </w:rPr>
        <w:t xml:space="preserve"> &amp; Acevedo, 2024, factor #22].</w:t>
      </w:r>
    </w:p>
    <w:p w14:paraId="10DA1D7F" w14:textId="68D6546C" w:rsidR="00971A29" w:rsidRPr="00B90995" w:rsidRDefault="00971A29" w:rsidP="00B90995">
      <w:pPr>
        <w:pStyle w:val="whitespace-normal"/>
        <w:rPr>
          <w:lang w:val="en-US"/>
        </w:rPr>
      </w:pPr>
      <w:r w:rsidRPr="00B90995">
        <w:rPr>
          <w:rStyle w:val="Emphasis"/>
          <w:rFonts w:ascii="Arial" w:hAnsi="Arial" w:cs="Arial"/>
          <w:lang w:val="en-US"/>
        </w:rPr>
        <w:t xml:space="preserve">Note: Factor definitions marked with specific factor numbers reference the comprehensive 83-factor analysis conducted by </w:t>
      </w:r>
      <w:proofErr w:type="spellStart"/>
      <w:r w:rsidRPr="00B90995">
        <w:rPr>
          <w:rStyle w:val="Emphasis"/>
          <w:rFonts w:ascii="Arial" w:hAnsi="Arial" w:cs="Arial"/>
          <w:lang w:val="en-US"/>
        </w:rPr>
        <w:t>Castrillón</w:t>
      </w:r>
      <w:proofErr w:type="spellEnd"/>
      <w:r w:rsidRPr="00B90995">
        <w:rPr>
          <w:rStyle w:val="Emphasis"/>
          <w:rFonts w:ascii="Arial" w:hAnsi="Arial" w:cs="Arial"/>
          <w:lang w:val="en-US"/>
        </w:rPr>
        <w:t xml:space="preserve"> &amp; Acevedo (2024). Definitions without specific factor references represent concepts that emerged from our role-based analysis but align with the theoretical framework established in their qualitative research</w:t>
      </w:r>
      <w:r w:rsidRPr="00B90995">
        <w:rPr>
          <w:rStyle w:val="Emphasis"/>
          <w:lang w:val="en-US"/>
        </w:rPr>
        <w:t>.</w:t>
      </w:r>
    </w:p>
    <w:p w14:paraId="50C0E31F" w14:textId="77777777" w:rsidR="00971A29" w:rsidRDefault="00971A29" w:rsidP="00643084">
      <w:pPr>
        <w:autoSpaceDE w:val="0"/>
        <w:autoSpaceDN w:val="0"/>
        <w:adjustRightInd w:val="0"/>
        <w:spacing w:after="0" w:line="240" w:lineRule="auto"/>
        <w:jc w:val="both"/>
        <w:rPr>
          <w:rFonts w:ascii="Arial" w:hAnsi="Arial" w:cs="Arial"/>
          <w:sz w:val="24"/>
          <w:szCs w:val="24"/>
          <w:lang w:val="es-419"/>
        </w:rPr>
      </w:pPr>
    </w:p>
    <w:p w14:paraId="669DC9D3" w14:textId="77777777" w:rsidR="00971A29" w:rsidRDefault="00971A29" w:rsidP="00643084">
      <w:pPr>
        <w:autoSpaceDE w:val="0"/>
        <w:autoSpaceDN w:val="0"/>
        <w:adjustRightInd w:val="0"/>
        <w:spacing w:after="0" w:line="240" w:lineRule="auto"/>
        <w:jc w:val="both"/>
        <w:rPr>
          <w:rFonts w:ascii="Arial" w:hAnsi="Arial" w:cs="Arial"/>
          <w:sz w:val="24"/>
          <w:szCs w:val="24"/>
          <w:lang w:val="es-419"/>
        </w:rPr>
      </w:pPr>
    </w:p>
    <w:p w14:paraId="410AEF89" w14:textId="77777777" w:rsidR="00971A29" w:rsidRDefault="00971A29" w:rsidP="00643084">
      <w:pPr>
        <w:autoSpaceDE w:val="0"/>
        <w:autoSpaceDN w:val="0"/>
        <w:adjustRightInd w:val="0"/>
        <w:spacing w:after="0" w:line="240" w:lineRule="auto"/>
        <w:jc w:val="both"/>
        <w:rPr>
          <w:rFonts w:ascii="Arial" w:hAnsi="Arial" w:cs="Arial"/>
          <w:sz w:val="24"/>
          <w:szCs w:val="24"/>
          <w:lang w:val="es-419"/>
        </w:rPr>
      </w:pPr>
    </w:p>
    <w:p w14:paraId="7283EA38" w14:textId="77777777" w:rsidR="00971A29" w:rsidRPr="00765E47" w:rsidRDefault="00971A29" w:rsidP="00643084">
      <w:pPr>
        <w:autoSpaceDE w:val="0"/>
        <w:autoSpaceDN w:val="0"/>
        <w:adjustRightInd w:val="0"/>
        <w:spacing w:after="0" w:line="240" w:lineRule="auto"/>
        <w:jc w:val="both"/>
        <w:rPr>
          <w:rFonts w:ascii="Arial" w:hAnsi="Arial" w:cs="Arial"/>
          <w:sz w:val="24"/>
          <w:szCs w:val="24"/>
          <w:lang w:val="es-419"/>
        </w:rPr>
      </w:pPr>
    </w:p>
    <w:p w14:paraId="52327255" w14:textId="77777777" w:rsidR="00643084" w:rsidRPr="00765E47" w:rsidRDefault="00643084" w:rsidP="00643084">
      <w:pPr>
        <w:autoSpaceDE w:val="0"/>
        <w:autoSpaceDN w:val="0"/>
        <w:adjustRightInd w:val="0"/>
        <w:spacing w:after="0" w:line="240" w:lineRule="auto"/>
        <w:jc w:val="both"/>
        <w:rPr>
          <w:rFonts w:ascii="Arial" w:hAnsi="Arial" w:cs="Arial"/>
          <w:sz w:val="24"/>
          <w:szCs w:val="24"/>
          <w:lang w:val="es-419"/>
        </w:rPr>
      </w:pPr>
    </w:p>
    <w:p w14:paraId="7458F88C" w14:textId="275D6EB8" w:rsidR="00643084" w:rsidRPr="00765E47" w:rsidRDefault="00643084">
      <w:pPr>
        <w:rPr>
          <w:rFonts w:ascii="Arial" w:hAnsi="Arial" w:cs="Arial"/>
          <w:sz w:val="24"/>
          <w:szCs w:val="24"/>
          <w:lang w:val="es-419"/>
        </w:rPr>
      </w:pPr>
    </w:p>
    <w:sectPr w:rsidR="00643084" w:rsidRPr="00765E47" w:rsidSect="00DB5CAF">
      <w:head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elly Johany Garces Pernett" w:date="2025-05-22T11:09:00Z" w:initials="KP">
    <w:p w14:paraId="3E7DA9FB" w14:textId="5A9C844E" w:rsidR="00F77E3D" w:rsidRDefault="00F77E3D">
      <w:pPr>
        <w:pStyle w:val="CommentText"/>
      </w:pPr>
      <w:r>
        <w:rPr>
          <w:rStyle w:val="CommentReference"/>
        </w:rPr>
        <w:annotationRef/>
      </w:r>
      <w:r w:rsidRPr="6E92AB75">
        <w:t>usar la terminología de Darja para explicar lo que es high y low, ella habla de office-first (bajo), remote y remote first (alto)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7DA9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5CF96E" w16cex:dateUtc="2025-05-22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7DA9FB" w16cid:durableId="1A5CF9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985C" w14:textId="77777777" w:rsidR="00815924" w:rsidRDefault="00815924" w:rsidP="00643084">
      <w:pPr>
        <w:spacing w:after="0" w:line="240" w:lineRule="auto"/>
      </w:pPr>
      <w:r>
        <w:separator/>
      </w:r>
    </w:p>
  </w:endnote>
  <w:endnote w:type="continuationSeparator" w:id="0">
    <w:p w14:paraId="0E3DF2F6" w14:textId="77777777" w:rsidR="00815924" w:rsidRDefault="00815924" w:rsidP="00643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A269" w14:textId="77777777" w:rsidR="00815924" w:rsidRDefault="00815924" w:rsidP="00643084">
      <w:pPr>
        <w:spacing w:after="0" w:line="240" w:lineRule="auto"/>
      </w:pPr>
      <w:r>
        <w:separator/>
      </w:r>
    </w:p>
  </w:footnote>
  <w:footnote w:type="continuationSeparator" w:id="0">
    <w:p w14:paraId="1111A930" w14:textId="77777777" w:rsidR="00815924" w:rsidRDefault="00815924" w:rsidP="00643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26B8" w14:textId="77777777" w:rsidR="00B218F2" w:rsidRDefault="00B218F2">
    <w:pPr>
      <w:pStyle w:val="Header"/>
    </w:pPr>
  </w:p>
  <w:p w14:paraId="27EE0D94" w14:textId="77777777" w:rsidR="00B218F2" w:rsidRDefault="00B218F2">
    <w:pPr>
      <w:pStyle w:val="Header"/>
    </w:pPr>
  </w:p>
  <w:p w14:paraId="728BAB19" w14:textId="77777777" w:rsidR="00B218F2" w:rsidRDefault="00B218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6D"/>
    <w:multiLevelType w:val="hybridMultilevel"/>
    <w:tmpl w:val="D9E8594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1722C03"/>
    <w:multiLevelType w:val="hybridMultilevel"/>
    <w:tmpl w:val="46BC0F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2831A11"/>
    <w:multiLevelType w:val="multilevel"/>
    <w:tmpl w:val="48A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6A93"/>
    <w:multiLevelType w:val="multilevel"/>
    <w:tmpl w:val="AEE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F2F6A"/>
    <w:multiLevelType w:val="multilevel"/>
    <w:tmpl w:val="47C8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25C53"/>
    <w:multiLevelType w:val="multilevel"/>
    <w:tmpl w:val="6194F4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14FE2"/>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C2565"/>
    <w:multiLevelType w:val="hybridMultilevel"/>
    <w:tmpl w:val="845EAC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0D564B6B"/>
    <w:multiLevelType w:val="multilevel"/>
    <w:tmpl w:val="139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05AB0"/>
    <w:multiLevelType w:val="hybridMultilevel"/>
    <w:tmpl w:val="E26CEA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0F323243"/>
    <w:multiLevelType w:val="multilevel"/>
    <w:tmpl w:val="C83C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5493A"/>
    <w:multiLevelType w:val="multilevel"/>
    <w:tmpl w:val="F650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5B7146"/>
    <w:multiLevelType w:val="hybridMultilevel"/>
    <w:tmpl w:val="C872538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12AE575E"/>
    <w:multiLevelType w:val="hybridMultilevel"/>
    <w:tmpl w:val="2A9AC1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15DF4D76"/>
    <w:multiLevelType w:val="hybridMultilevel"/>
    <w:tmpl w:val="BEE6F0A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16695D68"/>
    <w:multiLevelType w:val="multilevel"/>
    <w:tmpl w:val="430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B17F0"/>
    <w:multiLevelType w:val="hybridMultilevel"/>
    <w:tmpl w:val="0D3AC27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178866E8"/>
    <w:multiLevelType w:val="multilevel"/>
    <w:tmpl w:val="21F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D7B3D"/>
    <w:multiLevelType w:val="hybridMultilevel"/>
    <w:tmpl w:val="2EE67F3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19946D77"/>
    <w:multiLevelType w:val="hybridMultilevel"/>
    <w:tmpl w:val="685032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1CDF5AA8"/>
    <w:multiLevelType w:val="hybridMultilevel"/>
    <w:tmpl w:val="2D101E4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1FC341FA"/>
    <w:multiLevelType w:val="hybridMultilevel"/>
    <w:tmpl w:val="B1ACB2C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235367A2"/>
    <w:multiLevelType w:val="hybridMultilevel"/>
    <w:tmpl w:val="0CCEA3D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3" w15:restartNumberingAfterBreak="0">
    <w:nsid w:val="24A74342"/>
    <w:multiLevelType w:val="hybridMultilevel"/>
    <w:tmpl w:val="D9A66A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2BA92682"/>
    <w:multiLevelType w:val="multilevel"/>
    <w:tmpl w:val="10D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E5FBD"/>
    <w:multiLevelType w:val="multilevel"/>
    <w:tmpl w:val="368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586689"/>
    <w:multiLevelType w:val="multilevel"/>
    <w:tmpl w:val="E17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AE7ACE"/>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77452"/>
    <w:multiLevelType w:val="hybridMultilevel"/>
    <w:tmpl w:val="78BE772C"/>
    <w:lvl w:ilvl="0" w:tplc="240A000F">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0631267"/>
    <w:multiLevelType w:val="multilevel"/>
    <w:tmpl w:val="66F8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A45D6F"/>
    <w:multiLevelType w:val="hybridMultilevel"/>
    <w:tmpl w:val="6B5052D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35B345DD"/>
    <w:multiLevelType w:val="hybridMultilevel"/>
    <w:tmpl w:val="D66448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360C3BE9"/>
    <w:multiLevelType w:val="hybridMultilevel"/>
    <w:tmpl w:val="0EC4F3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38392C96"/>
    <w:multiLevelType w:val="multilevel"/>
    <w:tmpl w:val="764E10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4A281C"/>
    <w:multiLevelType w:val="multilevel"/>
    <w:tmpl w:val="E37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35045"/>
    <w:multiLevelType w:val="multilevel"/>
    <w:tmpl w:val="4FA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01139"/>
    <w:multiLevelType w:val="multilevel"/>
    <w:tmpl w:val="C96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532C7"/>
    <w:multiLevelType w:val="hybridMultilevel"/>
    <w:tmpl w:val="93360F3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8" w15:restartNumberingAfterBreak="0">
    <w:nsid w:val="5098219E"/>
    <w:multiLevelType w:val="hybridMultilevel"/>
    <w:tmpl w:val="D1F4F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261212F"/>
    <w:multiLevelType w:val="multilevel"/>
    <w:tmpl w:val="8A92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D324AD"/>
    <w:multiLevelType w:val="multilevel"/>
    <w:tmpl w:val="980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2536A"/>
    <w:multiLevelType w:val="multilevel"/>
    <w:tmpl w:val="ACD6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6169D5"/>
    <w:multiLevelType w:val="hybridMultilevel"/>
    <w:tmpl w:val="E26E424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3" w15:restartNumberingAfterBreak="0">
    <w:nsid w:val="577B41BE"/>
    <w:multiLevelType w:val="hybridMultilevel"/>
    <w:tmpl w:val="B1162C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5B3A1C4C"/>
    <w:multiLevelType w:val="multilevel"/>
    <w:tmpl w:val="C6AE8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5905D1"/>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8A361E"/>
    <w:multiLevelType w:val="multilevel"/>
    <w:tmpl w:val="8E2008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745559"/>
    <w:multiLevelType w:val="multilevel"/>
    <w:tmpl w:val="5D40C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D668F4"/>
    <w:multiLevelType w:val="hybridMultilevel"/>
    <w:tmpl w:val="6C103B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9" w15:restartNumberingAfterBreak="0">
    <w:nsid w:val="6AB154F4"/>
    <w:multiLevelType w:val="multilevel"/>
    <w:tmpl w:val="DD4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02147"/>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5909BB"/>
    <w:multiLevelType w:val="multilevel"/>
    <w:tmpl w:val="FA54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F24014"/>
    <w:multiLevelType w:val="multilevel"/>
    <w:tmpl w:val="FB2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2123E3"/>
    <w:multiLevelType w:val="hybridMultilevel"/>
    <w:tmpl w:val="CBA4FC4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7ED75B29"/>
    <w:multiLevelType w:val="multilevel"/>
    <w:tmpl w:val="F7F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E027EA"/>
    <w:multiLevelType w:val="multilevel"/>
    <w:tmpl w:val="ED3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04149">
    <w:abstractNumId w:val="38"/>
  </w:num>
  <w:num w:numId="2" w16cid:durableId="2118327806">
    <w:abstractNumId w:val="28"/>
  </w:num>
  <w:num w:numId="3" w16cid:durableId="730885087">
    <w:abstractNumId w:val="20"/>
  </w:num>
  <w:num w:numId="4" w16cid:durableId="1736584041">
    <w:abstractNumId w:val="9"/>
  </w:num>
  <w:num w:numId="5" w16cid:durableId="623072852">
    <w:abstractNumId w:val="21"/>
  </w:num>
  <w:num w:numId="6" w16cid:durableId="1481460245">
    <w:abstractNumId w:val="43"/>
  </w:num>
  <w:num w:numId="7" w16cid:durableId="55671086">
    <w:abstractNumId w:val="31"/>
  </w:num>
  <w:num w:numId="8" w16cid:durableId="1101685005">
    <w:abstractNumId w:val="53"/>
  </w:num>
  <w:num w:numId="9" w16cid:durableId="5643352">
    <w:abstractNumId w:val="18"/>
  </w:num>
  <w:num w:numId="10" w16cid:durableId="1263338625">
    <w:abstractNumId w:val="0"/>
  </w:num>
  <w:num w:numId="11" w16cid:durableId="785805618">
    <w:abstractNumId w:val="48"/>
  </w:num>
  <w:num w:numId="12" w16cid:durableId="343020949">
    <w:abstractNumId w:val="32"/>
  </w:num>
  <w:num w:numId="13" w16cid:durableId="1854219141">
    <w:abstractNumId w:val="42"/>
  </w:num>
  <w:num w:numId="14" w16cid:durableId="127206740">
    <w:abstractNumId w:val="11"/>
  </w:num>
  <w:num w:numId="15" w16cid:durableId="210001072">
    <w:abstractNumId w:val="12"/>
  </w:num>
  <w:num w:numId="16" w16cid:durableId="825509853">
    <w:abstractNumId w:val="23"/>
  </w:num>
  <w:num w:numId="17" w16cid:durableId="1092508531">
    <w:abstractNumId w:val="14"/>
  </w:num>
  <w:num w:numId="18" w16cid:durableId="1829704794">
    <w:abstractNumId w:val="1"/>
  </w:num>
  <w:num w:numId="19" w16cid:durableId="70665484">
    <w:abstractNumId w:val="16"/>
  </w:num>
  <w:num w:numId="20" w16cid:durableId="745304455">
    <w:abstractNumId w:val="7"/>
  </w:num>
  <w:num w:numId="21" w16cid:durableId="29301394">
    <w:abstractNumId w:val="19"/>
  </w:num>
  <w:num w:numId="22" w16cid:durableId="778255298">
    <w:abstractNumId w:val="30"/>
  </w:num>
  <w:num w:numId="23" w16cid:durableId="345061033">
    <w:abstractNumId w:val="26"/>
  </w:num>
  <w:num w:numId="24" w16cid:durableId="703212025">
    <w:abstractNumId w:val="29"/>
  </w:num>
  <w:num w:numId="25" w16cid:durableId="785655552">
    <w:abstractNumId w:val="39"/>
  </w:num>
  <w:num w:numId="26" w16cid:durableId="1449812453">
    <w:abstractNumId w:val="51"/>
  </w:num>
  <w:num w:numId="27" w16cid:durableId="209534810">
    <w:abstractNumId w:val="47"/>
  </w:num>
  <w:num w:numId="28" w16cid:durableId="1179586679">
    <w:abstractNumId w:val="6"/>
  </w:num>
  <w:num w:numId="29" w16cid:durableId="2001808506">
    <w:abstractNumId w:val="27"/>
  </w:num>
  <w:num w:numId="30" w16cid:durableId="1936477494">
    <w:abstractNumId w:val="10"/>
  </w:num>
  <w:num w:numId="31" w16cid:durableId="1897012588">
    <w:abstractNumId w:val="45"/>
  </w:num>
  <w:num w:numId="32" w16cid:durableId="698051868">
    <w:abstractNumId w:val="50"/>
  </w:num>
  <w:num w:numId="33" w16cid:durableId="1101871394">
    <w:abstractNumId w:val="25"/>
  </w:num>
  <w:num w:numId="34" w16cid:durableId="2134522159">
    <w:abstractNumId w:val="4"/>
  </w:num>
  <w:num w:numId="35" w16cid:durableId="673067568">
    <w:abstractNumId w:val="55"/>
  </w:num>
  <w:num w:numId="36" w16cid:durableId="1550144402">
    <w:abstractNumId w:val="15"/>
  </w:num>
  <w:num w:numId="37" w16cid:durableId="2063402230">
    <w:abstractNumId w:val="3"/>
  </w:num>
  <w:num w:numId="38" w16cid:durableId="1818838124">
    <w:abstractNumId w:val="2"/>
  </w:num>
  <w:num w:numId="39" w16cid:durableId="1599174986">
    <w:abstractNumId w:val="40"/>
  </w:num>
  <w:num w:numId="40" w16cid:durableId="944995027">
    <w:abstractNumId w:val="49"/>
  </w:num>
  <w:num w:numId="41" w16cid:durableId="1878812960">
    <w:abstractNumId w:val="8"/>
  </w:num>
  <w:num w:numId="42" w16cid:durableId="1071318738">
    <w:abstractNumId w:val="36"/>
  </w:num>
  <w:num w:numId="43" w16cid:durableId="1087074734">
    <w:abstractNumId w:val="35"/>
  </w:num>
  <w:num w:numId="44" w16cid:durableId="577444259">
    <w:abstractNumId w:val="54"/>
  </w:num>
  <w:num w:numId="45" w16cid:durableId="515197363">
    <w:abstractNumId w:val="24"/>
  </w:num>
  <w:num w:numId="46" w16cid:durableId="591359221">
    <w:abstractNumId w:val="17"/>
  </w:num>
  <w:num w:numId="47" w16cid:durableId="1300960173">
    <w:abstractNumId w:val="41"/>
  </w:num>
  <w:num w:numId="48" w16cid:durableId="1773163275">
    <w:abstractNumId w:val="13"/>
  </w:num>
  <w:num w:numId="49" w16cid:durableId="1706783086">
    <w:abstractNumId w:val="37"/>
  </w:num>
  <w:num w:numId="50" w16cid:durableId="2073387265">
    <w:abstractNumId w:val="22"/>
  </w:num>
  <w:num w:numId="51" w16cid:durableId="1022777367">
    <w:abstractNumId w:val="34"/>
  </w:num>
  <w:num w:numId="52" w16cid:durableId="388260619">
    <w:abstractNumId w:val="52"/>
  </w:num>
  <w:num w:numId="53" w16cid:durableId="559288375">
    <w:abstractNumId w:val="33"/>
  </w:num>
  <w:num w:numId="54" w16cid:durableId="1356997412">
    <w:abstractNumId w:val="46"/>
  </w:num>
  <w:num w:numId="55" w16cid:durableId="955284709">
    <w:abstractNumId w:val="5"/>
  </w:num>
  <w:num w:numId="56" w16cid:durableId="1273854789">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o Andres Daza Ramirez">
    <w15:presenceInfo w15:providerId="AD" w15:userId="S::ca.daza10@uniandes.edu.co::95075316-f5f8-4967-a3ed-62298d18a805"/>
  </w15:person>
  <w15:person w15:author="Kelly Johany Garces Pernett">
    <w15:presenceInfo w15:providerId="AD" w15:userId="S::kj.garces971@uniandes.edu.co::a40bbbb6-42d1-47c7-8bf6-498f25c84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EA"/>
    <w:rsid w:val="0000404B"/>
    <w:rsid w:val="0001755F"/>
    <w:rsid w:val="00026A67"/>
    <w:rsid w:val="00032D67"/>
    <w:rsid w:val="000332F4"/>
    <w:rsid w:val="000363CB"/>
    <w:rsid w:val="000507D1"/>
    <w:rsid w:val="000573A8"/>
    <w:rsid w:val="00062D64"/>
    <w:rsid w:val="00062DC1"/>
    <w:rsid w:val="00063259"/>
    <w:rsid w:val="0006640D"/>
    <w:rsid w:val="00066850"/>
    <w:rsid w:val="000745BC"/>
    <w:rsid w:val="000754F3"/>
    <w:rsid w:val="000772D1"/>
    <w:rsid w:val="0007A55F"/>
    <w:rsid w:val="00084E09"/>
    <w:rsid w:val="00085117"/>
    <w:rsid w:val="0009492D"/>
    <w:rsid w:val="00096616"/>
    <w:rsid w:val="000A00DA"/>
    <w:rsid w:val="000A26C8"/>
    <w:rsid w:val="000A5320"/>
    <w:rsid w:val="000A653C"/>
    <w:rsid w:val="000B6186"/>
    <w:rsid w:val="000C531C"/>
    <w:rsid w:val="000C6555"/>
    <w:rsid w:val="000D4E49"/>
    <w:rsid w:val="000E02E3"/>
    <w:rsid w:val="000E7000"/>
    <w:rsid w:val="000F2A6E"/>
    <w:rsid w:val="00101EBC"/>
    <w:rsid w:val="001113C1"/>
    <w:rsid w:val="00112267"/>
    <w:rsid w:val="00112716"/>
    <w:rsid w:val="0011674C"/>
    <w:rsid w:val="00116E20"/>
    <w:rsid w:val="00117E13"/>
    <w:rsid w:val="00124775"/>
    <w:rsid w:val="001253E7"/>
    <w:rsid w:val="00127E9F"/>
    <w:rsid w:val="00133F0C"/>
    <w:rsid w:val="001343E4"/>
    <w:rsid w:val="00134FDB"/>
    <w:rsid w:val="0014080A"/>
    <w:rsid w:val="00141739"/>
    <w:rsid w:val="00157435"/>
    <w:rsid w:val="001604DA"/>
    <w:rsid w:val="001675AC"/>
    <w:rsid w:val="001767F4"/>
    <w:rsid w:val="00184ED2"/>
    <w:rsid w:val="001922B9"/>
    <w:rsid w:val="00194AF8"/>
    <w:rsid w:val="001A5E84"/>
    <w:rsid w:val="001A7EBE"/>
    <w:rsid w:val="001B3457"/>
    <w:rsid w:val="001B6A86"/>
    <w:rsid w:val="001C6D35"/>
    <w:rsid w:val="001C78B9"/>
    <w:rsid w:val="001D118E"/>
    <w:rsid w:val="001D217E"/>
    <w:rsid w:val="001D56C5"/>
    <w:rsid w:val="001E2DEB"/>
    <w:rsid w:val="001E3A04"/>
    <w:rsid w:val="001E7596"/>
    <w:rsid w:val="001F13C8"/>
    <w:rsid w:val="001F31D0"/>
    <w:rsid w:val="001F6C9F"/>
    <w:rsid w:val="002046D1"/>
    <w:rsid w:val="00206607"/>
    <w:rsid w:val="00206D16"/>
    <w:rsid w:val="00206D65"/>
    <w:rsid w:val="00211806"/>
    <w:rsid w:val="0021628B"/>
    <w:rsid w:val="00216ADC"/>
    <w:rsid w:val="00220247"/>
    <w:rsid w:val="00222653"/>
    <w:rsid w:val="002231B3"/>
    <w:rsid w:val="00223417"/>
    <w:rsid w:val="00233277"/>
    <w:rsid w:val="00236D7B"/>
    <w:rsid w:val="002421DA"/>
    <w:rsid w:val="00243501"/>
    <w:rsid w:val="00247CD3"/>
    <w:rsid w:val="00250201"/>
    <w:rsid w:val="0025248F"/>
    <w:rsid w:val="00257967"/>
    <w:rsid w:val="00260364"/>
    <w:rsid w:val="00262544"/>
    <w:rsid w:val="00264927"/>
    <w:rsid w:val="00264B5D"/>
    <w:rsid w:val="0026531E"/>
    <w:rsid w:val="002659F6"/>
    <w:rsid w:val="00271DDE"/>
    <w:rsid w:val="00272772"/>
    <w:rsid w:val="002757EA"/>
    <w:rsid w:val="00281F3C"/>
    <w:rsid w:val="0028320E"/>
    <w:rsid w:val="0029004C"/>
    <w:rsid w:val="00291E34"/>
    <w:rsid w:val="002943A2"/>
    <w:rsid w:val="002A2D9C"/>
    <w:rsid w:val="002A7A66"/>
    <w:rsid w:val="002B4E0A"/>
    <w:rsid w:val="002B7186"/>
    <w:rsid w:val="002C357C"/>
    <w:rsid w:val="002C401F"/>
    <w:rsid w:val="002D14B2"/>
    <w:rsid w:val="002D242D"/>
    <w:rsid w:val="002D3B49"/>
    <w:rsid w:val="002D68E4"/>
    <w:rsid w:val="002E664B"/>
    <w:rsid w:val="002F1BA3"/>
    <w:rsid w:val="002F6461"/>
    <w:rsid w:val="003014F8"/>
    <w:rsid w:val="00304E98"/>
    <w:rsid w:val="00304ED3"/>
    <w:rsid w:val="00307AA2"/>
    <w:rsid w:val="003111A3"/>
    <w:rsid w:val="003112D7"/>
    <w:rsid w:val="0031231B"/>
    <w:rsid w:val="00315ED4"/>
    <w:rsid w:val="00316EC6"/>
    <w:rsid w:val="003210BF"/>
    <w:rsid w:val="003213C1"/>
    <w:rsid w:val="00325CA0"/>
    <w:rsid w:val="003268DF"/>
    <w:rsid w:val="00332A18"/>
    <w:rsid w:val="0033715D"/>
    <w:rsid w:val="003463C6"/>
    <w:rsid w:val="00354C85"/>
    <w:rsid w:val="00362FF3"/>
    <w:rsid w:val="003636A5"/>
    <w:rsid w:val="00366B74"/>
    <w:rsid w:val="003714B5"/>
    <w:rsid w:val="003735B6"/>
    <w:rsid w:val="00377082"/>
    <w:rsid w:val="0037757E"/>
    <w:rsid w:val="00384A5D"/>
    <w:rsid w:val="00385F16"/>
    <w:rsid w:val="00386E54"/>
    <w:rsid w:val="00387C3F"/>
    <w:rsid w:val="00395BF3"/>
    <w:rsid w:val="00396931"/>
    <w:rsid w:val="003A059F"/>
    <w:rsid w:val="003B07A6"/>
    <w:rsid w:val="003B0A2C"/>
    <w:rsid w:val="003B102E"/>
    <w:rsid w:val="003B2ACA"/>
    <w:rsid w:val="003B5F7A"/>
    <w:rsid w:val="003C2334"/>
    <w:rsid w:val="003D3C1C"/>
    <w:rsid w:val="003D406A"/>
    <w:rsid w:val="003D4D7F"/>
    <w:rsid w:val="003F0F0B"/>
    <w:rsid w:val="003F13E1"/>
    <w:rsid w:val="003F5BBB"/>
    <w:rsid w:val="003F5DCC"/>
    <w:rsid w:val="003F5EA5"/>
    <w:rsid w:val="00403B37"/>
    <w:rsid w:val="00406DA9"/>
    <w:rsid w:val="00414764"/>
    <w:rsid w:val="00415390"/>
    <w:rsid w:val="00423D30"/>
    <w:rsid w:val="004360CB"/>
    <w:rsid w:val="0044385F"/>
    <w:rsid w:val="00447A93"/>
    <w:rsid w:val="00454A29"/>
    <w:rsid w:val="00455DF1"/>
    <w:rsid w:val="004626B1"/>
    <w:rsid w:val="004630A1"/>
    <w:rsid w:val="00471D30"/>
    <w:rsid w:val="00473F37"/>
    <w:rsid w:val="00480BAE"/>
    <w:rsid w:val="004852B9"/>
    <w:rsid w:val="00490593"/>
    <w:rsid w:val="004927A7"/>
    <w:rsid w:val="00492BE9"/>
    <w:rsid w:val="00495953"/>
    <w:rsid w:val="004976BA"/>
    <w:rsid w:val="004A4D16"/>
    <w:rsid w:val="004B0324"/>
    <w:rsid w:val="004B0BD9"/>
    <w:rsid w:val="004B3A14"/>
    <w:rsid w:val="004B408C"/>
    <w:rsid w:val="004B57E7"/>
    <w:rsid w:val="004B7218"/>
    <w:rsid w:val="004C1660"/>
    <w:rsid w:val="004C1C2F"/>
    <w:rsid w:val="004D0BD8"/>
    <w:rsid w:val="004D1EF5"/>
    <w:rsid w:val="004D41B2"/>
    <w:rsid w:val="004D4FEE"/>
    <w:rsid w:val="004D5D07"/>
    <w:rsid w:val="004E1620"/>
    <w:rsid w:val="004E16F5"/>
    <w:rsid w:val="004E2A0D"/>
    <w:rsid w:val="004E5D2C"/>
    <w:rsid w:val="004E7C6E"/>
    <w:rsid w:val="004F392E"/>
    <w:rsid w:val="004F7C0A"/>
    <w:rsid w:val="005034A4"/>
    <w:rsid w:val="00503F28"/>
    <w:rsid w:val="005204E4"/>
    <w:rsid w:val="0052247B"/>
    <w:rsid w:val="0052277B"/>
    <w:rsid w:val="00523BAC"/>
    <w:rsid w:val="005265B3"/>
    <w:rsid w:val="00526B80"/>
    <w:rsid w:val="0052733F"/>
    <w:rsid w:val="00530ECC"/>
    <w:rsid w:val="0053463F"/>
    <w:rsid w:val="00534A12"/>
    <w:rsid w:val="00536739"/>
    <w:rsid w:val="00537D49"/>
    <w:rsid w:val="00541978"/>
    <w:rsid w:val="00541FCE"/>
    <w:rsid w:val="00542D57"/>
    <w:rsid w:val="00546237"/>
    <w:rsid w:val="00550D14"/>
    <w:rsid w:val="0055487A"/>
    <w:rsid w:val="00562002"/>
    <w:rsid w:val="00565760"/>
    <w:rsid w:val="0057117A"/>
    <w:rsid w:val="00573FB8"/>
    <w:rsid w:val="0057591A"/>
    <w:rsid w:val="00580777"/>
    <w:rsid w:val="0058200F"/>
    <w:rsid w:val="005946CE"/>
    <w:rsid w:val="005955C7"/>
    <w:rsid w:val="00595B4E"/>
    <w:rsid w:val="005B14AD"/>
    <w:rsid w:val="005B2DED"/>
    <w:rsid w:val="005B5FA4"/>
    <w:rsid w:val="005B70A7"/>
    <w:rsid w:val="005D180E"/>
    <w:rsid w:val="005D3284"/>
    <w:rsid w:val="005D7427"/>
    <w:rsid w:val="005E5147"/>
    <w:rsid w:val="005F40E5"/>
    <w:rsid w:val="005F44DA"/>
    <w:rsid w:val="005F4FCD"/>
    <w:rsid w:val="005F5721"/>
    <w:rsid w:val="00600A6B"/>
    <w:rsid w:val="00601AEA"/>
    <w:rsid w:val="00602D6D"/>
    <w:rsid w:val="00610452"/>
    <w:rsid w:val="00610FD1"/>
    <w:rsid w:val="0061219D"/>
    <w:rsid w:val="00612408"/>
    <w:rsid w:val="006134D4"/>
    <w:rsid w:val="006173E8"/>
    <w:rsid w:val="006364E1"/>
    <w:rsid w:val="00642DFA"/>
    <w:rsid w:val="00643084"/>
    <w:rsid w:val="006430C1"/>
    <w:rsid w:val="00647726"/>
    <w:rsid w:val="0065050D"/>
    <w:rsid w:val="00651BD5"/>
    <w:rsid w:val="00654D1E"/>
    <w:rsid w:val="00655BA2"/>
    <w:rsid w:val="0065720E"/>
    <w:rsid w:val="0066176F"/>
    <w:rsid w:val="006636E7"/>
    <w:rsid w:val="00667B38"/>
    <w:rsid w:val="00673207"/>
    <w:rsid w:val="00674145"/>
    <w:rsid w:val="00682996"/>
    <w:rsid w:val="006A7B24"/>
    <w:rsid w:val="006B19FC"/>
    <w:rsid w:val="006B2C2B"/>
    <w:rsid w:val="006B7329"/>
    <w:rsid w:val="006C293B"/>
    <w:rsid w:val="006C30A9"/>
    <w:rsid w:val="006C3AEF"/>
    <w:rsid w:val="006D1152"/>
    <w:rsid w:val="006D457B"/>
    <w:rsid w:val="006D6F9D"/>
    <w:rsid w:val="006E4A96"/>
    <w:rsid w:val="006E5D20"/>
    <w:rsid w:val="006F7E6B"/>
    <w:rsid w:val="00701DB6"/>
    <w:rsid w:val="00703C6F"/>
    <w:rsid w:val="00706F1D"/>
    <w:rsid w:val="007155E2"/>
    <w:rsid w:val="007218B6"/>
    <w:rsid w:val="00725E87"/>
    <w:rsid w:val="0072711F"/>
    <w:rsid w:val="007319CF"/>
    <w:rsid w:val="00747507"/>
    <w:rsid w:val="00755F85"/>
    <w:rsid w:val="00756F7B"/>
    <w:rsid w:val="00765E47"/>
    <w:rsid w:val="00770563"/>
    <w:rsid w:val="00771F93"/>
    <w:rsid w:val="00772DCE"/>
    <w:rsid w:val="00784B5D"/>
    <w:rsid w:val="00792694"/>
    <w:rsid w:val="007929B5"/>
    <w:rsid w:val="00796136"/>
    <w:rsid w:val="00796848"/>
    <w:rsid w:val="007A43F1"/>
    <w:rsid w:val="007B24D0"/>
    <w:rsid w:val="007B2776"/>
    <w:rsid w:val="007B4782"/>
    <w:rsid w:val="007C153F"/>
    <w:rsid w:val="007C28AC"/>
    <w:rsid w:val="007D24AA"/>
    <w:rsid w:val="007E23FB"/>
    <w:rsid w:val="007E58C5"/>
    <w:rsid w:val="007F5D24"/>
    <w:rsid w:val="00800326"/>
    <w:rsid w:val="008014F3"/>
    <w:rsid w:val="00812739"/>
    <w:rsid w:val="008141D2"/>
    <w:rsid w:val="00815924"/>
    <w:rsid w:val="00815C02"/>
    <w:rsid w:val="008226D3"/>
    <w:rsid w:val="00823CE1"/>
    <w:rsid w:val="008251DA"/>
    <w:rsid w:val="008312B8"/>
    <w:rsid w:val="0083187C"/>
    <w:rsid w:val="00834CB5"/>
    <w:rsid w:val="0084204B"/>
    <w:rsid w:val="00845BBF"/>
    <w:rsid w:val="00872A80"/>
    <w:rsid w:val="00874ABF"/>
    <w:rsid w:val="0088090F"/>
    <w:rsid w:val="00883ADD"/>
    <w:rsid w:val="00883AE9"/>
    <w:rsid w:val="0088454A"/>
    <w:rsid w:val="00886C79"/>
    <w:rsid w:val="00887BC5"/>
    <w:rsid w:val="0089157B"/>
    <w:rsid w:val="00893B0A"/>
    <w:rsid w:val="008A1C5A"/>
    <w:rsid w:val="008A342D"/>
    <w:rsid w:val="008A3BEE"/>
    <w:rsid w:val="008A6BF5"/>
    <w:rsid w:val="008B4B6A"/>
    <w:rsid w:val="008B4F31"/>
    <w:rsid w:val="008C17FF"/>
    <w:rsid w:val="008D1D0E"/>
    <w:rsid w:val="008D2793"/>
    <w:rsid w:val="008D7493"/>
    <w:rsid w:val="008E0CE7"/>
    <w:rsid w:val="008E1848"/>
    <w:rsid w:val="008E548E"/>
    <w:rsid w:val="008E577A"/>
    <w:rsid w:val="008E728E"/>
    <w:rsid w:val="008F092A"/>
    <w:rsid w:val="00900AD9"/>
    <w:rsid w:val="009022E9"/>
    <w:rsid w:val="009054B9"/>
    <w:rsid w:val="00907285"/>
    <w:rsid w:val="009073A7"/>
    <w:rsid w:val="0091654F"/>
    <w:rsid w:val="009167B2"/>
    <w:rsid w:val="009170E9"/>
    <w:rsid w:val="00917AD2"/>
    <w:rsid w:val="009301DF"/>
    <w:rsid w:val="00933AFB"/>
    <w:rsid w:val="0094507E"/>
    <w:rsid w:val="00952C75"/>
    <w:rsid w:val="00953209"/>
    <w:rsid w:val="00954D02"/>
    <w:rsid w:val="009559D1"/>
    <w:rsid w:val="009568BD"/>
    <w:rsid w:val="00960DA8"/>
    <w:rsid w:val="00964039"/>
    <w:rsid w:val="00965D8B"/>
    <w:rsid w:val="00971A29"/>
    <w:rsid w:val="00976E8E"/>
    <w:rsid w:val="009831C4"/>
    <w:rsid w:val="0098369C"/>
    <w:rsid w:val="009840C9"/>
    <w:rsid w:val="00990AD0"/>
    <w:rsid w:val="00995184"/>
    <w:rsid w:val="0099710F"/>
    <w:rsid w:val="0099C838"/>
    <w:rsid w:val="009A647C"/>
    <w:rsid w:val="009B2BDA"/>
    <w:rsid w:val="009B52E5"/>
    <w:rsid w:val="009B54C6"/>
    <w:rsid w:val="009C1F04"/>
    <w:rsid w:val="009C2A3E"/>
    <w:rsid w:val="009C3A3F"/>
    <w:rsid w:val="009E06A4"/>
    <w:rsid w:val="009E2C29"/>
    <w:rsid w:val="009E4534"/>
    <w:rsid w:val="009E53F3"/>
    <w:rsid w:val="009E6F6E"/>
    <w:rsid w:val="009F0650"/>
    <w:rsid w:val="009F2344"/>
    <w:rsid w:val="009F314D"/>
    <w:rsid w:val="009F3284"/>
    <w:rsid w:val="009F36B2"/>
    <w:rsid w:val="00A02045"/>
    <w:rsid w:val="00A02F11"/>
    <w:rsid w:val="00A03817"/>
    <w:rsid w:val="00A069BA"/>
    <w:rsid w:val="00A07CC3"/>
    <w:rsid w:val="00A10A80"/>
    <w:rsid w:val="00A10D5B"/>
    <w:rsid w:val="00A123A4"/>
    <w:rsid w:val="00A12CE5"/>
    <w:rsid w:val="00A231F6"/>
    <w:rsid w:val="00A24B68"/>
    <w:rsid w:val="00A24CEB"/>
    <w:rsid w:val="00A250A3"/>
    <w:rsid w:val="00A3506D"/>
    <w:rsid w:val="00A41309"/>
    <w:rsid w:val="00A43F0A"/>
    <w:rsid w:val="00A554E3"/>
    <w:rsid w:val="00A600CC"/>
    <w:rsid w:val="00A631F4"/>
    <w:rsid w:val="00A640D3"/>
    <w:rsid w:val="00A652CB"/>
    <w:rsid w:val="00A6630B"/>
    <w:rsid w:val="00A76CAD"/>
    <w:rsid w:val="00A92A53"/>
    <w:rsid w:val="00A94A36"/>
    <w:rsid w:val="00AA6962"/>
    <w:rsid w:val="00AA6BFF"/>
    <w:rsid w:val="00AB09DE"/>
    <w:rsid w:val="00AB181A"/>
    <w:rsid w:val="00AB183A"/>
    <w:rsid w:val="00AB31D7"/>
    <w:rsid w:val="00AB36C0"/>
    <w:rsid w:val="00AB4E24"/>
    <w:rsid w:val="00AB5B0F"/>
    <w:rsid w:val="00AC08C5"/>
    <w:rsid w:val="00AC1979"/>
    <w:rsid w:val="00AC6FE7"/>
    <w:rsid w:val="00AD1B32"/>
    <w:rsid w:val="00AD464C"/>
    <w:rsid w:val="00AE0A7C"/>
    <w:rsid w:val="00AE24FA"/>
    <w:rsid w:val="00AE26ED"/>
    <w:rsid w:val="00AE505D"/>
    <w:rsid w:val="00AE5C36"/>
    <w:rsid w:val="00AF138C"/>
    <w:rsid w:val="00AF5724"/>
    <w:rsid w:val="00AF5E48"/>
    <w:rsid w:val="00B00450"/>
    <w:rsid w:val="00B01B6F"/>
    <w:rsid w:val="00B02F82"/>
    <w:rsid w:val="00B0592F"/>
    <w:rsid w:val="00B05A85"/>
    <w:rsid w:val="00B079A9"/>
    <w:rsid w:val="00B103A7"/>
    <w:rsid w:val="00B160AC"/>
    <w:rsid w:val="00B218F2"/>
    <w:rsid w:val="00B24507"/>
    <w:rsid w:val="00B305C0"/>
    <w:rsid w:val="00B32A80"/>
    <w:rsid w:val="00B42D27"/>
    <w:rsid w:val="00B4326F"/>
    <w:rsid w:val="00B45B7B"/>
    <w:rsid w:val="00B52978"/>
    <w:rsid w:val="00B54372"/>
    <w:rsid w:val="00B54684"/>
    <w:rsid w:val="00B748A1"/>
    <w:rsid w:val="00B74E0A"/>
    <w:rsid w:val="00B77683"/>
    <w:rsid w:val="00B806DC"/>
    <w:rsid w:val="00B810C4"/>
    <w:rsid w:val="00B820C8"/>
    <w:rsid w:val="00B859BB"/>
    <w:rsid w:val="00B90995"/>
    <w:rsid w:val="00B915B5"/>
    <w:rsid w:val="00B91B77"/>
    <w:rsid w:val="00B9670E"/>
    <w:rsid w:val="00B97C24"/>
    <w:rsid w:val="00BA169C"/>
    <w:rsid w:val="00BA6979"/>
    <w:rsid w:val="00BB084B"/>
    <w:rsid w:val="00BB54BA"/>
    <w:rsid w:val="00BB62DF"/>
    <w:rsid w:val="00BC10A9"/>
    <w:rsid w:val="00BC1B1B"/>
    <w:rsid w:val="00BC641D"/>
    <w:rsid w:val="00BC6D15"/>
    <w:rsid w:val="00BD6AD2"/>
    <w:rsid w:val="00BE1629"/>
    <w:rsid w:val="00BE2C72"/>
    <w:rsid w:val="00BE5AF3"/>
    <w:rsid w:val="00BE6DB7"/>
    <w:rsid w:val="00BF3B67"/>
    <w:rsid w:val="00BF572F"/>
    <w:rsid w:val="00BF5F98"/>
    <w:rsid w:val="00C05E9B"/>
    <w:rsid w:val="00C14348"/>
    <w:rsid w:val="00C16513"/>
    <w:rsid w:val="00C17156"/>
    <w:rsid w:val="00C1760A"/>
    <w:rsid w:val="00C3112D"/>
    <w:rsid w:val="00C31995"/>
    <w:rsid w:val="00C456E6"/>
    <w:rsid w:val="00C46525"/>
    <w:rsid w:val="00C4799F"/>
    <w:rsid w:val="00C47D6E"/>
    <w:rsid w:val="00C5207F"/>
    <w:rsid w:val="00C53C35"/>
    <w:rsid w:val="00C56B2D"/>
    <w:rsid w:val="00C63003"/>
    <w:rsid w:val="00C678C3"/>
    <w:rsid w:val="00C726BE"/>
    <w:rsid w:val="00C7325B"/>
    <w:rsid w:val="00C81855"/>
    <w:rsid w:val="00C86AEF"/>
    <w:rsid w:val="00C912C4"/>
    <w:rsid w:val="00CA1519"/>
    <w:rsid w:val="00CA1619"/>
    <w:rsid w:val="00CA2ED2"/>
    <w:rsid w:val="00CA3DC5"/>
    <w:rsid w:val="00CA7040"/>
    <w:rsid w:val="00CB0427"/>
    <w:rsid w:val="00CB4BA5"/>
    <w:rsid w:val="00CB5B7F"/>
    <w:rsid w:val="00CB6F56"/>
    <w:rsid w:val="00CC5398"/>
    <w:rsid w:val="00CC6E68"/>
    <w:rsid w:val="00CD25E8"/>
    <w:rsid w:val="00CD3150"/>
    <w:rsid w:val="00CD4595"/>
    <w:rsid w:val="00CD5ABE"/>
    <w:rsid w:val="00CE2BB4"/>
    <w:rsid w:val="00CE4AF1"/>
    <w:rsid w:val="00D026A3"/>
    <w:rsid w:val="00D03473"/>
    <w:rsid w:val="00D04479"/>
    <w:rsid w:val="00D06FA4"/>
    <w:rsid w:val="00D15279"/>
    <w:rsid w:val="00D17EA9"/>
    <w:rsid w:val="00D2034E"/>
    <w:rsid w:val="00D30A59"/>
    <w:rsid w:val="00D323F0"/>
    <w:rsid w:val="00D42F22"/>
    <w:rsid w:val="00D44FA3"/>
    <w:rsid w:val="00D4534B"/>
    <w:rsid w:val="00D4607F"/>
    <w:rsid w:val="00D509D2"/>
    <w:rsid w:val="00D51FDA"/>
    <w:rsid w:val="00D56A72"/>
    <w:rsid w:val="00D573AA"/>
    <w:rsid w:val="00D60019"/>
    <w:rsid w:val="00D63EB9"/>
    <w:rsid w:val="00D6500A"/>
    <w:rsid w:val="00D71197"/>
    <w:rsid w:val="00D80886"/>
    <w:rsid w:val="00D85150"/>
    <w:rsid w:val="00D87599"/>
    <w:rsid w:val="00D877C1"/>
    <w:rsid w:val="00D9080F"/>
    <w:rsid w:val="00D96290"/>
    <w:rsid w:val="00DB059A"/>
    <w:rsid w:val="00DB5CAF"/>
    <w:rsid w:val="00DE18E7"/>
    <w:rsid w:val="00DE20F2"/>
    <w:rsid w:val="00DE4B60"/>
    <w:rsid w:val="00DF0633"/>
    <w:rsid w:val="00DF1C8B"/>
    <w:rsid w:val="00DF2325"/>
    <w:rsid w:val="00DF286A"/>
    <w:rsid w:val="00DF7656"/>
    <w:rsid w:val="00DF7B0D"/>
    <w:rsid w:val="00E025D7"/>
    <w:rsid w:val="00E11B21"/>
    <w:rsid w:val="00E144F3"/>
    <w:rsid w:val="00E213B7"/>
    <w:rsid w:val="00E26386"/>
    <w:rsid w:val="00E3397B"/>
    <w:rsid w:val="00E40A4A"/>
    <w:rsid w:val="00E438D6"/>
    <w:rsid w:val="00E51868"/>
    <w:rsid w:val="00E61914"/>
    <w:rsid w:val="00E63F19"/>
    <w:rsid w:val="00E63FF9"/>
    <w:rsid w:val="00E67F34"/>
    <w:rsid w:val="00E74751"/>
    <w:rsid w:val="00E75E93"/>
    <w:rsid w:val="00E77BEA"/>
    <w:rsid w:val="00E811D8"/>
    <w:rsid w:val="00E846CE"/>
    <w:rsid w:val="00E84BC7"/>
    <w:rsid w:val="00E85B05"/>
    <w:rsid w:val="00E87C86"/>
    <w:rsid w:val="00E91354"/>
    <w:rsid w:val="00E946F1"/>
    <w:rsid w:val="00E95D21"/>
    <w:rsid w:val="00E97388"/>
    <w:rsid w:val="00EA1072"/>
    <w:rsid w:val="00EA2976"/>
    <w:rsid w:val="00EA398B"/>
    <w:rsid w:val="00EA6FB4"/>
    <w:rsid w:val="00EAF8F5"/>
    <w:rsid w:val="00EB1E55"/>
    <w:rsid w:val="00EB1F90"/>
    <w:rsid w:val="00EB5299"/>
    <w:rsid w:val="00EC2C37"/>
    <w:rsid w:val="00ED3324"/>
    <w:rsid w:val="00ED388D"/>
    <w:rsid w:val="00ED5086"/>
    <w:rsid w:val="00EE02A6"/>
    <w:rsid w:val="00EE37DF"/>
    <w:rsid w:val="00EE5933"/>
    <w:rsid w:val="00EE77EA"/>
    <w:rsid w:val="00EE7A66"/>
    <w:rsid w:val="00EF59D3"/>
    <w:rsid w:val="00EF617B"/>
    <w:rsid w:val="00EF7A92"/>
    <w:rsid w:val="00F11437"/>
    <w:rsid w:val="00F11E6C"/>
    <w:rsid w:val="00F125D4"/>
    <w:rsid w:val="00F12DC8"/>
    <w:rsid w:val="00F13E8D"/>
    <w:rsid w:val="00F17DED"/>
    <w:rsid w:val="00F238A8"/>
    <w:rsid w:val="00F24CE9"/>
    <w:rsid w:val="00F33FA7"/>
    <w:rsid w:val="00F421BA"/>
    <w:rsid w:val="00F4504B"/>
    <w:rsid w:val="00F460EA"/>
    <w:rsid w:val="00F51974"/>
    <w:rsid w:val="00F606E6"/>
    <w:rsid w:val="00F63032"/>
    <w:rsid w:val="00F63099"/>
    <w:rsid w:val="00F67DDD"/>
    <w:rsid w:val="00F77E3D"/>
    <w:rsid w:val="00F80CFD"/>
    <w:rsid w:val="00F85C92"/>
    <w:rsid w:val="00F91452"/>
    <w:rsid w:val="00F9188A"/>
    <w:rsid w:val="00F96D26"/>
    <w:rsid w:val="00FA2678"/>
    <w:rsid w:val="00FB7E6F"/>
    <w:rsid w:val="00FC3242"/>
    <w:rsid w:val="00FC44C6"/>
    <w:rsid w:val="00FC650E"/>
    <w:rsid w:val="00FC7594"/>
    <w:rsid w:val="00FD3727"/>
    <w:rsid w:val="00FE17AE"/>
    <w:rsid w:val="00FE5ED8"/>
    <w:rsid w:val="00FE5F05"/>
    <w:rsid w:val="00FF2A4F"/>
    <w:rsid w:val="03533811"/>
    <w:rsid w:val="0553B91D"/>
    <w:rsid w:val="058DA3B0"/>
    <w:rsid w:val="066187B4"/>
    <w:rsid w:val="084C6B13"/>
    <w:rsid w:val="0910E020"/>
    <w:rsid w:val="0A64C09D"/>
    <w:rsid w:val="0AE10396"/>
    <w:rsid w:val="0BF20832"/>
    <w:rsid w:val="10A23A2F"/>
    <w:rsid w:val="113AE91A"/>
    <w:rsid w:val="1204DBEE"/>
    <w:rsid w:val="12A5492B"/>
    <w:rsid w:val="131807B6"/>
    <w:rsid w:val="1476FE61"/>
    <w:rsid w:val="1783ABD7"/>
    <w:rsid w:val="1B4DED1B"/>
    <w:rsid w:val="1EB97355"/>
    <w:rsid w:val="1F1470BD"/>
    <w:rsid w:val="20A8072C"/>
    <w:rsid w:val="22873DBA"/>
    <w:rsid w:val="22CD1112"/>
    <w:rsid w:val="2374EDAF"/>
    <w:rsid w:val="239B9345"/>
    <w:rsid w:val="244B91E3"/>
    <w:rsid w:val="24619587"/>
    <w:rsid w:val="2845FCDD"/>
    <w:rsid w:val="2A8151DD"/>
    <w:rsid w:val="2AD5E24F"/>
    <w:rsid w:val="2B8B3F64"/>
    <w:rsid w:val="2C5D8DDF"/>
    <w:rsid w:val="2CB7EEB2"/>
    <w:rsid w:val="2D12C887"/>
    <w:rsid w:val="2D1967C7"/>
    <w:rsid w:val="2E0E5E05"/>
    <w:rsid w:val="2E985DE0"/>
    <w:rsid w:val="2F2723C9"/>
    <w:rsid w:val="2F73A973"/>
    <w:rsid w:val="3058867B"/>
    <w:rsid w:val="32E67482"/>
    <w:rsid w:val="32FD34ED"/>
    <w:rsid w:val="3348ACD7"/>
    <w:rsid w:val="335EFDB9"/>
    <w:rsid w:val="33F24329"/>
    <w:rsid w:val="3479C16A"/>
    <w:rsid w:val="355384B9"/>
    <w:rsid w:val="35AD628A"/>
    <w:rsid w:val="35B15A5F"/>
    <w:rsid w:val="35D19707"/>
    <w:rsid w:val="39920A52"/>
    <w:rsid w:val="3C275CBA"/>
    <w:rsid w:val="3C2E974E"/>
    <w:rsid w:val="3E87E978"/>
    <w:rsid w:val="401529E8"/>
    <w:rsid w:val="41B0CB6E"/>
    <w:rsid w:val="4237A9A5"/>
    <w:rsid w:val="4291AB31"/>
    <w:rsid w:val="43874054"/>
    <w:rsid w:val="460B2A2A"/>
    <w:rsid w:val="473BF37A"/>
    <w:rsid w:val="477C692B"/>
    <w:rsid w:val="498FC21E"/>
    <w:rsid w:val="4A825CCF"/>
    <w:rsid w:val="5518E70A"/>
    <w:rsid w:val="5A1BA77E"/>
    <w:rsid w:val="5C054EE1"/>
    <w:rsid w:val="5D637C4D"/>
    <w:rsid w:val="60BF3492"/>
    <w:rsid w:val="63F0A178"/>
    <w:rsid w:val="67D0744F"/>
    <w:rsid w:val="68F2BF56"/>
    <w:rsid w:val="690C1171"/>
    <w:rsid w:val="699C3D5A"/>
    <w:rsid w:val="6AC965FD"/>
    <w:rsid w:val="6BDB034D"/>
    <w:rsid w:val="6C94FA3A"/>
    <w:rsid w:val="6D098450"/>
    <w:rsid w:val="6E212C83"/>
    <w:rsid w:val="73508A5B"/>
    <w:rsid w:val="73CDF981"/>
    <w:rsid w:val="745FCF02"/>
    <w:rsid w:val="74624538"/>
    <w:rsid w:val="74DE53EC"/>
    <w:rsid w:val="75359CDB"/>
    <w:rsid w:val="7B539607"/>
    <w:rsid w:val="7C7D4BD4"/>
    <w:rsid w:val="7C96F7AC"/>
    <w:rsid w:val="7CAEAE97"/>
    <w:rsid w:val="7E69A948"/>
    <w:rsid w:val="7E96DBBA"/>
    <w:rsid w:val="7F72C53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B0C78"/>
  <w15:docId w15:val="{F3D0668C-B227-4BEF-A546-9D7F75FD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CAF"/>
    <w:pPr>
      <w:spacing w:after="200" w:line="276" w:lineRule="auto"/>
    </w:pPr>
    <w:rPr>
      <w:sz w:val="22"/>
      <w:szCs w:val="22"/>
      <w:lang w:eastAsia="en-US"/>
    </w:rPr>
  </w:style>
  <w:style w:type="paragraph" w:styleId="Heading1">
    <w:name w:val="heading 1"/>
    <w:basedOn w:val="Normal"/>
    <w:next w:val="Normal"/>
    <w:link w:val="Heading1Char"/>
    <w:uiPriority w:val="9"/>
    <w:qFormat/>
    <w:rsid w:val="00EA398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71A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1A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B18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AEA"/>
    <w:pPr>
      <w:ind w:left="720"/>
      <w:contextualSpacing/>
    </w:pPr>
  </w:style>
  <w:style w:type="paragraph" w:styleId="BodyText">
    <w:name w:val="Body Text"/>
    <w:basedOn w:val="Normal"/>
    <w:link w:val="BodyTextChar"/>
    <w:rsid w:val="00643084"/>
    <w:pPr>
      <w:autoSpaceDE w:val="0"/>
      <w:autoSpaceDN w:val="0"/>
      <w:spacing w:after="0" w:line="240" w:lineRule="auto"/>
      <w:jc w:val="both"/>
    </w:pPr>
    <w:rPr>
      <w:rFonts w:ascii="Tahoma" w:eastAsia="Times New Roman" w:hAnsi="Tahoma" w:cs="Tahoma"/>
      <w:lang w:val="es-MX" w:eastAsia="es-ES"/>
    </w:rPr>
  </w:style>
  <w:style w:type="character" w:customStyle="1" w:styleId="BodyTextChar">
    <w:name w:val="Body Text Char"/>
    <w:basedOn w:val="DefaultParagraphFont"/>
    <w:link w:val="BodyText"/>
    <w:rsid w:val="00643084"/>
    <w:rPr>
      <w:rFonts w:ascii="Tahoma" w:eastAsia="Times New Roman" w:hAnsi="Tahoma" w:cs="Tahoma"/>
      <w:lang w:val="es-MX" w:eastAsia="es-ES"/>
    </w:rPr>
  </w:style>
  <w:style w:type="paragraph" w:styleId="BodyText3">
    <w:name w:val="Body Text 3"/>
    <w:basedOn w:val="Normal"/>
    <w:link w:val="BodyText3Char"/>
    <w:rsid w:val="00643084"/>
    <w:pPr>
      <w:spacing w:after="0" w:line="240" w:lineRule="auto"/>
      <w:jc w:val="both"/>
    </w:pPr>
    <w:rPr>
      <w:rFonts w:ascii="Tahoma" w:eastAsia="Times New Roman" w:hAnsi="Tahoma" w:cs="Tahoma"/>
      <w:sz w:val="21"/>
      <w:lang w:eastAsia="es-ES"/>
    </w:rPr>
  </w:style>
  <w:style w:type="character" w:customStyle="1" w:styleId="BodyText3Char">
    <w:name w:val="Body Text 3 Char"/>
    <w:basedOn w:val="DefaultParagraphFont"/>
    <w:link w:val="BodyText3"/>
    <w:rsid w:val="00643084"/>
    <w:rPr>
      <w:rFonts w:ascii="Tahoma" w:eastAsia="Times New Roman" w:hAnsi="Tahoma" w:cs="Tahoma"/>
      <w:sz w:val="21"/>
      <w:lang w:eastAsia="es-ES"/>
    </w:rPr>
  </w:style>
  <w:style w:type="paragraph" w:styleId="Header">
    <w:name w:val="header"/>
    <w:basedOn w:val="Normal"/>
    <w:link w:val="HeaderChar"/>
    <w:unhideWhenUsed/>
    <w:rsid w:val="00643084"/>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643084"/>
  </w:style>
  <w:style w:type="paragraph" w:styleId="Footer">
    <w:name w:val="footer"/>
    <w:basedOn w:val="Normal"/>
    <w:link w:val="FooterChar"/>
    <w:uiPriority w:val="99"/>
    <w:unhideWhenUsed/>
    <w:rsid w:val="006430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643084"/>
  </w:style>
  <w:style w:type="character" w:styleId="CommentReference">
    <w:name w:val="annotation reference"/>
    <w:basedOn w:val="DefaultParagraphFont"/>
    <w:uiPriority w:val="99"/>
    <w:semiHidden/>
    <w:unhideWhenUsed/>
    <w:rsid w:val="00D06FA4"/>
    <w:rPr>
      <w:sz w:val="16"/>
      <w:szCs w:val="16"/>
    </w:rPr>
  </w:style>
  <w:style w:type="paragraph" w:styleId="CommentText">
    <w:name w:val="annotation text"/>
    <w:basedOn w:val="Normal"/>
    <w:link w:val="CommentTextChar"/>
    <w:uiPriority w:val="99"/>
    <w:unhideWhenUsed/>
    <w:rsid w:val="00D06FA4"/>
    <w:pPr>
      <w:spacing w:line="240" w:lineRule="auto"/>
    </w:pPr>
    <w:rPr>
      <w:sz w:val="20"/>
      <w:szCs w:val="20"/>
    </w:rPr>
  </w:style>
  <w:style w:type="character" w:customStyle="1" w:styleId="CommentTextChar">
    <w:name w:val="Comment Text Char"/>
    <w:basedOn w:val="DefaultParagraphFont"/>
    <w:link w:val="CommentText"/>
    <w:uiPriority w:val="99"/>
    <w:rsid w:val="00D06FA4"/>
    <w:rPr>
      <w:lang w:eastAsia="en-US"/>
    </w:rPr>
  </w:style>
  <w:style w:type="paragraph" w:styleId="CommentSubject">
    <w:name w:val="annotation subject"/>
    <w:basedOn w:val="CommentText"/>
    <w:next w:val="CommentText"/>
    <w:link w:val="CommentSubjectChar"/>
    <w:uiPriority w:val="99"/>
    <w:semiHidden/>
    <w:unhideWhenUsed/>
    <w:rsid w:val="00D06FA4"/>
    <w:rPr>
      <w:b/>
      <w:bCs/>
    </w:rPr>
  </w:style>
  <w:style w:type="character" w:customStyle="1" w:styleId="CommentSubjectChar">
    <w:name w:val="Comment Subject Char"/>
    <w:basedOn w:val="CommentTextChar"/>
    <w:link w:val="CommentSubject"/>
    <w:uiPriority w:val="99"/>
    <w:semiHidden/>
    <w:rsid w:val="00D06FA4"/>
    <w:rPr>
      <w:b/>
      <w:bCs/>
      <w:lang w:eastAsia="en-US"/>
    </w:rPr>
  </w:style>
  <w:style w:type="table" w:styleId="TableGrid">
    <w:name w:val="Table Grid"/>
    <w:basedOn w:val="TableNormal"/>
    <w:uiPriority w:val="59"/>
    <w:rsid w:val="006E4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19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976BA"/>
    <w:rPr>
      <w:color w:val="0000FF" w:themeColor="hyperlink"/>
      <w:u w:val="single"/>
    </w:rPr>
  </w:style>
  <w:style w:type="character" w:styleId="UnresolvedMention">
    <w:name w:val="Unresolved Mention"/>
    <w:basedOn w:val="DefaultParagraphFont"/>
    <w:uiPriority w:val="99"/>
    <w:semiHidden/>
    <w:unhideWhenUsed/>
    <w:rsid w:val="004976BA"/>
    <w:rPr>
      <w:color w:val="605E5C"/>
      <w:shd w:val="clear" w:color="auto" w:fill="E1DFDD"/>
    </w:rPr>
  </w:style>
  <w:style w:type="paragraph" w:styleId="Revision">
    <w:name w:val="Revision"/>
    <w:hidden/>
    <w:uiPriority w:val="99"/>
    <w:semiHidden/>
    <w:rsid w:val="00674145"/>
    <w:rPr>
      <w:sz w:val="22"/>
      <w:szCs w:val="22"/>
      <w:lang w:eastAsia="en-US"/>
    </w:rPr>
  </w:style>
  <w:style w:type="character" w:customStyle="1" w:styleId="Heading1Char">
    <w:name w:val="Heading 1 Char"/>
    <w:basedOn w:val="DefaultParagraphFont"/>
    <w:link w:val="Heading1"/>
    <w:uiPriority w:val="9"/>
    <w:rsid w:val="00EA398B"/>
    <w:rPr>
      <w:rFonts w:asciiTheme="majorHAnsi" w:eastAsiaTheme="majorEastAsia" w:hAnsiTheme="majorHAnsi" w:cstheme="majorBidi"/>
      <w:color w:val="365F91" w:themeColor="accent1" w:themeShade="BF"/>
      <w:sz w:val="32"/>
      <w:szCs w:val="32"/>
      <w:lang w:eastAsia="en-US"/>
    </w:rPr>
  </w:style>
  <w:style w:type="paragraph" w:styleId="TOCHeading">
    <w:name w:val="TOC Heading"/>
    <w:basedOn w:val="Heading1"/>
    <w:next w:val="Normal"/>
    <w:uiPriority w:val="39"/>
    <w:unhideWhenUsed/>
    <w:qFormat/>
    <w:rsid w:val="00EA398B"/>
    <w:pPr>
      <w:spacing w:line="259" w:lineRule="auto"/>
      <w:outlineLvl w:val="9"/>
    </w:pPr>
    <w:rPr>
      <w:lang w:val="en-US"/>
    </w:rPr>
  </w:style>
  <w:style w:type="character" w:customStyle="1" w:styleId="Heading4Char">
    <w:name w:val="Heading 4 Char"/>
    <w:basedOn w:val="DefaultParagraphFont"/>
    <w:link w:val="Heading4"/>
    <w:uiPriority w:val="9"/>
    <w:semiHidden/>
    <w:rsid w:val="00AB181A"/>
    <w:rPr>
      <w:rFonts w:asciiTheme="majorHAnsi" w:eastAsiaTheme="majorEastAsia" w:hAnsiTheme="majorHAnsi" w:cstheme="majorBidi"/>
      <w:i/>
      <w:iCs/>
      <w:color w:val="365F91" w:themeColor="accent1" w:themeShade="BF"/>
      <w:sz w:val="22"/>
      <w:szCs w:val="22"/>
      <w:lang w:eastAsia="en-US"/>
    </w:rPr>
  </w:style>
  <w:style w:type="character" w:customStyle="1" w:styleId="Heading2Char">
    <w:name w:val="Heading 2 Char"/>
    <w:basedOn w:val="DefaultParagraphFont"/>
    <w:link w:val="Heading2"/>
    <w:uiPriority w:val="9"/>
    <w:semiHidden/>
    <w:rsid w:val="00971A29"/>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semiHidden/>
    <w:rsid w:val="00971A29"/>
    <w:rPr>
      <w:rFonts w:asciiTheme="majorHAnsi" w:eastAsiaTheme="majorEastAsia" w:hAnsiTheme="majorHAnsi" w:cstheme="majorBidi"/>
      <w:color w:val="243F60" w:themeColor="accent1" w:themeShade="7F"/>
      <w:sz w:val="24"/>
      <w:szCs w:val="24"/>
      <w:lang w:eastAsia="en-US"/>
    </w:rPr>
  </w:style>
  <w:style w:type="paragraph" w:customStyle="1" w:styleId="whitespace-normal">
    <w:name w:val="whitespace-normal"/>
    <w:basedOn w:val="Normal"/>
    <w:rsid w:val="00971A29"/>
    <w:pPr>
      <w:spacing w:before="100" w:beforeAutospacing="1" w:after="100" w:afterAutospacing="1" w:line="240" w:lineRule="auto"/>
    </w:pPr>
    <w:rPr>
      <w:rFonts w:ascii="Times New Roman" w:eastAsia="Times New Roman" w:hAnsi="Times New Roman"/>
      <w:sz w:val="24"/>
      <w:szCs w:val="24"/>
      <w:lang w:val="es-419" w:eastAsia="es-419"/>
    </w:rPr>
  </w:style>
  <w:style w:type="character" w:styleId="Strong">
    <w:name w:val="Strong"/>
    <w:basedOn w:val="DefaultParagraphFont"/>
    <w:uiPriority w:val="22"/>
    <w:qFormat/>
    <w:rsid w:val="00971A29"/>
    <w:rPr>
      <w:b/>
      <w:bCs/>
    </w:rPr>
  </w:style>
  <w:style w:type="character" w:styleId="Emphasis">
    <w:name w:val="Emphasis"/>
    <w:basedOn w:val="DefaultParagraphFont"/>
    <w:uiPriority w:val="20"/>
    <w:qFormat/>
    <w:rsid w:val="00971A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1617">
      <w:bodyDiv w:val="1"/>
      <w:marLeft w:val="0"/>
      <w:marRight w:val="0"/>
      <w:marTop w:val="0"/>
      <w:marBottom w:val="0"/>
      <w:divBdr>
        <w:top w:val="none" w:sz="0" w:space="0" w:color="auto"/>
        <w:left w:val="none" w:sz="0" w:space="0" w:color="auto"/>
        <w:bottom w:val="none" w:sz="0" w:space="0" w:color="auto"/>
        <w:right w:val="none" w:sz="0" w:space="0" w:color="auto"/>
      </w:divBdr>
    </w:div>
    <w:div w:id="30767847">
      <w:bodyDiv w:val="1"/>
      <w:marLeft w:val="0"/>
      <w:marRight w:val="0"/>
      <w:marTop w:val="0"/>
      <w:marBottom w:val="0"/>
      <w:divBdr>
        <w:top w:val="none" w:sz="0" w:space="0" w:color="auto"/>
        <w:left w:val="none" w:sz="0" w:space="0" w:color="auto"/>
        <w:bottom w:val="none" w:sz="0" w:space="0" w:color="auto"/>
        <w:right w:val="none" w:sz="0" w:space="0" w:color="auto"/>
      </w:divBdr>
    </w:div>
    <w:div w:id="41709228">
      <w:bodyDiv w:val="1"/>
      <w:marLeft w:val="0"/>
      <w:marRight w:val="0"/>
      <w:marTop w:val="0"/>
      <w:marBottom w:val="0"/>
      <w:divBdr>
        <w:top w:val="none" w:sz="0" w:space="0" w:color="auto"/>
        <w:left w:val="none" w:sz="0" w:space="0" w:color="auto"/>
        <w:bottom w:val="none" w:sz="0" w:space="0" w:color="auto"/>
        <w:right w:val="none" w:sz="0" w:space="0" w:color="auto"/>
      </w:divBdr>
    </w:div>
    <w:div w:id="61342937">
      <w:bodyDiv w:val="1"/>
      <w:marLeft w:val="0"/>
      <w:marRight w:val="0"/>
      <w:marTop w:val="0"/>
      <w:marBottom w:val="0"/>
      <w:divBdr>
        <w:top w:val="none" w:sz="0" w:space="0" w:color="auto"/>
        <w:left w:val="none" w:sz="0" w:space="0" w:color="auto"/>
        <w:bottom w:val="none" w:sz="0" w:space="0" w:color="auto"/>
        <w:right w:val="none" w:sz="0" w:space="0" w:color="auto"/>
      </w:divBdr>
    </w:div>
    <w:div w:id="75908924">
      <w:bodyDiv w:val="1"/>
      <w:marLeft w:val="0"/>
      <w:marRight w:val="0"/>
      <w:marTop w:val="0"/>
      <w:marBottom w:val="0"/>
      <w:divBdr>
        <w:top w:val="none" w:sz="0" w:space="0" w:color="auto"/>
        <w:left w:val="none" w:sz="0" w:space="0" w:color="auto"/>
        <w:bottom w:val="none" w:sz="0" w:space="0" w:color="auto"/>
        <w:right w:val="none" w:sz="0" w:space="0" w:color="auto"/>
      </w:divBdr>
    </w:div>
    <w:div w:id="110982168">
      <w:bodyDiv w:val="1"/>
      <w:marLeft w:val="0"/>
      <w:marRight w:val="0"/>
      <w:marTop w:val="0"/>
      <w:marBottom w:val="0"/>
      <w:divBdr>
        <w:top w:val="none" w:sz="0" w:space="0" w:color="auto"/>
        <w:left w:val="none" w:sz="0" w:space="0" w:color="auto"/>
        <w:bottom w:val="none" w:sz="0" w:space="0" w:color="auto"/>
        <w:right w:val="none" w:sz="0" w:space="0" w:color="auto"/>
      </w:divBdr>
    </w:div>
    <w:div w:id="152260131">
      <w:bodyDiv w:val="1"/>
      <w:marLeft w:val="0"/>
      <w:marRight w:val="0"/>
      <w:marTop w:val="0"/>
      <w:marBottom w:val="0"/>
      <w:divBdr>
        <w:top w:val="none" w:sz="0" w:space="0" w:color="auto"/>
        <w:left w:val="none" w:sz="0" w:space="0" w:color="auto"/>
        <w:bottom w:val="none" w:sz="0" w:space="0" w:color="auto"/>
        <w:right w:val="none" w:sz="0" w:space="0" w:color="auto"/>
      </w:divBdr>
    </w:div>
    <w:div w:id="192815109">
      <w:bodyDiv w:val="1"/>
      <w:marLeft w:val="0"/>
      <w:marRight w:val="0"/>
      <w:marTop w:val="0"/>
      <w:marBottom w:val="0"/>
      <w:divBdr>
        <w:top w:val="none" w:sz="0" w:space="0" w:color="auto"/>
        <w:left w:val="none" w:sz="0" w:space="0" w:color="auto"/>
        <w:bottom w:val="none" w:sz="0" w:space="0" w:color="auto"/>
        <w:right w:val="none" w:sz="0" w:space="0" w:color="auto"/>
      </w:divBdr>
    </w:div>
    <w:div w:id="196628644">
      <w:bodyDiv w:val="1"/>
      <w:marLeft w:val="0"/>
      <w:marRight w:val="0"/>
      <w:marTop w:val="0"/>
      <w:marBottom w:val="0"/>
      <w:divBdr>
        <w:top w:val="none" w:sz="0" w:space="0" w:color="auto"/>
        <w:left w:val="none" w:sz="0" w:space="0" w:color="auto"/>
        <w:bottom w:val="none" w:sz="0" w:space="0" w:color="auto"/>
        <w:right w:val="none" w:sz="0" w:space="0" w:color="auto"/>
      </w:divBdr>
    </w:div>
    <w:div w:id="231425722">
      <w:bodyDiv w:val="1"/>
      <w:marLeft w:val="0"/>
      <w:marRight w:val="0"/>
      <w:marTop w:val="0"/>
      <w:marBottom w:val="0"/>
      <w:divBdr>
        <w:top w:val="none" w:sz="0" w:space="0" w:color="auto"/>
        <w:left w:val="none" w:sz="0" w:space="0" w:color="auto"/>
        <w:bottom w:val="none" w:sz="0" w:space="0" w:color="auto"/>
        <w:right w:val="none" w:sz="0" w:space="0" w:color="auto"/>
      </w:divBdr>
    </w:div>
    <w:div w:id="252511619">
      <w:bodyDiv w:val="1"/>
      <w:marLeft w:val="0"/>
      <w:marRight w:val="0"/>
      <w:marTop w:val="0"/>
      <w:marBottom w:val="0"/>
      <w:divBdr>
        <w:top w:val="none" w:sz="0" w:space="0" w:color="auto"/>
        <w:left w:val="none" w:sz="0" w:space="0" w:color="auto"/>
        <w:bottom w:val="none" w:sz="0" w:space="0" w:color="auto"/>
        <w:right w:val="none" w:sz="0" w:space="0" w:color="auto"/>
      </w:divBdr>
    </w:div>
    <w:div w:id="288704763">
      <w:bodyDiv w:val="1"/>
      <w:marLeft w:val="0"/>
      <w:marRight w:val="0"/>
      <w:marTop w:val="0"/>
      <w:marBottom w:val="0"/>
      <w:divBdr>
        <w:top w:val="none" w:sz="0" w:space="0" w:color="auto"/>
        <w:left w:val="none" w:sz="0" w:space="0" w:color="auto"/>
        <w:bottom w:val="none" w:sz="0" w:space="0" w:color="auto"/>
        <w:right w:val="none" w:sz="0" w:space="0" w:color="auto"/>
      </w:divBdr>
    </w:div>
    <w:div w:id="324473972">
      <w:bodyDiv w:val="1"/>
      <w:marLeft w:val="0"/>
      <w:marRight w:val="0"/>
      <w:marTop w:val="0"/>
      <w:marBottom w:val="0"/>
      <w:divBdr>
        <w:top w:val="none" w:sz="0" w:space="0" w:color="auto"/>
        <w:left w:val="none" w:sz="0" w:space="0" w:color="auto"/>
        <w:bottom w:val="none" w:sz="0" w:space="0" w:color="auto"/>
        <w:right w:val="none" w:sz="0" w:space="0" w:color="auto"/>
      </w:divBdr>
    </w:div>
    <w:div w:id="330449845">
      <w:bodyDiv w:val="1"/>
      <w:marLeft w:val="0"/>
      <w:marRight w:val="0"/>
      <w:marTop w:val="0"/>
      <w:marBottom w:val="0"/>
      <w:divBdr>
        <w:top w:val="none" w:sz="0" w:space="0" w:color="auto"/>
        <w:left w:val="none" w:sz="0" w:space="0" w:color="auto"/>
        <w:bottom w:val="none" w:sz="0" w:space="0" w:color="auto"/>
        <w:right w:val="none" w:sz="0" w:space="0" w:color="auto"/>
      </w:divBdr>
    </w:div>
    <w:div w:id="393085021">
      <w:bodyDiv w:val="1"/>
      <w:marLeft w:val="0"/>
      <w:marRight w:val="0"/>
      <w:marTop w:val="0"/>
      <w:marBottom w:val="0"/>
      <w:divBdr>
        <w:top w:val="none" w:sz="0" w:space="0" w:color="auto"/>
        <w:left w:val="none" w:sz="0" w:space="0" w:color="auto"/>
        <w:bottom w:val="none" w:sz="0" w:space="0" w:color="auto"/>
        <w:right w:val="none" w:sz="0" w:space="0" w:color="auto"/>
      </w:divBdr>
    </w:div>
    <w:div w:id="413748869">
      <w:bodyDiv w:val="1"/>
      <w:marLeft w:val="0"/>
      <w:marRight w:val="0"/>
      <w:marTop w:val="0"/>
      <w:marBottom w:val="0"/>
      <w:divBdr>
        <w:top w:val="none" w:sz="0" w:space="0" w:color="auto"/>
        <w:left w:val="none" w:sz="0" w:space="0" w:color="auto"/>
        <w:bottom w:val="none" w:sz="0" w:space="0" w:color="auto"/>
        <w:right w:val="none" w:sz="0" w:space="0" w:color="auto"/>
      </w:divBdr>
    </w:div>
    <w:div w:id="424499801">
      <w:bodyDiv w:val="1"/>
      <w:marLeft w:val="0"/>
      <w:marRight w:val="0"/>
      <w:marTop w:val="0"/>
      <w:marBottom w:val="0"/>
      <w:divBdr>
        <w:top w:val="none" w:sz="0" w:space="0" w:color="auto"/>
        <w:left w:val="none" w:sz="0" w:space="0" w:color="auto"/>
        <w:bottom w:val="none" w:sz="0" w:space="0" w:color="auto"/>
        <w:right w:val="none" w:sz="0" w:space="0" w:color="auto"/>
      </w:divBdr>
    </w:div>
    <w:div w:id="440731556">
      <w:bodyDiv w:val="1"/>
      <w:marLeft w:val="0"/>
      <w:marRight w:val="0"/>
      <w:marTop w:val="0"/>
      <w:marBottom w:val="0"/>
      <w:divBdr>
        <w:top w:val="none" w:sz="0" w:space="0" w:color="auto"/>
        <w:left w:val="none" w:sz="0" w:space="0" w:color="auto"/>
        <w:bottom w:val="none" w:sz="0" w:space="0" w:color="auto"/>
        <w:right w:val="none" w:sz="0" w:space="0" w:color="auto"/>
      </w:divBdr>
      <w:divsChild>
        <w:div w:id="152530088">
          <w:marLeft w:val="0"/>
          <w:marRight w:val="0"/>
          <w:marTop w:val="0"/>
          <w:marBottom w:val="0"/>
          <w:divBdr>
            <w:top w:val="none" w:sz="0" w:space="0" w:color="auto"/>
            <w:left w:val="none" w:sz="0" w:space="0" w:color="auto"/>
            <w:bottom w:val="none" w:sz="0" w:space="0" w:color="auto"/>
            <w:right w:val="none" w:sz="0" w:space="0" w:color="auto"/>
          </w:divBdr>
          <w:divsChild>
            <w:div w:id="4341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4923">
      <w:bodyDiv w:val="1"/>
      <w:marLeft w:val="0"/>
      <w:marRight w:val="0"/>
      <w:marTop w:val="0"/>
      <w:marBottom w:val="0"/>
      <w:divBdr>
        <w:top w:val="none" w:sz="0" w:space="0" w:color="auto"/>
        <w:left w:val="none" w:sz="0" w:space="0" w:color="auto"/>
        <w:bottom w:val="none" w:sz="0" w:space="0" w:color="auto"/>
        <w:right w:val="none" w:sz="0" w:space="0" w:color="auto"/>
      </w:divBdr>
    </w:div>
    <w:div w:id="464349643">
      <w:bodyDiv w:val="1"/>
      <w:marLeft w:val="0"/>
      <w:marRight w:val="0"/>
      <w:marTop w:val="0"/>
      <w:marBottom w:val="0"/>
      <w:divBdr>
        <w:top w:val="none" w:sz="0" w:space="0" w:color="auto"/>
        <w:left w:val="none" w:sz="0" w:space="0" w:color="auto"/>
        <w:bottom w:val="none" w:sz="0" w:space="0" w:color="auto"/>
        <w:right w:val="none" w:sz="0" w:space="0" w:color="auto"/>
      </w:divBdr>
    </w:div>
    <w:div w:id="522595741">
      <w:bodyDiv w:val="1"/>
      <w:marLeft w:val="0"/>
      <w:marRight w:val="0"/>
      <w:marTop w:val="0"/>
      <w:marBottom w:val="0"/>
      <w:divBdr>
        <w:top w:val="none" w:sz="0" w:space="0" w:color="auto"/>
        <w:left w:val="none" w:sz="0" w:space="0" w:color="auto"/>
        <w:bottom w:val="none" w:sz="0" w:space="0" w:color="auto"/>
        <w:right w:val="none" w:sz="0" w:space="0" w:color="auto"/>
      </w:divBdr>
    </w:div>
    <w:div w:id="535585865">
      <w:bodyDiv w:val="1"/>
      <w:marLeft w:val="0"/>
      <w:marRight w:val="0"/>
      <w:marTop w:val="0"/>
      <w:marBottom w:val="0"/>
      <w:divBdr>
        <w:top w:val="none" w:sz="0" w:space="0" w:color="auto"/>
        <w:left w:val="none" w:sz="0" w:space="0" w:color="auto"/>
        <w:bottom w:val="none" w:sz="0" w:space="0" w:color="auto"/>
        <w:right w:val="none" w:sz="0" w:space="0" w:color="auto"/>
      </w:divBdr>
    </w:div>
    <w:div w:id="540900910">
      <w:bodyDiv w:val="1"/>
      <w:marLeft w:val="0"/>
      <w:marRight w:val="0"/>
      <w:marTop w:val="0"/>
      <w:marBottom w:val="0"/>
      <w:divBdr>
        <w:top w:val="none" w:sz="0" w:space="0" w:color="auto"/>
        <w:left w:val="none" w:sz="0" w:space="0" w:color="auto"/>
        <w:bottom w:val="none" w:sz="0" w:space="0" w:color="auto"/>
        <w:right w:val="none" w:sz="0" w:space="0" w:color="auto"/>
      </w:divBdr>
    </w:div>
    <w:div w:id="573902947">
      <w:bodyDiv w:val="1"/>
      <w:marLeft w:val="0"/>
      <w:marRight w:val="0"/>
      <w:marTop w:val="0"/>
      <w:marBottom w:val="0"/>
      <w:divBdr>
        <w:top w:val="none" w:sz="0" w:space="0" w:color="auto"/>
        <w:left w:val="none" w:sz="0" w:space="0" w:color="auto"/>
        <w:bottom w:val="none" w:sz="0" w:space="0" w:color="auto"/>
        <w:right w:val="none" w:sz="0" w:space="0" w:color="auto"/>
      </w:divBdr>
    </w:div>
    <w:div w:id="574363225">
      <w:bodyDiv w:val="1"/>
      <w:marLeft w:val="0"/>
      <w:marRight w:val="0"/>
      <w:marTop w:val="0"/>
      <w:marBottom w:val="0"/>
      <w:divBdr>
        <w:top w:val="none" w:sz="0" w:space="0" w:color="auto"/>
        <w:left w:val="none" w:sz="0" w:space="0" w:color="auto"/>
        <w:bottom w:val="none" w:sz="0" w:space="0" w:color="auto"/>
        <w:right w:val="none" w:sz="0" w:space="0" w:color="auto"/>
      </w:divBdr>
    </w:div>
    <w:div w:id="588461665">
      <w:bodyDiv w:val="1"/>
      <w:marLeft w:val="0"/>
      <w:marRight w:val="0"/>
      <w:marTop w:val="0"/>
      <w:marBottom w:val="0"/>
      <w:divBdr>
        <w:top w:val="none" w:sz="0" w:space="0" w:color="auto"/>
        <w:left w:val="none" w:sz="0" w:space="0" w:color="auto"/>
        <w:bottom w:val="none" w:sz="0" w:space="0" w:color="auto"/>
        <w:right w:val="none" w:sz="0" w:space="0" w:color="auto"/>
      </w:divBdr>
      <w:divsChild>
        <w:div w:id="656301040">
          <w:marLeft w:val="0"/>
          <w:marRight w:val="0"/>
          <w:marTop w:val="0"/>
          <w:marBottom w:val="0"/>
          <w:divBdr>
            <w:top w:val="none" w:sz="0" w:space="0" w:color="auto"/>
            <w:left w:val="none" w:sz="0" w:space="0" w:color="auto"/>
            <w:bottom w:val="none" w:sz="0" w:space="0" w:color="auto"/>
            <w:right w:val="none" w:sz="0" w:space="0" w:color="auto"/>
          </w:divBdr>
          <w:divsChild>
            <w:div w:id="6929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7795">
      <w:bodyDiv w:val="1"/>
      <w:marLeft w:val="0"/>
      <w:marRight w:val="0"/>
      <w:marTop w:val="0"/>
      <w:marBottom w:val="0"/>
      <w:divBdr>
        <w:top w:val="none" w:sz="0" w:space="0" w:color="auto"/>
        <w:left w:val="none" w:sz="0" w:space="0" w:color="auto"/>
        <w:bottom w:val="none" w:sz="0" w:space="0" w:color="auto"/>
        <w:right w:val="none" w:sz="0" w:space="0" w:color="auto"/>
      </w:divBdr>
    </w:div>
    <w:div w:id="637566002">
      <w:bodyDiv w:val="1"/>
      <w:marLeft w:val="0"/>
      <w:marRight w:val="0"/>
      <w:marTop w:val="0"/>
      <w:marBottom w:val="0"/>
      <w:divBdr>
        <w:top w:val="none" w:sz="0" w:space="0" w:color="auto"/>
        <w:left w:val="none" w:sz="0" w:space="0" w:color="auto"/>
        <w:bottom w:val="none" w:sz="0" w:space="0" w:color="auto"/>
        <w:right w:val="none" w:sz="0" w:space="0" w:color="auto"/>
      </w:divBdr>
    </w:div>
    <w:div w:id="684358827">
      <w:bodyDiv w:val="1"/>
      <w:marLeft w:val="0"/>
      <w:marRight w:val="0"/>
      <w:marTop w:val="0"/>
      <w:marBottom w:val="0"/>
      <w:divBdr>
        <w:top w:val="none" w:sz="0" w:space="0" w:color="auto"/>
        <w:left w:val="none" w:sz="0" w:space="0" w:color="auto"/>
        <w:bottom w:val="none" w:sz="0" w:space="0" w:color="auto"/>
        <w:right w:val="none" w:sz="0" w:space="0" w:color="auto"/>
      </w:divBdr>
    </w:div>
    <w:div w:id="689382602">
      <w:bodyDiv w:val="1"/>
      <w:marLeft w:val="0"/>
      <w:marRight w:val="0"/>
      <w:marTop w:val="0"/>
      <w:marBottom w:val="0"/>
      <w:divBdr>
        <w:top w:val="none" w:sz="0" w:space="0" w:color="auto"/>
        <w:left w:val="none" w:sz="0" w:space="0" w:color="auto"/>
        <w:bottom w:val="none" w:sz="0" w:space="0" w:color="auto"/>
        <w:right w:val="none" w:sz="0" w:space="0" w:color="auto"/>
      </w:divBdr>
    </w:div>
    <w:div w:id="697240967">
      <w:bodyDiv w:val="1"/>
      <w:marLeft w:val="0"/>
      <w:marRight w:val="0"/>
      <w:marTop w:val="0"/>
      <w:marBottom w:val="0"/>
      <w:divBdr>
        <w:top w:val="none" w:sz="0" w:space="0" w:color="auto"/>
        <w:left w:val="none" w:sz="0" w:space="0" w:color="auto"/>
        <w:bottom w:val="none" w:sz="0" w:space="0" w:color="auto"/>
        <w:right w:val="none" w:sz="0" w:space="0" w:color="auto"/>
      </w:divBdr>
    </w:div>
    <w:div w:id="762653319">
      <w:bodyDiv w:val="1"/>
      <w:marLeft w:val="0"/>
      <w:marRight w:val="0"/>
      <w:marTop w:val="0"/>
      <w:marBottom w:val="0"/>
      <w:divBdr>
        <w:top w:val="none" w:sz="0" w:space="0" w:color="auto"/>
        <w:left w:val="none" w:sz="0" w:space="0" w:color="auto"/>
        <w:bottom w:val="none" w:sz="0" w:space="0" w:color="auto"/>
        <w:right w:val="none" w:sz="0" w:space="0" w:color="auto"/>
      </w:divBdr>
    </w:div>
    <w:div w:id="784346733">
      <w:bodyDiv w:val="1"/>
      <w:marLeft w:val="0"/>
      <w:marRight w:val="0"/>
      <w:marTop w:val="0"/>
      <w:marBottom w:val="0"/>
      <w:divBdr>
        <w:top w:val="none" w:sz="0" w:space="0" w:color="auto"/>
        <w:left w:val="none" w:sz="0" w:space="0" w:color="auto"/>
        <w:bottom w:val="none" w:sz="0" w:space="0" w:color="auto"/>
        <w:right w:val="none" w:sz="0" w:space="0" w:color="auto"/>
      </w:divBdr>
    </w:div>
    <w:div w:id="796526076">
      <w:bodyDiv w:val="1"/>
      <w:marLeft w:val="0"/>
      <w:marRight w:val="0"/>
      <w:marTop w:val="0"/>
      <w:marBottom w:val="0"/>
      <w:divBdr>
        <w:top w:val="none" w:sz="0" w:space="0" w:color="auto"/>
        <w:left w:val="none" w:sz="0" w:space="0" w:color="auto"/>
        <w:bottom w:val="none" w:sz="0" w:space="0" w:color="auto"/>
        <w:right w:val="none" w:sz="0" w:space="0" w:color="auto"/>
      </w:divBdr>
    </w:div>
    <w:div w:id="813060159">
      <w:bodyDiv w:val="1"/>
      <w:marLeft w:val="0"/>
      <w:marRight w:val="0"/>
      <w:marTop w:val="0"/>
      <w:marBottom w:val="0"/>
      <w:divBdr>
        <w:top w:val="none" w:sz="0" w:space="0" w:color="auto"/>
        <w:left w:val="none" w:sz="0" w:space="0" w:color="auto"/>
        <w:bottom w:val="none" w:sz="0" w:space="0" w:color="auto"/>
        <w:right w:val="none" w:sz="0" w:space="0" w:color="auto"/>
      </w:divBdr>
    </w:div>
    <w:div w:id="820850331">
      <w:bodyDiv w:val="1"/>
      <w:marLeft w:val="0"/>
      <w:marRight w:val="0"/>
      <w:marTop w:val="0"/>
      <w:marBottom w:val="0"/>
      <w:divBdr>
        <w:top w:val="none" w:sz="0" w:space="0" w:color="auto"/>
        <w:left w:val="none" w:sz="0" w:space="0" w:color="auto"/>
        <w:bottom w:val="none" w:sz="0" w:space="0" w:color="auto"/>
        <w:right w:val="none" w:sz="0" w:space="0" w:color="auto"/>
      </w:divBdr>
    </w:div>
    <w:div w:id="859245027">
      <w:bodyDiv w:val="1"/>
      <w:marLeft w:val="0"/>
      <w:marRight w:val="0"/>
      <w:marTop w:val="0"/>
      <w:marBottom w:val="0"/>
      <w:divBdr>
        <w:top w:val="none" w:sz="0" w:space="0" w:color="auto"/>
        <w:left w:val="none" w:sz="0" w:space="0" w:color="auto"/>
        <w:bottom w:val="none" w:sz="0" w:space="0" w:color="auto"/>
        <w:right w:val="none" w:sz="0" w:space="0" w:color="auto"/>
      </w:divBdr>
    </w:div>
    <w:div w:id="878129373">
      <w:bodyDiv w:val="1"/>
      <w:marLeft w:val="0"/>
      <w:marRight w:val="0"/>
      <w:marTop w:val="0"/>
      <w:marBottom w:val="0"/>
      <w:divBdr>
        <w:top w:val="none" w:sz="0" w:space="0" w:color="auto"/>
        <w:left w:val="none" w:sz="0" w:space="0" w:color="auto"/>
        <w:bottom w:val="none" w:sz="0" w:space="0" w:color="auto"/>
        <w:right w:val="none" w:sz="0" w:space="0" w:color="auto"/>
      </w:divBdr>
    </w:div>
    <w:div w:id="880871504">
      <w:bodyDiv w:val="1"/>
      <w:marLeft w:val="0"/>
      <w:marRight w:val="0"/>
      <w:marTop w:val="0"/>
      <w:marBottom w:val="0"/>
      <w:divBdr>
        <w:top w:val="none" w:sz="0" w:space="0" w:color="auto"/>
        <w:left w:val="none" w:sz="0" w:space="0" w:color="auto"/>
        <w:bottom w:val="none" w:sz="0" w:space="0" w:color="auto"/>
        <w:right w:val="none" w:sz="0" w:space="0" w:color="auto"/>
      </w:divBdr>
    </w:div>
    <w:div w:id="1008410906">
      <w:bodyDiv w:val="1"/>
      <w:marLeft w:val="0"/>
      <w:marRight w:val="0"/>
      <w:marTop w:val="0"/>
      <w:marBottom w:val="0"/>
      <w:divBdr>
        <w:top w:val="none" w:sz="0" w:space="0" w:color="auto"/>
        <w:left w:val="none" w:sz="0" w:space="0" w:color="auto"/>
        <w:bottom w:val="none" w:sz="0" w:space="0" w:color="auto"/>
        <w:right w:val="none" w:sz="0" w:space="0" w:color="auto"/>
      </w:divBdr>
    </w:div>
    <w:div w:id="1036811172">
      <w:bodyDiv w:val="1"/>
      <w:marLeft w:val="0"/>
      <w:marRight w:val="0"/>
      <w:marTop w:val="0"/>
      <w:marBottom w:val="0"/>
      <w:divBdr>
        <w:top w:val="none" w:sz="0" w:space="0" w:color="auto"/>
        <w:left w:val="none" w:sz="0" w:space="0" w:color="auto"/>
        <w:bottom w:val="none" w:sz="0" w:space="0" w:color="auto"/>
        <w:right w:val="none" w:sz="0" w:space="0" w:color="auto"/>
      </w:divBdr>
    </w:div>
    <w:div w:id="1038354103">
      <w:bodyDiv w:val="1"/>
      <w:marLeft w:val="0"/>
      <w:marRight w:val="0"/>
      <w:marTop w:val="0"/>
      <w:marBottom w:val="0"/>
      <w:divBdr>
        <w:top w:val="none" w:sz="0" w:space="0" w:color="auto"/>
        <w:left w:val="none" w:sz="0" w:space="0" w:color="auto"/>
        <w:bottom w:val="none" w:sz="0" w:space="0" w:color="auto"/>
        <w:right w:val="none" w:sz="0" w:space="0" w:color="auto"/>
      </w:divBdr>
    </w:div>
    <w:div w:id="1040013954">
      <w:bodyDiv w:val="1"/>
      <w:marLeft w:val="0"/>
      <w:marRight w:val="0"/>
      <w:marTop w:val="0"/>
      <w:marBottom w:val="0"/>
      <w:divBdr>
        <w:top w:val="none" w:sz="0" w:space="0" w:color="auto"/>
        <w:left w:val="none" w:sz="0" w:space="0" w:color="auto"/>
        <w:bottom w:val="none" w:sz="0" w:space="0" w:color="auto"/>
        <w:right w:val="none" w:sz="0" w:space="0" w:color="auto"/>
      </w:divBdr>
    </w:div>
    <w:div w:id="1069230172">
      <w:bodyDiv w:val="1"/>
      <w:marLeft w:val="0"/>
      <w:marRight w:val="0"/>
      <w:marTop w:val="0"/>
      <w:marBottom w:val="0"/>
      <w:divBdr>
        <w:top w:val="none" w:sz="0" w:space="0" w:color="auto"/>
        <w:left w:val="none" w:sz="0" w:space="0" w:color="auto"/>
        <w:bottom w:val="none" w:sz="0" w:space="0" w:color="auto"/>
        <w:right w:val="none" w:sz="0" w:space="0" w:color="auto"/>
      </w:divBdr>
      <w:divsChild>
        <w:div w:id="64575315">
          <w:marLeft w:val="0"/>
          <w:marRight w:val="0"/>
          <w:marTop w:val="0"/>
          <w:marBottom w:val="0"/>
          <w:divBdr>
            <w:top w:val="none" w:sz="0" w:space="0" w:color="auto"/>
            <w:left w:val="none" w:sz="0" w:space="0" w:color="auto"/>
            <w:bottom w:val="none" w:sz="0" w:space="0" w:color="auto"/>
            <w:right w:val="none" w:sz="0" w:space="0" w:color="auto"/>
          </w:divBdr>
          <w:divsChild>
            <w:div w:id="1726441813">
              <w:marLeft w:val="0"/>
              <w:marRight w:val="0"/>
              <w:marTop w:val="0"/>
              <w:marBottom w:val="0"/>
              <w:divBdr>
                <w:top w:val="none" w:sz="0" w:space="0" w:color="auto"/>
                <w:left w:val="none" w:sz="0" w:space="0" w:color="auto"/>
                <w:bottom w:val="none" w:sz="0" w:space="0" w:color="auto"/>
                <w:right w:val="none" w:sz="0" w:space="0" w:color="auto"/>
              </w:divBdr>
              <w:divsChild>
                <w:div w:id="1711876982">
                  <w:marLeft w:val="0"/>
                  <w:marRight w:val="0"/>
                  <w:marTop w:val="0"/>
                  <w:marBottom w:val="0"/>
                  <w:divBdr>
                    <w:top w:val="none" w:sz="0" w:space="0" w:color="auto"/>
                    <w:left w:val="none" w:sz="0" w:space="0" w:color="auto"/>
                    <w:bottom w:val="none" w:sz="0" w:space="0" w:color="auto"/>
                    <w:right w:val="none" w:sz="0" w:space="0" w:color="auto"/>
                  </w:divBdr>
                  <w:divsChild>
                    <w:div w:id="1313489716">
                      <w:marLeft w:val="0"/>
                      <w:marRight w:val="0"/>
                      <w:marTop w:val="0"/>
                      <w:marBottom w:val="0"/>
                      <w:divBdr>
                        <w:top w:val="none" w:sz="0" w:space="0" w:color="auto"/>
                        <w:left w:val="none" w:sz="0" w:space="0" w:color="auto"/>
                        <w:bottom w:val="none" w:sz="0" w:space="0" w:color="auto"/>
                        <w:right w:val="none" w:sz="0" w:space="0" w:color="auto"/>
                      </w:divBdr>
                      <w:divsChild>
                        <w:div w:id="278076059">
                          <w:marLeft w:val="0"/>
                          <w:marRight w:val="0"/>
                          <w:marTop w:val="0"/>
                          <w:marBottom w:val="0"/>
                          <w:divBdr>
                            <w:top w:val="none" w:sz="0" w:space="0" w:color="auto"/>
                            <w:left w:val="none" w:sz="0" w:space="0" w:color="auto"/>
                            <w:bottom w:val="none" w:sz="0" w:space="0" w:color="auto"/>
                            <w:right w:val="none" w:sz="0" w:space="0" w:color="auto"/>
                          </w:divBdr>
                          <w:divsChild>
                            <w:div w:id="7107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1955">
                      <w:marLeft w:val="0"/>
                      <w:marRight w:val="0"/>
                      <w:marTop w:val="0"/>
                      <w:marBottom w:val="0"/>
                      <w:divBdr>
                        <w:top w:val="none" w:sz="0" w:space="0" w:color="auto"/>
                        <w:left w:val="none" w:sz="0" w:space="0" w:color="auto"/>
                        <w:bottom w:val="none" w:sz="0" w:space="0" w:color="auto"/>
                        <w:right w:val="none" w:sz="0" w:space="0" w:color="auto"/>
                      </w:divBdr>
                      <w:divsChild>
                        <w:div w:id="1373724948">
                          <w:marLeft w:val="0"/>
                          <w:marRight w:val="0"/>
                          <w:marTop w:val="0"/>
                          <w:marBottom w:val="0"/>
                          <w:divBdr>
                            <w:top w:val="none" w:sz="0" w:space="0" w:color="auto"/>
                            <w:left w:val="none" w:sz="0" w:space="0" w:color="auto"/>
                            <w:bottom w:val="none" w:sz="0" w:space="0" w:color="auto"/>
                            <w:right w:val="none" w:sz="0" w:space="0" w:color="auto"/>
                          </w:divBdr>
                          <w:divsChild>
                            <w:div w:id="1281109214">
                              <w:marLeft w:val="0"/>
                              <w:marRight w:val="0"/>
                              <w:marTop w:val="0"/>
                              <w:marBottom w:val="0"/>
                              <w:divBdr>
                                <w:top w:val="none" w:sz="0" w:space="0" w:color="auto"/>
                                <w:left w:val="none" w:sz="0" w:space="0" w:color="auto"/>
                                <w:bottom w:val="none" w:sz="0" w:space="0" w:color="auto"/>
                                <w:right w:val="none" w:sz="0" w:space="0" w:color="auto"/>
                              </w:divBdr>
                              <w:divsChild>
                                <w:div w:id="565840275">
                                  <w:marLeft w:val="0"/>
                                  <w:marRight w:val="0"/>
                                  <w:marTop w:val="0"/>
                                  <w:marBottom w:val="0"/>
                                  <w:divBdr>
                                    <w:top w:val="none" w:sz="0" w:space="0" w:color="auto"/>
                                    <w:left w:val="none" w:sz="0" w:space="0" w:color="auto"/>
                                    <w:bottom w:val="none" w:sz="0" w:space="0" w:color="auto"/>
                                    <w:right w:val="none" w:sz="0" w:space="0" w:color="auto"/>
                                  </w:divBdr>
                                  <w:divsChild>
                                    <w:div w:id="12834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37101">
          <w:marLeft w:val="0"/>
          <w:marRight w:val="0"/>
          <w:marTop w:val="0"/>
          <w:marBottom w:val="0"/>
          <w:divBdr>
            <w:top w:val="none" w:sz="0" w:space="0" w:color="auto"/>
            <w:left w:val="none" w:sz="0" w:space="0" w:color="auto"/>
            <w:bottom w:val="none" w:sz="0" w:space="0" w:color="auto"/>
            <w:right w:val="none" w:sz="0" w:space="0" w:color="auto"/>
          </w:divBdr>
          <w:divsChild>
            <w:div w:id="1551767095">
              <w:marLeft w:val="0"/>
              <w:marRight w:val="0"/>
              <w:marTop w:val="0"/>
              <w:marBottom w:val="0"/>
              <w:divBdr>
                <w:top w:val="none" w:sz="0" w:space="0" w:color="auto"/>
                <w:left w:val="none" w:sz="0" w:space="0" w:color="auto"/>
                <w:bottom w:val="none" w:sz="0" w:space="0" w:color="auto"/>
                <w:right w:val="none" w:sz="0" w:space="0" w:color="auto"/>
              </w:divBdr>
              <w:divsChild>
                <w:div w:id="1671636537">
                  <w:marLeft w:val="0"/>
                  <w:marRight w:val="0"/>
                  <w:marTop w:val="0"/>
                  <w:marBottom w:val="0"/>
                  <w:divBdr>
                    <w:top w:val="none" w:sz="0" w:space="0" w:color="auto"/>
                    <w:left w:val="none" w:sz="0" w:space="0" w:color="auto"/>
                    <w:bottom w:val="none" w:sz="0" w:space="0" w:color="auto"/>
                    <w:right w:val="none" w:sz="0" w:space="0" w:color="auto"/>
                  </w:divBdr>
                  <w:divsChild>
                    <w:div w:id="8757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299">
              <w:marLeft w:val="0"/>
              <w:marRight w:val="0"/>
              <w:marTop w:val="0"/>
              <w:marBottom w:val="0"/>
              <w:divBdr>
                <w:top w:val="none" w:sz="0" w:space="0" w:color="auto"/>
                <w:left w:val="none" w:sz="0" w:space="0" w:color="auto"/>
                <w:bottom w:val="none" w:sz="0" w:space="0" w:color="auto"/>
                <w:right w:val="none" w:sz="0" w:space="0" w:color="auto"/>
              </w:divBdr>
              <w:divsChild>
                <w:div w:id="754743547">
                  <w:marLeft w:val="0"/>
                  <w:marRight w:val="0"/>
                  <w:marTop w:val="0"/>
                  <w:marBottom w:val="0"/>
                  <w:divBdr>
                    <w:top w:val="none" w:sz="0" w:space="0" w:color="auto"/>
                    <w:left w:val="none" w:sz="0" w:space="0" w:color="auto"/>
                    <w:bottom w:val="none" w:sz="0" w:space="0" w:color="auto"/>
                    <w:right w:val="none" w:sz="0" w:space="0" w:color="auto"/>
                  </w:divBdr>
                  <w:divsChild>
                    <w:div w:id="1020623214">
                      <w:marLeft w:val="0"/>
                      <w:marRight w:val="0"/>
                      <w:marTop w:val="0"/>
                      <w:marBottom w:val="0"/>
                      <w:divBdr>
                        <w:top w:val="none" w:sz="0" w:space="0" w:color="auto"/>
                        <w:left w:val="none" w:sz="0" w:space="0" w:color="auto"/>
                        <w:bottom w:val="none" w:sz="0" w:space="0" w:color="auto"/>
                        <w:right w:val="none" w:sz="0" w:space="0" w:color="auto"/>
                      </w:divBdr>
                      <w:divsChild>
                        <w:div w:id="260113733">
                          <w:marLeft w:val="0"/>
                          <w:marRight w:val="0"/>
                          <w:marTop w:val="0"/>
                          <w:marBottom w:val="0"/>
                          <w:divBdr>
                            <w:top w:val="none" w:sz="0" w:space="0" w:color="auto"/>
                            <w:left w:val="none" w:sz="0" w:space="0" w:color="auto"/>
                            <w:bottom w:val="none" w:sz="0" w:space="0" w:color="auto"/>
                            <w:right w:val="none" w:sz="0" w:space="0" w:color="auto"/>
                          </w:divBdr>
                          <w:divsChild>
                            <w:div w:id="206527925">
                              <w:marLeft w:val="0"/>
                              <w:marRight w:val="0"/>
                              <w:marTop w:val="0"/>
                              <w:marBottom w:val="0"/>
                              <w:divBdr>
                                <w:top w:val="none" w:sz="0" w:space="0" w:color="auto"/>
                                <w:left w:val="none" w:sz="0" w:space="0" w:color="auto"/>
                                <w:bottom w:val="none" w:sz="0" w:space="0" w:color="auto"/>
                                <w:right w:val="none" w:sz="0" w:space="0" w:color="auto"/>
                              </w:divBdr>
                              <w:divsChild>
                                <w:div w:id="306205762">
                                  <w:marLeft w:val="0"/>
                                  <w:marRight w:val="0"/>
                                  <w:marTop w:val="0"/>
                                  <w:marBottom w:val="0"/>
                                  <w:divBdr>
                                    <w:top w:val="none" w:sz="0" w:space="0" w:color="auto"/>
                                    <w:left w:val="none" w:sz="0" w:space="0" w:color="auto"/>
                                    <w:bottom w:val="none" w:sz="0" w:space="0" w:color="auto"/>
                                    <w:right w:val="none" w:sz="0" w:space="0" w:color="auto"/>
                                  </w:divBdr>
                                  <w:divsChild>
                                    <w:div w:id="12775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7964">
                          <w:marLeft w:val="0"/>
                          <w:marRight w:val="0"/>
                          <w:marTop w:val="0"/>
                          <w:marBottom w:val="0"/>
                          <w:divBdr>
                            <w:top w:val="none" w:sz="0" w:space="0" w:color="auto"/>
                            <w:left w:val="none" w:sz="0" w:space="0" w:color="auto"/>
                            <w:bottom w:val="none" w:sz="0" w:space="0" w:color="auto"/>
                            <w:right w:val="none" w:sz="0" w:space="0" w:color="auto"/>
                          </w:divBdr>
                          <w:divsChild>
                            <w:div w:id="1923829218">
                              <w:marLeft w:val="0"/>
                              <w:marRight w:val="0"/>
                              <w:marTop w:val="0"/>
                              <w:marBottom w:val="0"/>
                              <w:divBdr>
                                <w:top w:val="none" w:sz="0" w:space="0" w:color="auto"/>
                                <w:left w:val="none" w:sz="0" w:space="0" w:color="auto"/>
                                <w:bottom w:val="none" w:sz="0" w:space="0" w:color="auto"/>
                                <w:right w:val="none" w:sz="0" w:space="0" w:color="auto"/>
                              </w:divBdr>
                              <w:divsChild>
                                <w:div w:id="12498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0544">
      <w:bodyDiv w:val="1"/>
      <w:marLeft w:val="0"/>
      <w:marRight w:val="0"/>
      <w:marTop w:val="0"/>
      <w:marBottom w:val="0"/>
      <w:divBdr>
        <w:top w:val="none" w:sz="0" w:space="0" w:color="auto"/>
        <w:left w:val="none" w:sz="0" w:space="0" w:color="auto"/>
        <w:bottom w:val="none" w:sz="0" w:space="0" w:color="auto"/>
        <w:right w:val="none" w:sz="0" w:space="0" w:color="auto"/>
      </w:divBdr>
      <w:divsChild>
        <w:div w:id="1184322910">
          <w:marLeft w:val="0"/>
          <w:marRight w:val="0"/>
          <w:marTop w:val="0"/>
          <w:marBottom w:val="0"/>
          <w:divBdr>
            <w:top w:val="none" w:sz="0" w:space="0" w:color="auto"/>
            <w:left w:val="none" w:sz="0" w:space="0" w:color="auto"/>
            <w:bottom w:val="none" w:sz="0" w:space="0" w:color="auto"/>
            <w:right w:val="none" w:sz="0" w:space="0" w:color="auto"/>
          </w:divBdr>
          <w:divsChild>
            <w:div w:id="1447961587">
              <w:marLeft w:val="0"/>
              <w:marRight w:val="0"/>
              <w:marTop w:val="0"/>
              <w:marBottom w:val="0"/>
              <w:divBdr>
                <w:top w:val="none" w:sz="0" w:space="0" w:color="auto"/>
                <w:left w:val="none" w:sz="0" w:space="0" w:color="auto"/>
                <w:bottom w:val="none" w:sz="0" w:space="0" w:color="auto"/>
                <w:right w:val="none" w:sz="0" w:space="0" w:color="auto"/>
              </w:divBdr>
              <w:divsChild>
                <w:div w:id="1391415304">
                  <w:marLeft w:val="0"/>
                  <w:marRight w:val="0"/>
                  <w:marTop w:val="0"/>
                  <w:marBottom w:val="0"/>
                  <w:divBdr>
                    <w:top w:val="none" w:sz="0" w:space="0" w:color="auto"/>
                    <w:left w:val="none" w:sz="0" w:space="0" w:color="auto"/>
                    <w:bottom w:val="none" w:sz="0" w:space="0" w:color="auto"/>
                    <w:right w:val="none" w:sz="0" w:space="0" w:color="auto"/>
                  </w:divBdr>
                  <w:divsChild>
                    <w:div w:id="1371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2549">
              <w:marLeft w:val="0"/>
              <w:marRight w:val="0"/>
              <w:marTop w:val="0"/>
              <w:marBottom w:val="0"/>
              <w:divBdr>
                <w:top w:val="none" w:sz="0" w:space="0" w:color="auto"/>
                <w:left w:val="none" w:sz="0" w:space="0" w:color="auto"/>
                <w:bottom w:val="none" w:sz="0" w:space="0" w:color="auto"/>
                <w:right w:val="none" w:sz="0" w:space="0" w:color="auto"/>
              </w:divBdr>
              <w:divsChild>
                <w:div w:id="1225795306">
                  <w:marLeft w:val="0"/>
                  <w:marRight w:val="0"/>
                  <w:marTop w:val="0"/>
                  <w:marBottom w:val="0"/>
                  <w:divBdr>
                    <w:top w:val="none" w:sz="0" w:space="0" w:color="auto"/>
                    <w:left w:val="none" w:sz="0" w:space="0" w:color="auto"/>
                    <w:bottom w:val="none" w:sz="0" w:space="0" w:color="auto"/>
                    <w:right w:val="none" w:sz="0" w:space="0" w:color="auto"/>
                  </w:divBdr>
                  <w:divsChild>
                    <w:div w:id="1427657559">
                      <w:marLeft w:val="0"/>
                      <w:marRight w:val="0"/>
                      <w:marTop w:val="0"/>
                      <w:marBottom w:val="0"/>
                      <w:divBdr>
                        <w:top w:val="none" w:sz="0" w:space="0" w:color="auto"/>
                        <w:left w:val="none" w:sz="0" w:space="0" w:color="auto"/>
                        <w:bottom w:val="none" w:sz="0" w:space="0" w:color="auto"/>
                        <w:right w:val="none" w:sz="0" w:space="0" w:color="auto"/>
                      </w:divBdr>
                      <w:divsChild>
                        <w:div w:id="247353639">
                          <w:marLeft w:val="0"/>
                          <w:marRight w:val="0"/>
                          <w:marTop w:val="0"/>
                          <w:marBottom w:val="0"/>
                          <w:divBdr>
                            <w:top w:val="none" w:sz="0" w:space="0" w:color="auto"/>
                            <w:left w:val="none" w:sz="0" w:space="0" w:color="auto"/>
                            <w:bottom w:val="none" w:sz="0" w:space="0" w:color="auto"/>
                            <w:right w:val="none" w:sz="0" w:space="0" w:color="auto"/>
                          </w:divBdr>
                          <w:divsChild>
                            <w:div w:id="1615209702">
                              <w:marLeft w:val="0"/>
                              <w:marRight w:val="0"/>
                              <w:marTop w:val="0"/>
                              <w:marBottom w:val="0"/>
                              <w:divBdr>
                                <w:top w:val="none" w:sz="0" w:space="0" w:color="auto"/>
                                <w:left w:val="none" w:sz="0" w:space="0" w:color="auto"/>
                                <w:bottom w:val="none" w:sz="0" w:space="0" w:color="auto"/>
                                <w:right w:val="none" w:sz="0" w:space="0" w:color="auto"/>
                              </w:divBdr>
                              <w:divsChild>
                                <w:div w:id="416489250">
                                  <w:marLeft w:val="0"/>
                                  <w:marRight w:val="0"/>
                                  <w:marTop w:val="0"/>
                                  <w:marBottom w:val="0"/>
                                  <w:divBdr>
                                    <w:top w:val="none" w:sz="0" w:space="0" w:color="auto"/>
                                    <w:left w:val="none" w:sz="0" w:space="0" w:color="auto"/>
                                    <w:bottom w:val="none" w:sz="0" w:space="0" w:color="auto"/>
                                    <w:right w:val="none" w:sz="0" w:space="0" w:color="auto"/>
                                  </w:divBdr>
                                  <w:divsChild>
                                    <w:div w:id="18405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40873">
                          <w:marLeft w:val="0"/>
                          <w:marRight w:val="0"/>
                          <w:marTop w:val="0"/>
                          <w:marBottom w:val="0"/>
                          <w:divBdr>
                            <w:top w:val="none" w:sz="0" w:space="0" w:color="auto"/>
                            <w:left w:val="none" w:sz="0" w:space="0" w:color="auto"/>
                            <w:bottom w:val="none" w:sz="0" w:space="0" w:color="auto"/>
                            <w:right w:val="none" w:sz="0" w:space="0" w:color="auto"/>
                          </w:divBdr>
                          <w:divsChild>
                            <w:div w:id="1599873908">
                              <w:marLeft w:val="0"/>
                              <w:marRight w:val="0"/>
                              <w:marTop w:val="0"/>
                              <w:marBottom w:val="0"/>
                              <w:divBdr>
                                <w:top w:val="none" w:sz="0" w:space="0" w:color="auto"/>
                                <w:left w:val="none" w:sz="0" w:space="0" w:color="auto"/>
                                <w:bottom w:val="none" w:sz="0" w:space="0" w:color="auto"/>
                                <w:right w:val="none" w:sz="0" w:space="0" w:color="auto"/>
                              </w:divBdr>
                              <w:divsChild>
                                <w:div w:id="12250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1010">
          <w:marLeft w:val="0"/>
          <w:marRight w:val="0"/>
          <w:marTop w:val="0"/>
          <w:marBottom w:val="0"/>
          <w:divBdr>
            <w:top w:val="none" w:sz="0" w:space="0" w:color="auto"/>
            <w:left w:val="none" w:sz="0" w:space="0" w:color="auto"/>
            <w:bottom w:val="none" w:sz="0" w:space="0" w:color="auto"/>
            <w:right w:val="none" w:sz="0" w:space="0" w:color="auto"/>
          </w:divBdr>
          <w:divsChild>
            <w:div w:id="1401126439">
              <w:marLeft w:val="0"/>
              <w:marRight w:val="0"/>
              <w:marTop w:val="0"/>
              <w:marBottom w:val="0"/>
              <w:divBdr>
                <w:top w:val="none" w:sz="0" w:space="0" w:color="auto"/>
                <w:left w:val="none" w:sz="0" w:space="0" w:color="auto"/>
                <w:bottom w:val="none" w:sz="0" w:space="0" w:color="auto"/>
                <w:right w:val="none" w:sz="0" w:space="0" w:color="auto"/>
              </w:divBdr>
              <w:divsChild>
                <w:div w:id="1358627649">
                  <w:marLeft w:val="0"/>
                  <w:marRight w:val="0"/>
                  <w:marTop w:val="0"/>
                  <w:marBottom w:val="0"/>
                  <w:divBdr>
                    <w:top w:val="none" w:sz="0" w:space="0" w:color="auto"/>
                    <w:left w:val="none" w:sz="0" w:space="0" w:color="auto"/>
                    <w:bottom w:val="none" w:sz="0" w:space="0" w:color="auto"/>
                    <w:right w:val="none" w:sz="0" w:space="0" w:color="auto"/>
                  </w:divBdr>
                  <w:divsChild>
                    <w:div w:id="1738939453">
                      <w:marLeft w:val="0"/>
                      <w:marRight w:val="0"/>
                      <w:marTop w:val="0"/>
                      <w:marBottom w:val="0"/>
                      <w:divBdr>
                        <w:top w:val="none" w:sz="0" w:space="0" w:color="auto"/>
                        <w:left w:val="none" w:sz="0" w:space="0" w:color="auto"/>
                        <w:bottom w:val="none" w:sz="0" w:space="0" w:color="auto"/>
                        <w:right w:val="none" w:sz="0" w:space="0" w:color="auto"/>
                      </w:divBdr>
                      <w:divsChild>
                        <w:div w:id="2110925576">
                          <w:marLeft w:val="0"/>
                          <w:marRight w:val="0"/>
                          <w:marTop w:val="0"/>
                          <w:marBottom w:val="0"/>
                          <w:divBdr>
                            <w:top w:val="none" w:sz="0" w:space="0" w:color="auto"/>
                            <w:left w:val="none" w:sz="0" w:space="0" w:color="auto"/>
                            <w:bottom w:val="none" w:sz="0" w:space="0" w:color="auto"/>
                            <w:right w:val="none" w:sz="0" w:space="0" w:color="auto"/>
                          </w:divBdr>
                          <w:divsChild>
                            <w:div w:id="1713456556">
                              <w:marLeft w:val="0"/>
                              <w:marRight w:val="0"/>
                              <w:marTop w:val="0"/>
                              <w:marBottom w:val="0"/>
                              <w:divBdr>
                                <w:top w:val="none" w:sz="0" w:space="0" w:color="auto"/>
                                <w:left w:val="none" w:sz="0" w:space="0" w:color="auto"/>
                                <w:bottom w:val="none" w:sz="0" w:space="0" w:color="auto"/>
                                <w:right w:val="none" w:sz="0" w:space="0" w:color="auto"/>
                              </w:divBdr>
                              <w:divsChild>
                                <w:div w:id="382094634">
                                  <w:marLeft w:val="0"/>
                                  <w:marRight w:val="0"/>
                                  <w:marTop w:val="0"/>
                                  <w:marBottom w:val="0"/>
                                  <w:divBdr>
                                    <w:top w:val="none" w:sz="0" w:space="0" w:color="auto"/>
                                    <w:left w:val="none" w:sz="0" w:space="0" w:color="auto"/>
                                    <w:bottom w:val="none" w:sz="0" w:space="0" w:color="auto"/>
                                    <w:right w:val="none" w:sz="0" w:space="0" w:color="auto"/>
                                  </w:divBdr>
                                  <w:divsChild>
                                    <w:div w:id="344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61945">
                      <w:marLeft w:val="0"/>
                      <w:marRight w:val="0"/>
                      <w:marTop w:val="0"/>
                      <w:marBottom w:val="0"/>
                      <w:divBdr>
                        <w:top w:val="none" w:sz="0" w:space="0" w:color="auto"/>
                        <w:left w:val="none" w:sz="0" w:space="0" w:color="auto"/>
                        <w:bottom w:val="none" w:sz="0" w:space="0" w:color="auto"/>
                        <w:right w:val="none" w:sz="0" w:space="0" w:color="auto"/>
                      </w:divBdr>
                      <w:divsChild>
                        <w:div w:id="1341195864">
                          <w:marLeft w:val="0"/>
                          <w:marRight w:val="0"/>
                          <w:marTop w:val="0"/>
                          <w:marBottom w:val="0"/>
                          <w:divBdr>
                            <w:top w:val="none" w:sz="0" w:space="0" w:color="auto"/>
                            <w:left w:val="none" w:sz="0" w:space="0" w:color="auto"/>
                            <w:bottom w:val="none" w:sz="0" w:space="0" w:color="auto"/>
                            <w:right w:val="none" w:sz="0" w:space="0" w:color="auto"/>
                          </w:divBdr>
                          <w:divsChild>
                            <w:div w:id="2041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960988">
      <w:bodyDiv w:val="1"/>
      <w:marLeft w:val="0"/>
      <w:marRight w:val="0"/>
      <w:marTop w:val="0"/>
      <w:marBottom w:val="0"/>
      <w:divBdr>
        <w:top w:val="none" w:sz="0" w:space="0" w:color="auto"/>
        <w:left w:val="none" w:sz="0" w:space="0" w:color="auto"/>
        <w:bottom w:val="none" w:sz="0" w:space="0" w:color="auto"/>
        <w:right w:val="none" w:sz="0" w:space="0" w:color="auto"/>
      </w:divBdr>
    </w:div>
    <w:div w:id="1130396312">
      <w:bodyDiv w:val="1"/>
      <w:marLeft w:val="0"/>
      <w:marRight w:val="0"/>
      <w:marTop w:val="0"/>
      <w:marBottom w:val="0"/>
      <w:divBdr>
        <w:top w:val="none" w:sz="0" w:space="0" w:color="auto"/>
        <w:left w:val="none" w:sz="0" w:space="0" w:color="auto"/>
        <w:bottom w:val="none" w:sz="0" w:space="0" w:color="auto"/>
        <w:right w:val="none" w:sz="0" w:space="0" w:color="auto"/>
      </w:divBdr>
    </w:div>
    <w:div w:id="1147085352">
      <w:bodyDiv w:val="1"/>
      <w:marLeft w:val="0"/>
      <w:marRight w:val="0"/>
      <w:marTop w:val="0"/>
      <w:marBottom w:val="0"/>
      <w:divBdr>
        <w:top w:val="none" w:sz="0" w:space="0" w:color="auto"/>
        <w:left w:val="none" w:sz="0" w:space="0" w:color="auto"/>
        <w:bottom w:val="none" w:sz="0" w:space="0" w:color="auto"/>
        <w:right w:val="none" w:sz="0" w:space="0" w:color="auto"/>
      </w:divBdr>
    </w:div>
    <w:div w:id="1198664888">
      <w:bodyDiv w:val="1"/>
      <w:marLeft w:val="0"/>
      <w:marRight w:val="0"/>
      <w:marTop w:val="0"/>
      <w:marBottom w:val="0"/>
      <w:divBdr>
        <w:top w:val="none" w:sz="0" w:space="0" w:color="auto"/>
        <w:left w:val="none" w:sz="0" w:space="0" w:color="auto"/>
        <w:bottom w:val="none" w:sz="0" w:space="0" w:color="auto"/>
        <w:right w:val="none" w:sz="0" w:space="0" w:color="auto"/>
      </w:divBdr>
    </w:div>
    <w:div w:id="1202789280">
      <w:bodyDiv w:val="1"/>
      <w:marLeft w:val="0"/>
      <w:marRight w:val="0"/>
      <w:marTop w:val="0"/>
      <w:marBottom w:val="0"/>
      <w:divBdr>
        <w:top w:val="none" w:sz="0" w:space="0" w:color="auto"/>
        <w:left w:val="none" w:sz="0" w:space="0" w:color="auto"/>
        <w:bottom w:val="none" w:sz="0" w:space="0" w:color="auto"/>
        <w:right w:val="none" w:sz="0" w:space="0" w:color="auto"/>
      </w:divBdr>
    </w:div>
    <w:div w:id="1207790627">
      <w:bodyDiv w:val="1"/>
      <w:marLeft w:val="0"/>
      <w:marRight w:val="0"/>
      <w:marTop w:val="0"/>
      <w:marBottom w:val="0"/>
      <w:divBdr>
        <w:top w:val="none" w:sz="0" w:space="0" w:color="auto"/>
        <w:left w:val="none" w:sz="0" w:space="0" w:color="auto"/>
        <w:bottom w:val="none" w:sz="0" w:space="0" w:color="auto"/>
        <w:right w:val="none" w:sz="0" w:space="0" w:color="auto"/>
      </w:divBdr>
      <w:divsChild>
        <w:div w:id="140386622">
          <w:marLeft w:val="0"/>
          <w:marRight w:val="0"/>
          <w:marTop w:val="0"/>
          <w:marBottom w:val="0"/>
          <w:divBdr>
            <w:top w:val="none" w:sz="0" w:space="0" w:color="auto"/>
            <w:left w:val="none" w:sz="0" w:space="0" w:color="auto"/>
            <w:bottom w:val="none" w:sz="0" w:space="0" w:color="auto"/>
            <w:right w:val="none" w:sz="0" w:space="0" w:color="auto"/>
          </w:divBdr>
          <w:divsChild>
            <w:div w:id="1044325996">
              <w:marLeft w:val="0"/>
              <w:marRight w:val="0"/>
              <w:marTop w:val="0"/>
              <w:marBottom w:val="0"/>
              <w:divBdr>
                <w:top w:val="none" w:sz="0" w:space="0" w:color="auto"/>
                <w:left w:val="none" w:sz="0" w:space="0" w:color="auto"/>
                <w:bottom w:val="none" w:sz="0" w:space="0" w:color="auto"/>
                <w:right w:val="none" w:sz="0" w:space="0" w:color="auto"/>
              </w:divBdr>
              <w:divsChild>
                <w:div w:id="1138915024">
                  <w:marLeft w:val="0"/>
                  <w:marRight w:val="0"/>
                  <w:marTop w:val="0"/>
                  <w:marBottom w:val="0"/>
                  <w:divBdr>
                    <w:top w:val="none" w:sz="0" w:space="0" w:color="auto"/>
                    <w:left w:val="none" w:sz="0" w:space="0" w:color="auto"/>
                    <w:bottom w:val="none" w:sz="0" w:space="0" w:color="auto"/>
                    <w:right w:val="none" w:sz="0" w:space="0" w:color="auto"/>
                  </w:divBdr>
                  <w:divsChild>
                    <w:div w:id="1126005254">
                      <w:marLeft w:val="0"/>
                      <w:marRight w:val="0"/>
                      <w:marTop w:val="0"/>
                      <w:marBottom w:val="0"/>
                      <w:divBdr>
                        <w:top w:val="none" w:sz="0" w:space="0" w:color="auto"/>
                        <w:left w:val="none" w:sz="0" w:space="0" w:color="auto"/>
                        <w:bottom w:val="none" w:sz="0" w:space="0" w:color="auto"/>
                        <w:right w:val="none" w:sz="0" w:space="0" w:color="auto"/>
                      </w:divBdr>
                      <w:divsChild>
                        <w:div w:id="315646497">
                          <w:marLeft w:val="0"/>
                          <w:marRight w:val="0"/>
                          <w:marTop w:val="0"/>
                          <w:marBottom w:val="0"/>
                          <w:divBdr>
                            <w:top w:val="none" w:sz="0" w:space="0" w:color="auto"/>
                            <w:left w:val="none" w:sz="0" w:space="0" w:color="auto"/>
                            <w:bottom w:val="none" w:sz="0" w:space="0" w:color="auto"/>
                            <w:right w:val="none" w:sz="0" w:space="0" w:color="auto"/>
                          </w:divBdr>
                          <w:divsChild>
                            <w:div w:id="1183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9748">
                      <w:marLeft w:val="0"/>
                      <w:marRight w:val="0"/>
                      <w:marTop w:val="0"/>
                      <w:marBottom w:val="0"/>
                      <w:divBdr>
                        <w:top w:val="none" w:sz="0" w:space="0" w:color="auto"/>
                        <w:left w:val="none" w:sz="0" w:space="0" w:color="auto"/>
                        <w:bottom w:val="none" w:sz="0" w:space="0" w:color="auto"/>
                        <w:right w:val="none" w:sz="0" w:space="0" w:color="auto"/>
                      </w:divBdr>
                      <w:divsChild>
                        <w:div w:id="1972898218">
                          <w:marLeft w:val="0"/>
                          <w:marRight w:val="0"/>
                          <w:marTop w:val="0"/>
                          <w:marBottom w:val="0"/>
                          <w:divBdr>
                            <w:top w:val="none" w:sz="0" w:space="0" w:color="auto"/>
                            <w:left w:val="none" w:sz="0" w:space="0" w:color="auto"/>
                            <w:bottom w:val="none" w:sz="0" w:space="0" w:color="auto"/>
                            <w:right w:val="none" w:sz="0" w:space="0" w:color="auto"/>
                          </w:divBdr>
                          <w:divsChild>
                            <w:div w:id="1769496252">
                              <w:marLeft w:val="0"/>
                              <w:marRight w:val="0"/>
                              <w:marTop w:val="0"/>
                              <w:marBottom w:val="0"/>
                              <w:divBdr>
                                <w:top w:val="none" w:sz="0" w:space="0" w:color="auto"/>
                                <w:left w:val="none" w:sz="0" w:space="0" w:color="auto"/>
                                <w:bottom w:val="none" w:sz="0" w:space="0" w:color="auto"/>
                                <w:right w:val="none" w:sz="0" w:space="0" w:color="auto"/>
                              </w:divBdr>
                              <w:divsChild>
                                <w:div w:id="1565414455">
                                  <w:marLeft w:val="0"/>
                                  <w:marRight w:val="0"/>
                                  <w:marTop w:val="0"/>
                                  <w:marBottom w:val="0"/>
                                  <w:divBdr>
                                    <w:top w:val="none" w:sz="0" w:space="0" w:color="auto"/>
                                    <w:left w:val="none" w:sz="0" w:space="0" w:color="auto"/>
                                    <w:bottom w:val="none" w:sz="0" w:space="0" w:color="auto"/>
                                    <w:right w:val="none" w:sz="0" w:space="0" w:color="auto"/>
                                  </w:divBdr>
                                  <w:divsChild>
                                    <w:div w:id="17987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81323">
          <w:marLeft w:val="0"/>
          <w:marRight w:val="0"/>
          <w:marTop w:val="0"/>
          <w:marBottom w:val="0"/>
          <w:divBdr>
            <w:top w:val="none" w:sz="0" w:space="0" w:color="auto"/>
            <w:left w:val="none" w:sz="0" w:space="0" w:color="auto"/>
            <w:bottom w:val="none" w:sz="0" w:space="0" w:color="auto"/>
            <w:right w:val="none" w:sz="0" w:space="0" w:color="auto"/>
          </w:divBdr>
          <w:divsChild>
            <w:div w:id="1678456351">
              <w:marLeft w:val="0"/>
              <w:marRight w:val="0"/>
              <w:marTop w:val="0"/>
              <w:marBottom w:val="0"/>
              <w:divBdr>
                <w:top w:val="none" w:sz="0" w:space="0" w:color="auto"/>
                <w:left w:val="none" w:sz="0" w:space="0" w:color="auto"/>
                <w:bottom w:val="none" w:sz="0" w:space="0" w:color="auto"/>
                <w:right w:val="none" w:sz="0" w:space="0" w:color="auto"/>
              </w:divBdr>
              <w:divsChild>
                <w:div w:id="599222429">
                  <w:marLeft w:val="0"/>
                  <w:marRight w:val="0"/>
                  <w:marTop w:val="0"/>
                  <w:marBottom w:val="0"/>
                  <w:divBdr>
                    <w:top w:val="none" w:sz="0" w:space="0" w:color="auto"/>
                    <w:left w:val="none" w:sz="0" w:space="0" w:color="auto"/>
                    <w:bottom w:val="none" w:sz="0" w:space="0" w:color="auto"/>
                    <w:right w:val="none" w:sz="0" w:space="0" w:color="auto"/>
                  </w:divBdr>
                  <w:divsChild>
                    <w:div w:id="1837720694">
                      <w:marLeft w:val="0"/>
                      <w:marRight w:val="0"/>
                      <w:marTop w:val="0"/>
                      <w:marBottom w:val="0"/>
                      <w:divBdr>
                        <w:top w:val="none" w:sz="0" w:space="0" w:color="auto"/>
                        <w:left w:val="none" w:sz="0" w:space="0" w:color="auto"/>
                        <w:bottom w:val="none" w:sz="0" w:space="0" w:color="auto"/>
                        <w:right w:val="none" w:sz="0" w:space="0" w:color="auto"/>
                      </w:divBdr>
                      <w:divsChild>
                        <w:div w:id="205995109">
                          <w:marLeft w:val="0"/>
                          <w:marRight w:val="0"/>
                          <w:marTop w:val="0"/>
                          <w:marBottom w:val="0"/>
                          <w:divBdr>
                            <w:top w:val="none" w:sz="0" w:space="0" w:color="auto"/>
                            <w:left w:val="none" w:sz="0" w:space="0" w:color="auto"/>
                            <w:bottom w:val="none" w:sz="0" w:space="0" w:color="auto"/>
                            <w:right w:val="none" w:sz="0" w:space="0" w:color="auto"/>
                          </w:divBdr>
                          <w:divsChild>
                            <w:div w:id="1124035315">
                              <w:marLeft w:val="0"/>
                              <w:marRight w:val="0"/>
                              <w:marTop w:val="0"/>
                              <w:marBottom w:val="0"/>
                              <w:divBdr>
                                <w:top w:val="none" w:sz="0" w:space="0" w:color="auto"/>
                                <w:left w:val="none" w:sz="0" w:space="0" w:color="auto"/>
                                <w:bottom w:val="none" w:sz="0" w:space="0" w:color="auto"/>
                                <w:right w:val="none" w:sz="0" w:space="0" w:color="auto"/>
                              </w:divBdr>
                              <w:divsChild>
                                <w:div w:id="13155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251">
                          <w:marLeft w:val="0"/>
                          <w:marRight w:val="0"/>
                          <w:marTop w:val="0"/>
                          <w:marBottom w:val="0"/>
                          <w:divBdr>
                            <w:top w:val="none" w:sz="0" w:space="0" w:color="auto"/>
                            <w:left w:val="none" w:sz="0" w:space="0" w:color="auto"/>
                            <w:bottom w:val="none" w:sz="0" w:space="0" w:color="auto"/>
                            <w:right w:val="none" w:sz="0" w:space="0" w:color="auto"/>
                          </w:divBdr>
                          <w:divsChild>
                            <w:div w:id="955790939">
                              <w:marLeft w:val="0"/>
                              <w:marRight w:val="0"/>
                              <w:marTop w:val="0"/>
                              <w:marBottom w:val="0"/>
                              <w:divBdr>
                                <w:top w:val="none" w:sz="0" w:space="0" w:color="auto"/>
                                <w:left w:val="none" w:sz="0" w:space="0" w:color="auto"/>
                                <w:bottom w:val="none" w:sz="0" w:space="0" w:color="auto"/>
                                <w:right w:val="none" w:sz="0" w:space="0" w:color="auto"/>
                              </w:divBdr>
                              <w:divsChild>
                                <w:div w:id="1032802658">
                                  <w:marLeft w:val="0"/>
                                  <w:marRight w:val="0"/>
                                  <w:marTop w:val="0"/>
                                  <w:marBottom w:val="0"/>
                                  <w:divBdr>
                                    <w:top w:val="none" w:sz="0" w:space="0" w:color="auto"/>
                                    <w:left w:val="none" w:sz="0" w:space="0" w:color="auto"/>
                                    <w:bottom w:val="none" w:sz="0" w:space="0" w:color="auto"/>
                                    <w:right w:val="none" w:sz="0" w:space="0" w:color="auto"/>
                                  </w:divBdr>
                                  <w:divsChild>
                                    <w:div w:id="1748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264219">
              <w:marLeft w:val="0"/>
              <w:marRight w:val="0"/>
              <w:marTop w:val="0"/>
              <w:marBottom w:val="0"/>
              <w:divBdr>
                <w:top w:val="none" w:sz="0" w:space="0" w:color="auto"/>
                <w:left w:val="none" w:sz="0" w:space="0" w:color="auto"/>
                <w:bottom w:val="none" w:sz="0" w:space="0" w:color="auto"/>
                <w:right w:val="none" w:sz="0" w:space="0" w:color="auto"/>
              </w:divBdr>
              <w:divsChild>
                <w:div w:id="2026207483">
                  <w:marLeft w:val="0"/>
                  <w:marRight w:val="0"/>
                  <w:marTop w:val="0"/>
                  <w:marBottom w:val="0"/>
                  <w:divBdr>
                    <w:top w:val="none" w:sz="0" w:space="0" w:color="auto"/>
                    <w:left w:val="none" w:sz="0" w:space="0" w:color="auto"/>
                    <w:bottom w:val="none" w:sz="0" w:space="0" w:color="auto"/>
                    <w:right w:val="none" w:sz="0" w:space="0" w:color="auto"/>
                  </w:divBdr>
                  <w:divsChild>
                    <w:div w:id="1253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817792">
      <w:bodyDiv w:val="1"/>
      <w:marLeft w:val="0"/>
      <w:marRight w:val="0"/>
      <w:marTop w:val="0"/>
      <w:marBottom w:val="0"/>
      <w:divBdr>
        <w:top w:val="none" w:sz="0" w:space="0" w:color="auto"/>
        <w:left w:val="none" w:sz="0" w:space="0" w:color="auto"/>
        <w:bottom w:val="none" w:sz="0" w:space="0" w:color="auto"/>
        <w:right w:val="none" w:sz="0" w:space="0" w:color="auto"/>
      </w:divBdr>
    </w:div>
    <w:div w:id="1256790867">
      <w:bodyDiv w:val="1"/>
      <w:marLeft w:val="0"/>
      <w:marRight w:val="0"/>
      <w:marTop w:val="0"/>
      <w:marBottom w:val="0"/>
      <w:divBdr>
        <w:top w:val="none" w:sz="0" w:space="0" w:color="auto"/>
        <w:left w:val="none" w:sz="0" w:space="0" w:color="auto"/>
        <w:bottom w:val="none" w:sz="0" w:space="0" w:color="auto"/>
        <w:right w:val="none" w:sz="0" w:space="0" w:color="auto"/>
      </w:divBdr>
    </w:div>
    <w:div w:id="1277369685">
      <w:bodyDiv w:val="1"/>
      <w:marLeft w:val="0"/>
      <w:marRight w:val="0"/>
      <w:marTop w:val="0"/>
      <w:marBottom w:val="0"/>
      <w:divBdr>
        <w:top w:val="none" w:sz="0" w:space="0" w:color="auto"/>
        <w:left w:val="none" w:sz="0" w:space="0" w:color="auto"/>
        <w:bottom w:val="none" w:sz="0" w:space="0" w:color="auto"/>
        <w:right w:val="none" w:sz="0" w:space="0" w:color="auto"/>
      </w:divBdr>
      <w:divsChild>
        <w:div w:id="754669201">
          <w:marLeft w:val="0"/>
          <w:marRight w:val="0"/>
          <w:marTop w:val="0"/>
          <w:marBottom w:val="0"/>
          <w:divBdr>
            <w:top w:val="none" w:sz="0" w:space="0" w:color="auto"/>
            <w:left w:val="none" w:sz="0" w:space="0" w:color="auto"/>
            <w:bottom w:val="none" w:sz="0" w:space="0" w:color="auto"/>
            <w:right w:val="none" w:sz="0" w:space="0" w:color="auto"/>
          </w:divBdr>
          <w:divsChild>
            <w:div w:id="869537627">
              <w:marLeft w:val="0"/>
              <w:marRight w:val="0"/>
              <w:marTop w:val="0"/>
              <w:marBottom w:val="0"/>
              <w:divBdr>
                <w:top w:val="none" w:sz="0" w:space="0" w:color="auto"/>
                <w:left w:val="none" w:sz="0" w:space="0" w:color="auto"/>
                <w:bottom w:val="none" w:sz="0" w:space="0" w:color="auto"/>
                <w:right w:val="none" w:sz="0" w:space="0" w:color="auto"/>
              </w:divBdr>
              <w:divsChild>
                <w:div w:id="1313025128">
                  <w:marLeft w:val="0"/>
                  <w:marRight w:val="0"/>
                  <w:marTop w:val="0"/>
                  <w:marBottom w:val="0"/>
                  <w:divBdr>
                    <w:top w:val="none" w:sz="0" w:space="0" w:color="auto"/>
                    <w:left w:val="none" w:sz="0" w:space="0" w:color="auto"/>
                    <w:bottom w:val="none" w:sz="0" w:space="0" w:color="auto"/>
                    <w:right w:val="none" w:sz="0" w:space="0" w:color="auto"/>
                  </w:divBdr>
                  <w:divsChild>
                    <w:div w:id="1165049065">
                      <w:marLeft w:val="0"/>
                      <w:marRight w:val="0"/>
                      <w:marTop w:val="0"/>
                      <w:marBottom w:val="0"/>
                      <w:divBdr>
                        <w:top w:val="none" w:sz="0" w:space="0" w:color="auto"/>
                        <w:left w:val="none" w:sz="0" w:space="0" w:color="auto"/>
                        <w:bottom w:val="none" w:sz="0" w:space="0" w:color="auto"/>
                        <w:right w:val="none" w:sz="0" w:space="0" w:color="auto"/>
                      </w:divBdr>
                      <w:divsChild>
                        <w:div w:id="70129394">
                          <w:marLeft w:val="0"/>
                          <w:marRight w:val="0"/>
                          <w:marTop w:val="0"/>
                          <w:marBottom w:val="0"/>
                          <w:divBdr>
                            <w:top w:val="none" w:sz="0" w:space="0" w:color="auto"/>
                            <w:left w:val="none" w:sz="0" w:space="0" w:color="auto"/>
                            <w:bottom w:val="none" w:sz="0" w:space="0" w:color="auto"/>
                            <w:right w:val="none" w:sz="0" w:space="0" w:color="auto"/>
                          </w:divBdr>
                          <w:divsChild>
                            <w:div w:id="133721266">
                              <w:marLeft w:val="0"/>
                              <w:marRight w:val="0"/>
                              <w:marTop w:val="0"/>
                              <w:marBottom w:val="0"/>
                              <w:divBdr>
                                <w:top w:val="none" w:sz="0" w:space="0" w:color="auto"/>
                                <w:left w:val="none" w:sz="0" w:space="0" w:color="auto"/>
                                <w:bottom w:val="none" w:sz="0" w:space="0" w:color="auto"/>
                                <w:right w:val="none" w:sz="0" w:space="0" w:color="auto"/>
                              </w:divBdr>
                              <w:divsChild>
                                <w:div w:id="2111200970">
                                  <w:marLeft w:val="0"/>
                                  <w:marRight w:val="0"/>
                                  <w:marTop w:val="0"/>
                                  <w:marBottom w:val="0"/>
                                  <w:divBdr>
                                    <w:top w:val="none" w:sz="0" w:space="0" w:color="auto"/>
                                    <w:left w:val="none" w:sz="0" w:space="0" w:color="auto"/>
                                    <w:bottom w:val="none" w:sz="0" w:space="0" w:color="auto"/>
                                    <w:right w:val="none" w:sz="0" w:space="0" w:color="auto"/>
                                  </w:divBdr>
                                  <w:divsChild>
                                    <w:div w:id="252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0060">
                          <w:marLeft w:val="0"/>
                          <w:marRight w:val="0"/>
                          <w:marTop w:val="0"/>
                          <w:marBottom w:val="0"/>
                          <w:divBdr>
                            <w:top w:val="none" w:sz="0" w:space="0" w:color="auto"/>
                            <w:left w:val="none" w:sz="0" w:space="0" w:color="auto"/>
                            <w:bottom w:val="none" w:sz="0" w:space="0" w:color="auto"/>
                            <w:right w:val="none" w:sz="0" w:space="0" w:color="auto"/>
                          </w:divBdr>
                          <w:divsChild>
                            <w:div w:id="1494756816">
                              <w:marLeft w:val="0"/>
                              <w:marRight w:val="0"/>
                              <w:marTop w:val="0"/>
                              <w:marBottom w:val="0"/>
                              <w:divBdr>
                                <w:top w:val="none" w:sz="0" w:space="0" w:color="auto"/>
                                <w:left w:val="none" w:sz="0" w:space="0" w:color="auto"/>
                                <w:bottom w:val="none" w:sz="0" w:space="0" w:color="auto"/>
                                <w:right w:val="none" w:sz="0" w:space="0" w:color="auto"/>
                              </w:divBdr>
                              <w:divsChild>
                                <w:div w:id="6901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6824">
              <w:marLeft w:val="0"/>
              <w:marRight w:val="0"/>
              <w:marTop w:val="0"/>
              <w:marBottom w:val="0"/>
              <w:divBdr>
                <w:top w:val="none" w:sz="0" w:space="0" w:color="auto"/>
                <w:left w:val="none" w:sz="0" w:space="0" w:color="auto"/>
                <w:bottom w:val="none" w:sz="0" w:space="0" w:color="auto"/>
                <w:right w:val="none" w:sz="0" w:space="0" w:color="auto"/>
              </w:divBdr>
              <w:divsChild>
                <w:div w:id="774598979">
                  <w:marLeft w:val="0"/>
                  <w:marRight w:val="0"/>
                  <w:marTop w:val="0"/>
                  <w:marBottom w:val="0"/>
                  <w:divBdr>
                    <w:top w:val="none" w:sz="0" w:space="0" w:color="auto"/>
                    <w:left w:val="none" w:sz="0" w:space="0" w:color="auto"/>
                    <w:bottom w:val="none" w:sz="0" w:space="0" w:color="auto"/>
                    <w:right w:val="none" w:sz="0" w:space="0" w:color="auto"/>
                  </w:divBdr>
                  <w:divsChild>
                    <w:div w:id="136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50835">
          <w:marLeft w:val="0"/>
          <w:marRight w:val="0"/>
          <w:marTop w:val="0"/>
          <w:marBottom w:val="0"/>
          <w:divBdr>
            <w:top w:val="none" w:sz="0" w:space="0" w:color="auto"/>
            <w:left w:val="none" w:sz="0" w:space="0" w:color="auto"/>
            <w:bottom w:val="none" w:sz="0" w:space="0" w:color="auto"/>
            <w:right w:val="none" w:sz="0" w:space="0" w:color="auto"/>
          </w:divBdr>
          <w:divsChild>
            <w:div w:id="649020806">
              <w:marLeft w:val="0"/>
              <w:marRight w:val="0"/>
              <w:marTop w:val="0"/>
              <w:marBottom w:val="0"/>
              <w:divBdr>
                <w:top w:val="none" w:sz="0" w:space="0" w:color="auto"/>
                <w:left w:val="none" w:sz="0" w:space="0" w:color="auto"/>
                <w:bottom w:val="none" w:sz="0" w:space="0" w:color="auto"/>
                <w:right w:val="none" w:sz="0" w:space="0" w:color="auto"/>
              </w:divBdr>
              <w:divsChild>
                <w:div w:id="780805620">
                  <w:marLeft w:val="0"/>
                  <w:marRight w:val="0"/>
                  <w:marTop w:val="0"/>
                  <w:marBottom w:val="0"/>
                  <w:divBdr>
                    <w:top w:val="none" w:sz="0" w:space="0" w:color="auto"/>
                    <w:left w:val="none" w:sz="0" w:space="0" w:color="auto"/>
                    <w:bottom w:val="none" w:sz="0" w:space="0" w:color="auto"/>
                    <w:right w:val="none" w:sz="0" w:space="0" w:color="auto"/>
                  </w:divBdr>
                  <w:divsChild>
                    <w:div w:id="1753696746">
                      <w:marLeft w:val="0"/>
                      <w:marRight w:val="0"/>
                      <w:marTop w:val="0"/>
                      <w:marBottom w:val="0"/>
                      <w:divBdr>
                        <w:top w:val="none" w:sz="0" w:space="0" w:color="auto"/>
                        <w:left w:val="none" w:sz="0" w:space="0" w:color="auto"/>
                        <w:bottom w:val="none" w:sz="0" w:space="0" w:color="auto"/>
                        <w:right w:val="none" w:sz="0" w:space="0" w:color="auto"/>
                      </w:divBdr>
                      <w:divsChild>
                        <w:div w:id="26760924">
                          <w:marLeft w:val="0"/>
                          <w:marRight w:val="0"/>
                          <w:marTop w:val="0"/>
                          <w:marBottom w:val="0"/>
                          <w:divBdr>
                            <w:top w:val="none" w:sz="0" w:space="0" w:color="auto"/>
                            <w:left w:val="none" w:sz="0" w:space="0" w:color="auto"/>
                            <w:bottom w:val="none" w:sz="0" w:space="0" w:color="auto"/>
                            <w:right w:val="none" w:sz="0" w:space="0" w:color="auto"/>
                          </w:divBdr>
                          <w:divsChild>
                            <w:div w:id="1950551208">
                              <w:marLeft w:val="0"/>
                              <w:marRight w:val="0"/>
                              <w:marTop w:val="0"/>
                              <w:marBottom w:val="0"/>
                              <w:divBdr>
                                <w:top w:val="none" w:sz="0" w:space="0" w:color="auto"/>
                                <w:left w:val="none" w:sz="0" w:space="0" w:color="auto"/>
                                <w:bottom w:val="none" w:sz="0" w:space="0" w:color="auto"/>
                                <w:right w:val="none" w:sz="0" w:space="0" w:color="auto"/>
                              </w:divBdr>
                              <w:divsChild>
                                <w:div w:id="1419641359">
                                  <w:marLeft w:val="0"/>
                                  <w:marRight w:val="0"/>
                                  <w:marTop w:val="0"/>
                                  <w:marBottom w:val="0"/>
                                  <w:divBdr>
                                    <w:top w:val="none" w:sz="0" w:space="0" w:color="auto"/>
                                    <w:left w:val="none" w:sz="0" w:space="0" w:color="auto"/>
                                    <w:bottom w:val="none" w:sz="0" w:space="0" w:color="auto"/>
                                    <w:right w:val="none" w:sz="0" w:space="0" w:color="auto"/>
                                  </w:divBdr>
                                  <w:divsChild>
                                    <w:div w:id="13745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8050">
                      <w:marLeft w:val="0"/>
                      <w:marRight w:val="0"/>
                      <w:marTop w:val="0"/>
                      <w:marBottom w:val="0"/>
                      <w:divBdr>
                        <w:top w:val="none" w:sz="0" w:space="0" w:color="auto"/>
                        <w:left w:val="none" w:sz="0" w:space="0" w:color="auto"/>
                        <w:bottom w:val="none" w:sz="0" w:space="0" w:color="auto"/>
                        <w:right w:val="none" w:sz="0" w:space="0" w:color="auto"/>
                      </w:divBdr>
                      <w:divsChild>
                        <w:div w:id="573248867">
                          <w:marLeft w:val="0"/>
                          <w:marRight w:val="0"/>
                          <w:marTop w:val="0"/>
                          <w:marBottom w:val="0"/>
                          <w:divBdr>
                            <w:top w:val="none" w:sz="0" w:space="0" w:color="auto"/>
                            <w:left w:val="none" w:sz="0" w:space="0" w:color="auto"/>
                            <w:bottom w:val="none" w:sz="0" w:space="0" w:color="auto"/>
                            <w:right w:val="none" w:sz="0" w:space="0" w:color="auto"/>
                          </w:divBdr>
                          <w:divsChild>
                            <w:div w:id="5020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62955">
      <w:bodyDiv w:val="1"/>
      <w:marLeft w:val="0"/>
      <w:marRight w:val="0"/>
      <w:marTop w:val="0"/>
      <w:marBottom w:val="0"/>
      <w:divBdr>
        <w:top w:val="none" w:sz="0" w:space="0" w:color="auto"/>
        <w:left w:val="none" w:sz="0" w:space="0" w:color="auto"/>
        <w:bottom w:val="none" w:sz="0" w:space="0" w:color="auto"/>
        <w:right w:val="none" w:sz="0" w:space="0" w:color="auto"/>
      </w:divBdr>
    </w:div>
    <w:div w:id="1292326173">
      <w:bodyDiv w:val="1"/>
      <w:marLeft w:val="0"/>
      <w:marRight w:val="0"/>
      <w:marTop w:val="0"/>
      <w:marBottom w:val="0"/>
      <w:divBdr>
        <w:top w:val="none" w:sz="0" w:space="0" w:color="auto"/>
        <w:left w:val="none" w:sz="0" w:space="0" w:color="auto"/>
        <w:bottom w:val="none" w:sz="0" w:space="0" w:color="auto"/>
        <w:right w:val="none" w:sz="0" w:space="0" w:color="auto"/>
      </w:divBdr>
    </w:div>
    <w:div w:id="1332441976">
      <w:bodyDiv w:val="1"/>
      <w:marLeft w:val="0"/>
      <w:marRight w:val="0"/>
      <w:marTop w:val="0"/>
      <w:marBottom w:val="0"/>
      <w:divBdr>
        <w:top w:val="none" w:sz="0" w:space="0" w:color="auto"/>
        <w:left w:val="none" w:sz="0" w:space="0" w:color="auto"/>
        <w:bottom w:val="none" w:sz="0" w:space="0" w:color="auto"/>
        <w:right w:val="none" w:sz="0" w:space="0" w:color="auto"/>
      </w:divBdr>
    </w:div>
    <w:div w:id="1338119532">
      <w:bodyDiv w:val="1"/>
      <w:marLeft w:val="0"/>
      <w:marRight w:val="0"/>
      <w:marTop w:val="0"/>
      <w:marBottom w:val="0"/>
      <w:divBdr>
        <w:top w:val="none" w:sz="0" w:space="0" w:color="auto"/>
        <w:left w:val="none" w:sz="0" w:space="0" w:color="auto"/>
        <w:bottom w:val="none" w:sz="0" w:space="0" w:color="auto"/>
        <w:right w:val="none" w:sz="0" w:space="0" w:color="auto"/>
      </w:divBdr>
    </w:div>
    <w:div w:id="1344479868">
      <w:bodyDiv w:val="1"/>
      <w:marLeft w:val="0"/>
      <w:marRight w:val="0"/>
      <w:marTop w:val="0"/>
      <w:marBottom w:val="0"/>
      <w:divBdr>
        <w:top w:val="none" w:sz="0" w:space="0" w:color="auto"/>
        <w:left w:val="none" w:sz="0" w:space="0" w:color="auto"/>
        <w:bottom w:val="none" w:sz="0" w:space="0" w:color="auto"/>
        <w:right w:val="none" w:sz="0" w:space="0" w:color="auto"/>
      </w:divBdr>
    </w:div>
    <w:div w:id="1349136978">
      <w:bodyDiv w:val="1"/>
      <w:marLeft w:val="0"/>
      <w:marRight w:val="0"/>
      <w:marTop w:val="0"/>
      <w:marBottom w:val="0"/>
      <w:divBdr>
        <w:top w:val="none" w:sz="0" w:space="0" w:color="auto"/>
        <w:left w:val="none" w:sz="0" w:space="0" w:color="auto"/>
        <w:bottom w:val="none" w:sz="0" w:space="0" w:color="auto"/>
        <w:right w:val="none" w:sz="0" w:space="0" w:color="auto"/>
      </w:divBdr>
    </w:div>
    <w:div w:id="1356077034">
      <w:bodyDiv w:val="1"/>
      <w:marLeft w:val="0"/>
      <w:marRight w:val="0"/>
      <w:marTop w:val="0"/>
      <w:marBottom w:val="0"/>
      <w:divBdr>
        <w:top w:val="none" w:sz="0" w:space="0" w:color="auto"/>
        <w:left w:val="none" w:sz="0" w:space="0" w:color="auto"/>
        <w:bottom w:val="none" w:sz="0" w:space="0" w:color="auto"/>
        <w:right w:val="none" w:sz="0" w:space="0" w:color="auto"/>
      </w:divBdr>
    </w:div>
    <w:div w:id="1361978023">
      <w:bodyDiv w:val="1"/>
      <w:marLeft w:val="0"/>
      <w:marRight w:val="0"/>
      <w:marTop w:val="0"/>
      <w:marBottom w:val="0"/>
      <w:divBdr>
        <w:top w:val="none" w:sz="0" w:space="0" w:color="auto"/>
        <w:left w:val="none" w:sz="0" w:space="0" w:color="auto"/>
        <w:bottom w:val="none" w:sz="0" w:space="0" w:color="auto"/>
        <w:right w:val="none" w:sz="0" w:space="0" w:color="auto"/>
      </w:divBdr>
    </w:div>
    <w:div w:id="1394230290">
      <w:bodyDiv w:val="1"/>
      <w:marLeft w:val="0"/>
      <w:marRight w:val="0"/>
      <w:marTop w:val="0"/>
      <w:marBottom w:val="0"/>
      <w:divBdr>
        <w:top w:val="none" w:sz="0" w:space="0" w:color="auto"/>
        <w:left w:val="none" w:sz="0" w:space="0" w:color="auto"/>
        <w:bottom w:val="none" w:sz="0" w:space="0" w:color="auto"/>
        <w:right w:val="none" w:sz="0" w:space="0" w:color="auto"/>
      </w:divBdr>
    </w:div>
    <w:div w:id="1411465063">
      <w:bodyDiv w:val="1"/>
      <w:marLeft w:val="0"/>
      <w:marRight w:val="0"/>
      <w:marTop w:val="0"/>
      <w:marBottom w:val="0"/>
      <w:divBdr>
        <w:top w:val="none" w:sz="0" w:space="0" w:color="auto"/>
        <w:left w:val="none" w:sz="0" w:space="0" w:color="auto"/>
        <w:bottom w:val="none" w:sz="0" w:space="0" w:color="auto"/>
        <w:right w:val="none" w:sz="0" w:space="0" w:color="auto"/>
      </w:divBdr>
    </w:div>
    <w:div w:id="1422264328">
      <w:bodyDiv w:val="1"/>
      <w:marLeft w:val="0"/>
      <w:marRight w:val="0"/>
      <w:marTop w:val="0"/>
      <w:marBottom w:val="0"/>
      <w:divBdr>
        <w:top w:val="none" w:sz="0" w:space="0" w:color="auto"/>
        <w:left w:val="none" w:sz="0" w:space="0" w:color="auto"/>
        <w:bottom w:val="none" w:sz="0" w:space="0" w:color="auto"/>
        <w:right w:val="none" w:sz="0" w:space="0" w:color="auto"/>
      </w:divBdr>
    </w:div>
    <w:div w:id="1441988650">
      <w:bodyDiv w:val="1"/>
      <w:marLeft w:val="0"/>
      <w:marRight w:val="0"/>
      <w:marTop w:val="0"/>
      <w:marBottom w:val="0"/>
      <w:divBdr>
        <w:top w:val="none" w:sz="0" w:space="0" w:color="auto"/>
        <w:left w:val="none" w:sz="0" w:space="0" w:color="auto"/>
        <w:bottom w:val="none" w:sz="0" w:space="0" w:color="auto"/>
        <w:right w:val="none" w:sz="0" w:space="0" w:color="auto"/>
      </w:divBdr>
    </w:div>
    <w:div w:id="1446732516">
      <w:bodyDiv w:val="1"/>
      <w:marLeft w:val="0"/>
      <w:marRight w:val="0"/>
      <w:marTop w:val="0"/>
      <w:marBottom w:val="0"/>
      <w:divBdr>
        <w:top w:val="none" w:sz="0" w:space="0" w:color="auto"/>
        <w:left w:val="none" w:sz="0" w:space="0" w:color="auto"/>
        <w:bottom w:val="none" w:sz="0" w:space="0" w:color="auto"/>
        <w:right w:val="none" w:sz="0" w:space="0" w:color="auto"/>
      </w:divBdr>
    </w:div>
    <w:div w:id="1518811217">
      <w:bodyDiv w:val="1"/>
      <w:marLeft w:val="0"/>
      <w:marRight w:val="0"/>
      <w:marTop w:val="0"/>
      <w:marBottom w:val="0"/>
      <w:divBdr>
        <w:top w:val="none" w:sz="0" w:space="0" w:color="auto"/>
        <w:left w:val="none" w:sz="0" w:space="0" w:color="auto"/>
        <w:bottom w:val="none" w:sz="0" w:space="0" w:color="auto"/>
        <w:right w:val="none" w:sz="0" w:space="0" w:color="auto"/>
      </w:divBdr>
    </w:div>
    <w:div w:id="1577517571">
      <w:bodyDiv w:val="1"/>
      <w:marLeft w:val="0"/>
      <w:marRight w:val="0"/>
      <w:marTop w:val="0"/>
      <w:marBottom w:val="0"/>
      <w:divBdr>
        <w:top w:val="none" w:sz="0" w:space="0" w:color="auto"/>
        <w:left w:val="none" w:sz="0" w:space="0" w:color="auto"/>
        <w:bottom w:val="none" w:sz="0" w:space="0" w:color="auto"/>
        <w:right w:val="none" w:sz="0" w:space="0" w:color="auto"/>
      </w:divBdr>
    </w:div>
    <w:div w:id="1595555051">
      <w:bodyDiv w:val="1"/>
      <w:marLeft w:val="0"/>
      <w:marRight w:val="0"/>
      <w:marTop w:val="0"/>
      <w:marBottom w:val="0"/>
      <w:divBdr>
        <w:top w:val="none" w:sz="0" w:space="0" w:color="auto"/>
        <w:left w:val="none" w:sz="0" w:space="0" w:color="auto"/>
        <w:bottom w:val="none" w:sz="0" w:space="0" w:color="auto"/>
        <w:right w:val="none" w:sz="0" w:space="0" w:color="auto"/>
      </w:divBdr>
      <w:divsChild>
        <w:div w:id="1317605980">
          <w:marLeft w:val="0"/>
          <w:marRight w:val="0"/>
          <w:marTop w:val="0"/>
          <w:marBottom w:val="0"/>
          <w:divBdr>
            <w:top w:val="none" w:sz="0" w:space="0" w:color="auto"/>
            <w:left w:val="none" w:sz="0" w:space="0" w:color="auto"/>
            <w:bottom w:val="none" w:sz="0" w:space="0" w:color="auto"/>
            <w:right w:val="none" w:sz="0" w:space="0" w:color="auto"/>
          </w:divBdr>
          <w:divsChild>
            <w:div w:id="1996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5240">
      <w:bodyDiv w:val="1"/>
      <w:marLeft w:val="0"/>
      <w:marRight w:val="0"/>
      <w:marTop w:val="0"/>
      <w:marBottom w:val="0"/>
      <w:divBdr>
        <w:top w:val="none" w:sz="0" w:space="0" w:color="auto"/>
        <w:left w:val="none" w:sz="0" w:space="0" w:color="auto"/>
        <w:bottom w:val="none" w:sz="0" w:space="0" w:color="auto"/>
        <w:right w:val="none" w:sz="0" w:space="0" w:color="auto"/>
      </w:divBdr>
    </w:div>
    <w:div w:id="1701736653">
      <w:bodyDiv w:val="1"/>
      <w:marLeft w:val="0"/>
      <w:marRight w:val="0"/>
      <w:marTop w:val="0"/>
      <w:marBottom w:val="0"/>
      <w:divBdr>
        <w:top w:val="none" w:sz="0" w:space="0" w:color="auto"/>
        <w:left w:val="none" w:sz="0" w:space="0" w:color="auto"/>
        <w:bottom w:val="none" w:sz="0" w:space="0" w:color="auto"/>
        <w:right w:val="none" w:sz="0" w:space="0" w:color="auto"/>
      </w:divBdr>
    </w:div>
    <w:div w:id="1711563582">
      <w:bodyDiv w:val="1"/>
      <w:marLeft w:val="0"/>
      <w:marRight w:val="0"/>
      <w:marTop w:val="0"/>
      <w:marBottom w:val="0"/>
      <w:divBdr>
        <w:top w:val="none" w:sz="0" w:space="0" w:color="auto"/>
        <w:left w:val="none" w:sz="0" w:space="0" w:color="auto"/>
        <w:bottom w:val="none" w:sz="0" w:space="0" w:color="auto"/>
        <w:right w:val="none" w:sz="0" w:space="0" w:color="auto"/>
      </w:divBdr>
    </w:div>
    <w:div w:id="1761632531">
      <w:bodyDiv w:val="1"/>
      <w:marLeft w:val="0"/>
      <w:marRight w:val="0"/>
      <w:marTop w:val="0"/>
      <w:marBottom w:val="0"/>
      <w:divBdr>
        <w:top w:val="none" w:sz="0" w:space="0" w:color="auto"/>
        <w:left w:val="none" w:sz="0" w:space="0" w:color="auto"/>
        <w:bottom w:val="none" w:sz="0" w:space="0" w:color="auto"/>
        <w:right w:val="none" w:sz="0" w:space="0" w:color="auto"/>
      </w:divBdr>
    </w:div>
    <w:div w:id="1788232101">
      <w:bodyDiv w:val="1"/>
      <w:marLeft w:val="0"/>
      <w:marRight w:val="0"/>
      <w:marTop w:val="0"/>
      <w:marBottom w:val="0"/>
      <w:divBdr>
        <w:top w:val="none" w:sz="0" w:space="0" w:color="auto"/>
        <w:left w:val="none" w:sz="0" w:space="0" w:color="auto"/>
        <w:bottom w:val="none" w:sz="0" w:space="0" w:color="auto"/>
        <w:right w:val="none" w:sz="0" w:space="0" w:color="auto"/>
      </w:divBdr>
    </w:div>
    <w:div w:id="1797213591">
      <w:bodyDiv w:val="1"/>
      <w:marLeft w:val="0"/>
      <w:marRight w:val="0"/>
      <w:marTop w:val="0"/>
      <w:marBottom w:val="0"/>
      <w:divBdr>
        <w:top w:val="none" w:sz="0" w:space="0" w:color="auto"/>
        <w:left w:val="none" w:sz="0" w:space="0" w:color="auto"/>
        <w:bottom w:val="none" w:sz="0" w:space="0" w:color="auto"/>
        <w:right w:val="none" w:sz="0" w:space="0" w:color="auto"/>
      </w:divBdr>
    </w:div>
    <w:div w:id="1799489291">
      <w:bodyDiv w:val="1"/>
      <w:marLeft w:val="0"/>
      <w:marRight w:val="0"/>
      <w:marTop w:val="0"/>
      <w:marBottom w:val="0"/>
      <w:divBdr>
        <w:top w:val="none" w:sz="0" w:space="0" w:color="auto"/>
        <w:left w:val="none" w:sz="0" w:space="0" w:color="auto"/>
        <w:bottom w:val="none" w:sz="0" w:space="0" w:color="auto"/>
        <w:right w:val="none" w:sz="0" w:space="0" w:color="auto"/>
      </w:divBdr>
    </w:div>
    <w:div w:id="1808083943">
      <w:bodyDiv w:val="1"/>
      <w:marLeft w:val="0"/>
      <w:marRight w:val="0"/>
      <w:marTop w:val="0"/>
      <w:marBottom w:val="0"/>
      <w:divBdr>
        <w:top w:val="none" w:sz="0" w:space="0" w:color="auto"/>
        <w:left w:val="none" w:sz="0" w:space="0" w:color="auto"/>
        <w:bottom w:val="none" w:sz="0" w:space="0" w:color="auto"/>
        <w:right w:val="none" w:sz="0" w:space="0" w:color="auto"/>
      </w:divBdr>
    </w:div>
    <w:div w:id="1875384591">
      <w:bodyDiv w:val="1"/>
      <w:marLeft w:val="0"/>
      <w:marRight w:val="0"/>
      <w:marTop w:val="0"/>
      <w:marBottom w:val="0"/>
      <w:divBdr>
        <w:top w:val="none" w:sz="0" w:space="0" w:color="auto"/>
        <w:left w:val="none" w:sz="0" w:space="0" w:color="auto"/>
        <w:bottom w:val="none" w:sz="0" w:space="0" w:color="auto"/>
        <w:right w:val="none" w:sz="0" w:space="0" w:color="auto"/>
      </w:divBdr>
    </w:div>
    <w:div w:id="1894193921">
      <w:bodyDiv w:val="1"/>
      <w:marLeft w:val="0"/>
      <w:marRight w:val="0"/>
      <w:marTop w:val="0"/>
      <w:marBottom w:val="0"/>
      <w:divBdr>
        <w:top w:val="none" w:sz="0" w:space="0" w:color="auto"/>
        <w:left w:val="none" w:sz="0" w:space="0" w:color="auto"/>
        <w:bottom w:val="none" w:sz="0" w:space="0" w:color="auto"/>
        <w:right w:val="none" w:sz="0" w:space="0" w:color="auto"/>
      </w:divBdr>
    </w:div>
    <w:div w:id="2026469578">
      <w:bodyDiv w:val="1"/>
      <w:marLeft w:val="0"/>
      <w:marRight w:val="0"/>
      <w:marTop w:val="0"/>
      <w:marBottom w:val="0"/>
      <w:divBdr>
        <w:top w:val="none" w:sz="0" w:space="0" w:color="auto"/>
        <w:left w:val="none" w:sz="0" w:space="0" w:color="auto"/>
        <w:bottom w:val="none" w:sz="0" w:space="0" w:color="auto"/>
        <w:right w:val="none" w:sz="0" w:space="0" w:color="auto"/>
      </w:divBdr>
    </w:div>
    <w:div w:id="2033191719">
      <w:bodyDiv w:val="1"/>
      <w:marLeft w:val="0"/>
      <w:marRight w:val="0"/>
      <w:marTop w:val="0"/>
      <w:marBottom w:val="0"/>
      <w:divBdr>
        <w:top w:val="none" w:sz="0" w:space="0" w:color="auto"/>
        <w:left w:val="none" w:sz="0" w:space="0" w:color="auto"/>
        <w:bottom w:val="none" w:sz="0" w:space="0" w:color="auto"/>
        <w:right w:val="none" w:sz="0" w:space="0" w:color="auto"/>
      </w:divBdr>
    </w:div>
    <w:div w:id="2064711805">
      <w:bodyDiv w:val="1"/>
      <w:marLeft w:val="0"/>
      <w:marRight w:val="0"/>
      <w:marTop w:val="0"/>
      <w:marBottom w:val="0"/>
      <w:divBdr>
        <w:top w:val="none" w:sz="0" w:space="0" w:color="auto"/>
        <w:left w:val="none" w:sz="0" w:space="0" w:color="auto"/>
        <w:bottom w:val="none" w:sz="0" w:space="0" w:color="auto"/>
        <w:right w:val="none" w:sz="0" w:space="0" w:color="auto"/>
      </w:divBdr>
    </w:div>
    <w:div w:id="2072653057">
      <w:bodyDiv w:val="1"/>
      <w:marLeft w:val="0"/>
      <w:marRight w:val="0"/>
      <w:marTop w:val="0"/>
      <w:marBottom w:val="0"/>
      <w:divBdr>
        <w:top w:val="none" w:sz="0" w:space="0" w:color="auto"/>
        <w:left w:val="none" w:sz="0" w:space="0" w:color="auto"/>
        <w:bottom w:val="none" w:sz="0" w:space="0" w:color="auto"/>
        <w:right w:val="none" w:sz="0" w:space="0" w:color="auto"/>
      </w:divBdr>
    </w:div>
    <w:div w:id="2075348514">
      <w:bodyDiv w:val="1"/>
      <w:marLeft w:val="0"/>
      <w:marRight w:val="0"/>
      <w:marTop w:val="0"/>
      <w:marBottom w:val="0"/>
      <w:divBdr>
        <w:top w:val="none" w:sz="0" w:space="0" w:color="auto"/>
        <w:left w:val="none" w:sz="0" w:space="0" w:color="auto"/>
        <w:bottom w:val="none" w:sz="0" w:space="0" w:color="auto"/>
        <w:right w:val="none" w:sz="0" w:space="0" w:color="auto"/>
      </w:divBdr>
    </w:div>
    <w:div w:id="2077630478">
      <w:bodyDiv w:val="1"/>
      <w:marLeft w:val="0"/>
      <w:marRight w:val="0"/>
      <w:marTop w:val="0"/>
      <w:marBottom w:val="0"/>
      <w:divBdr>
        <w:top w:val="none" w:sz="0" w:space="0" w:color="auto"/>
        <w:left w:val="none" w:sz="0" w:space="0" w:color="auto"/>
        <w:bottom w:val="none" w:sz="0" w:space="0" w:color="auto"/>
        <w:right w:val="none" w:sz="0" w:space="0" w:color="auto"/>
      </w:divBdr>
    </w:div>
    <w:div w:id="2108885132">
      <w:bodyDiv w:val="1"/>
      <w:marLeft w:val="0"/>
      <w:marRight w:val="0"/>
      <w:marTop w:val="0"/>
      <w:marBottom w:val="0"/>
      <w:divBdr>
        <w:top w:val="none" w:sz="0" w:space="0" w:color="auto"/>
        <w:left w:val="none" w:sz="0" w:space="0" w:color="auto"/>
        <w:bottom w:val="none" w:sz="0" w:space="0" w:color="auto"/>
        <w:right w:val="none" w:sz="0" w:space="0" w:color="auto"/>
      </w:divBdr>
    </w:div>
    <w:div w:id="212612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65CC7EE64EE5548BE8186097708589C" ma:contentTypeVersion="18" ma:contentTypeDescription="Crear nuevo documento." ma:contentTypeScope="" ma:versionID="a0312ec67d8acf756c931c982549f06d">
  <xsd:schema xmlns:xsd="http://www.w3.org/2001/XMLSchema" xmlns:xs="http://www.w3.org/2001/XMLSchema" xmlns:p="http://schemas.microsoft.com/office/2006/metadata/properties" xmlns:ns3="49663151-748c-4207-8a7f-238531cda82d" xmlns:ns4="cb50a7c0-5421-4380-a6da-3f2b9f4861f2" targetNamespace="http://schemas.microsoft.com/office/2006/metadata/properties" ma:root="true" ma:fieldsID="fb5f2369d622773d438f36e88c1e2963" ns3:_="" ns4:_="">
    <xsd:import namespace="49663151-748c-4207-8a7f-238531cda82d"/>
    <xsd:import namespace="cb50a7c0-5421-4380-a6da-3f2b9f4861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63151-748c-4207-8a7f-238531cda82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50a7c0-5421-4380-a6da-3f2b9f4861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50a7c0-5421-4380-a6da-3f2b9f4861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1D06-0EDD-4E7C-8744-B9ABA3E470A2}">
  <ds:schemaRefs>
    <ds:schemaRef ds:uri="http://schemas.microsoft.com/sharepoint/v3/contenttype/forms"/>
  </ds:schemaRefs>
</ds:datastoreItem>
</file>

<file path=customXml/itemProps2.xml><?xml version="1.0" encoding="utf-8"?>
<ds:datastoreItem xmlns:ds="http://schemas.openxmlformats.org/officeDocument/2006/customXml" ds:itemID="{09483B32-0C44-49C5-BF58-5CBBF50F4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63151-748c-4207-8a7f-238531cda82d"/>
    <ds:schemaRef ds:uri="cb50a7c0-5421-4380-a6da-3f2b9f4861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03491-9C6D-4D36-9ED7-E2E2F25C87D5}">
  <ds:schemaRefs>
    <ds:schemaRef ds:uri="http://schemas.microsoft.com/office/2006/metadata/properties"/>
    <ds:schemaRef ds:uri="http://schemas.microsoft.com/office/infopath/2007/PartnerControls"/>
    <ds:schemaRef ds:uri="cb50a7c0-5421-4380-a6da-3f2b9f4861f2"/>
  </ds:schemaRefs>
</ds:datastoreItem>
</file>

<file path=customXml/itemProps4.xml><?xml version="1.0" encoding="utf-8"?>
<ds:datastoreItem xmlns:ds="http://schemas.openxmlformats.org/officeDocument/2006/customXml" ds:itemID="{54C274D4-483F-4EAD-B279-8608302DB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34</Pages>
  <Words>11667</Words>
  <Characters>64171</Characters>
  <Application>Microsoft Office Word</Application>
  <DocSecurity>0</DocSecurity>
  <Lines>534</Lines>
  <Paragraphs>151</Paragraphs>
  <ScaleCrop>false</ScaleCrop>
  <Company>Uniandes</Company>
  <LinksUpToDate>false</LinksUpToDate>
  <CharactersWithSpaces>75687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Magiel</dc:creator>
  <cp:keywords/>
  <dc:description/>
  <cp:lastModifiedBy>Camilo Andres Daza Ramirez</cp:lastModifiedBy>
  <cp:revision>399</cp:revision>
  <cp:lastPrinted>2025-02-17T21:25:00Z</cp:lastPrinted>
  <dcterms:created xsi:type="dcterms:W3CDTF">2025-05-14T12:40:00Z</dcterms:created>
  <dcterms:modified xsi:type="dcterms:W3CDTF">2025-05-30T07:49:00Z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0x010100E65CC7EE64EE5548BE8186097708589C</vt:lpwstr>
  </property>
</Properties>
</file>